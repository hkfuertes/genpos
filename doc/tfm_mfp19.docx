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0265D" w14:textId="42E5190B" w:rsidR="007D5314" w:rsidRPr="00EE580E" w:rsidRDefault="007D5314" w:rsidP="007D5314">
      <w:pPr>
        <w:spacing w:after="120"/>
        <w:rPr>
          <w:rFonts w:ascii="Arial" w:hAnsi="Arial" w:cs="Arial"/>
        </w:rPr>
      </w:pPr>
      <w:r w:rsidRPr="00EE580E">
        <w:rPr>
          <w:noProof/>
          <w:lang w:eastAsia="es-ES_tradnl"/>
        </w:rPr>
        <mc:AlternateContent>
          <mc:Choice Requires="wps">
            <w:drawing>
              <wp:anchor distT="0" distB="0" distL="114300" distR="114300" simplePos="0" relativeHeight="251671552" behindDoc="0" locked="0" layoutInCell="1" allowOverlap="1" wp14:anchorId="07C3BF17" wp14:editId="11CEBAE8">
                <wp:simplePos x="0" y="0"/>
                <wp:positionH relativeFrom="column">
                  <wp:posOffset>-427990</wp:posOffset>
                </wp:positionH>
                <wp:positionV relativeFrom="paragraph">
                  <wp:posOffset>320040</wp:posOffset>
                </wp:positionV>
                <wp:extent cx="4410710" cy="1555115"/>
                <wp:effectExtent l="0" t="0" r="0" b="6985"/>
                <wp:wrapSquare wrapText="bothSides"/>
                <wp:docPr id="21" name="Rectangle 21"/>
                <wp:cNvGraphicFramePr/>
                <a:graphic xmlns:a="http://schemas.openxmlformats.org/drawingml/2006/main">
                  <a:graphicData uri="http://schemas.microsoft.com/office/word/2010/wordprocessingShape">
                    <wps:wsp>
                      <wps:cNvSpPr/>
                      <wps:spPr>
                        <a:xfrm>
                          <a:off x="0" y="0"/>
                          <a:ext cx="4410710" cy="1555115"/>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5883306" w14:textId="77777777" w:rsidR="003F623C" w:rsidRDefault="003F623C" w:rsidP="007D5314">
                            <w:pPr>
                              <w:pStyle w:val="Contenidodelmarco"/>
                              <w:ind w:firstLine="0"/>
                              <w:jc w:val="left"/>
                              <w:rPr>
                                <w:b/>
                                <w:color w:val="BFBFBF" w:themeColor="background1" w:themeShade="BF"/>
                                <w:sz w:val="40"/>
                                <w:szCs w:val="40"/>
                              </w:rPr>
                            </w:pPr>
                            <w:r>
                              <w:rPr>
                                <w:b/>
                                <w:color w:val="BFBFBF" w:themeColor="background1" w:themeShade="BF"/>
                                <w:sz w:val="40"/>
                                <w:szCs w:val="40"/>
                              </w:rPr>
                              <w:t>Facultad de Lenguas y Educación</w:t>
                            </w:r>
                          </w:p>
                          <w:p w14:paraId="751A4452" w14:textId="77777777" w:rsidR="003F623C" w:rsidRDefault="003F623C" w:rsidP="007D5314">
                            <w:pPr>
                              <w:pStyle w:val="Contenidodelmarco"/>
                              <w:ind w:firstLine="0"/>
                              <w:jc w:val="left"/>
                              <w:rPr>
                                <w:b/>
                                <w:color w:val="BFBFBF" w:themeColor="background1" w:themeShade="BF"/>
                                <w:sz w:val="40"/>
                                <w:szCs w:val="40"/>
                              </w:rPr>
                            </w:pPr>
                            <w:r>
                              <w:rPr>
                                <w:b/>
                                <w:color w:val="BFBFBF" w:themeColor="background1" w:themeShade="BF"/>
                                <w:sz w:val="40"/>
                                <w:szCs w:val="40"/>
                              </w:rPr>
                              <w:t>Dpto. de Educación</w:t>
                            </w:r>
                          </w:p>
                          <w:p w14:paraId="0BBBE126" w14:textId="77777777" w:rsidR="003F623C" w:rsidRDefault="003F623C" w:rsidP="007D5314">
                            <w:pPr>
                              <w:pStyle w:val="Contenidodelmarco"/>
                              <w:ind w:firstLine="0"/>
                              <w:jc w:val="left"/>
                              <w:rPr>
                                <w:b/>
                              </w:rPr>
                            </w:pPr>
                          </w:p>
                          <w:p w14:paraId="41B91CE3" w14:textId="6A68DAD6" w:rsidR="003F623C" w:rsidRDefault="003F623C" w:rsidP="007D5314">
                            <w:pPr>
                              <w:pStyle w:val="Contenidodelmarco"/>
                              <w:ind w:firstLine="0"/>
                              <w:jc w:val="left"/>
                              <w:rPr>
                                <w:b/>
                              </w:rPr>
                            </w:pPr>
                            <w:r>
                              <w:rPr>
                                <w:b/>
                              </w:rPr>
                              <w:t>Nombre del alumno: Miguel Jesús Fuertes Fernández</w:t>
                            </w:r>
                          </w:p>
                          <w:p w14:paraId="7595FF23" w14:textId="77777777" w:rsidR="003F623C" w:rsidRDefault="003F623C" w:rsidP="007D5314">
                            <w:pPr>
                              <w:pStyle w:val="Contenidodelmarco"/>
                              <w:ind w:firstLine="0"/>
                              <w:jc w:val="left"/>
                            </w:pPr>
                            <w:r>
                              <w:rPr>
                                <w:b/>
                              </w:rPr>
                              <w:t>Nombre del tutor: Dra. Elena Román Jordán</w:t>
                            </w:r>
                          </w:p>
                        </w:txbxContent>
                      </wps:txbx>
                      <wps:bodyPr vertOverflow="clip" horzOverflow="clip">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7C3BF17" id="Rectangle 21" o:spid="_x0000_s1026" style="position:absolute;margin-left:-33.7pt;margin-top:25.2pt;width:347.3pt;height:12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" filled="f" stroked="f">
                <v:textbox>
                  <w:txbxContent>
                    <w:p w14:paraId="25883306" w14:textId="77777777" w:rsidR="003F623C" w:rsidRDefault="003F623C" w:rsidP="007D5314">
                      <w:pPr>
                        <w:pStyle w:val="Contenidodelmarco"/>
                        <w:ind w:firstLine="0"/>
                        <w:jc w:val="left"/>
                        <w:rPr>
                          <w:b/>
                          <w:color w:val="BFBFBF" w:themeColor="background1" w:themeShade="BF"/>
                          <w:sz w:val="40"/>
                          <w:szCs w:val="40"/>
                        </w:rPr>
                      </w:pPr>
                      <w:r>
                        <w:rPr>
                          <w:b/>
                          <w:color w:val="BFBFBF" w:themeColor="background1" w:themeShade="BF"/>
                          <w:sz w:val="40"/>
                          <w:szCs w:val="40"/>
                        </w:rPr>
                        <w:t>Facultad de Lenguas y Educación</w:t>
                      </w:r>
                    </w:p>
                    <w:p w14:paraId="751A4452" w14:textId="77777777" w:rsidR="003F623C" w:rsidRDefault="003F623C" w:rsidP="007D5314">
                      <w:pPr>
                        <w:pStyle w:val="Contenidodelmarco"/>
                        <w:ind w:firstLine="0"/>
                        <w:jc w:val="left"/>
                        <w:rPr>
                          <w:b/>
                          <w:color w:val="BFBFBF" w:themeColor="background1" w:themeShade="BF"/>
                          <w:sz w:val="40"/>
                          <w:szCs w:val="40"/>
                        </w:rPr>
                      </w:pPr>
                      <w:r>
                        <w:rPr>
                          <w:b/>
                          <w:color w:val="BFBFBF" w:themeColor="background1" w:themeShade="BF"/>
                          <w:sz w:val="40"/>
                          <w:szCs w:val="40"/>
                        </w:rPr>
                        <w:t>Dpto. de Educación</w:t>
                      </w:r>
                    </w:p>
                    <w:p w14:paraId="0BBBE126" w14:textId="77777777" w:rsidR="003F623C" w:rsidRDefault="003F623C" w:rsidP="007D5314">
                      <w:pPr>
                        <w:pStyle w:val="Contenidodelmarco"/>
                        <w:ind w:firstLine="0"/>
                        <w:jc w:val="left"/>
                        <w:rPr>
                          <w:b/>
                        </w:rPr>
                      </w:pPr>
                    </w:p>
                    <w:p w14:paraId="41B91CE3" w14:textId="6A68DAD6" w:rsidR="003F623C" w:rsidRDefault="003F623C" w:rsidP="007D5314">
                      <w:pPr>
                        <w:pStyle w:val="Contenidodelmarco"/>
                        <w:ind w:firstLine="0"/>
                        <w:jc w:val="left"/>
                        <w:rPr>
                          <w:b/>
                        </w:rPr>
                      </w:pPr>
                      <w:r>
                        <w:rPr>
                          <w:b/>
                        </w:rPr>
                        <w:t>Nombre del alumno: Miguel Jesús Fuertes Fernández</w:t>
                      </w:r>
                    </w:p>
                    <w:p w14:paraId="7595FF23" w14:textId="77777777" w:rsidR="003F623C" w:rsidRDefault="003F623C" w:rsidP="007D5314">
                      <w:pPr>
                        <w:pStyle w:val="Contenidodelmarco"/>
                        <w:ind w:firstLine="0"/>
                        <w:jc w:val="left"/>
                      </w:pPr>
                      <w:r>
                        <w:rPr>
                          <w:b/>
                        </w:rPr>
                        <w:t>Nombre del tutor: Dra. Elena Román Jordán</w:t>
                      </w:r>
                    </w:p>
                  </w:txbxContent>
                </v:textbox>
                <w10:wrap type="square"/>
              </v:rect>
            </w:pict>
          </mc:Fallback>
        </mc:AlternateContent>
      </w:r>
    </w:p>
    <w:p w14:paraId="75EC6A37" w14:textId="77777777" w:rsidR="007D5314" w:rsidRPr="00EE580E" w:rsidRDefault="007D5314" w:rsidP="007D5314">
      <w:pPr>
        <w:spacing w:after="120"/>
        <w:rPr>
          <w:rFonts w:ascii="Arial" w:hAnsi="Arial" w:cs="Arial"/>
        </w:rPr>
      </w:pPr>
    </w:p>
    <w:p w14:paraId="09B3B52C" w14:textId="77777777" w:rsidR="007D5314" w:rsidRPr="00EE580E" w:rsidRDefault="007D5314" w:rsidP="007D5314">
      <w:pPr>
        <w:spacing w:after="120"/>
        <w:rPr>
          <w:rFonts w:ascii="Arial" w:hAnsi="Arial" w:cs="Arial"/>
        </w:rPr>
      </w:pPr>
    </w:p>
    <w:p w14:paraId="4E3A0FC2" w14:textId="4C8C2F23" w:rsidR="007D5314" w:rsidRPr="00EE580E" w:rsidRDefault="007D5314" w:rsidP="007D5314">
      <w:pPr>
        <w:spacing w:after="120"/>
        <w:rPr>
          <w:rFonts w:ascii="Arial" w:hAnsi="Arial" w:cs="Arial"/>
        </w:rPr>
      </w:pPr>
      <w:r w:rsidRPr="00EE580E">
        <w:rPr>
          <w:noProof/>
          <w:lang w:eastAsia="es-ES_tradnl"/>
        </w:rPr>
        <mc:AlternateContent>
          <mc:Choice Requires="wps">
            <w:drawing>
              <wp:anchor distT="0" distB="0" distL="114300" distR="114300" simplePos="0" relativeHeight="251673600" behindDoc="0" locked="0" layoutInCell="1" allowOverlap="1" wp14:anchorId="7B867FFD" wp14:editId="236749F0">
                <wp:simplePos x="0" y="0"/>
                <wp:positionH relativeFrom="page">
                  <wp:posOffset>0</wp:posOffset>
                </wp:positionH>
                <wp:positionV relativeFrom="page">
                  <wp:posOffset>6899275</wp:posOffset>
                </wp:positionV>
                <wp:extent cx="4000500" cy="2722880"/>
                <wp:effectExtent l="0" t="0" r="0" b="1270"/>
                <wp:wrapNone/>
                <wp:docPr id="20" name="Rectangle 20"/>
                <wp:cNvGraphicFramePr/>
                <a:graphic xmlns:a="http://schemas.openxmlformats.org/drawingml/2006/main">
                  <a:graphicData uri="http://schemas.microsoft.com/office/word/2010/wordprocessingShape">
                    <wps:wsp>
                      <wps:cNvSpPr/>
                      <wps:spPr>
                        <a:xfrm>
                          <a:off x="0" y="0"/>
                          <a:ext cx="4000500" cy="2722880"/>
                        </a:xfrm>
                        <a:prstGeom prst="rect">
                          <a:avLst/>
                        </a:prstGeom>
                        <a:solidFill>
                          <a:srgbClr val="C2002F"/>
                        </a:solidFill>
                        <a:ln>
                          <a:noFill/>
                        </a:ln>
                      </wps:spPr>
                      <wps:style>
                        <a:lnRef idx="0">
                          <a:scrgbClr r="0" g="0" b="0"/>
                        </a:lnRef>
                        <a:fillRef idx="0">
                          <a:scrgbClr r="0" g="0" b="0"/>
                        </a:fillRef>
                        <a:effectRef idx="0">
                          <a:scrgbClr r="0" g="0" b="0"/>
                        </a:effectRef>
                        <a:fontRef idx="minor"/>
                      </wps:style>
                      <wps:txbx>
                        <w:txbxContent>
                          <w:p w14:paraId="2E003CD7" w14:textId="69F60B1D" w:rsidR="003F623C" w:rsidRPr="00A2001B" w:rsidRDefault="003F623C" w:rsidP="007E6704">
                            <w:pPr>
                              <w:pStyle w:val="PortadaTtulo"/>
                            </w:pPr>
                            <w:r w:rsidRPr="003F623C">
                              <w:rPr>
                                <w:sz w:val="56"/>
                                <w:szCs w:val="56"/>
                              </w:rPr>
                              <w:t xml:space="preserve">Herramienta de ayuda a la generación de grupos en el </w:t>
                            </w:r>
                            <w:r w:rsidRPr="00A2001B">
                              <w:t>aula</w:t>
                            </w:r>
                          </w:p>
                        </w:txbxContent>
                      </wps:txbx>
                      <wps:bodyPr vertOverflow="clip" horzOverflow="clip" lIns="539640" tIns="360000" rIns="539640" bIns="360000" anchor="ctr">
                        <a:noAutofit/>
                      </wps:bodyPr>
                    </wps:wsp>
                  </a:graphicData>
                </a:graphic>
                <wp14:sizeRelH relativeFrom="page">
                  <wp14:pctWidth>0</wp14:pctWidth>
                </wp14:sizeRelH>
                <wp14:sizeRelV relativeFrom="page">
                  <wp14:pctHeight>0</wp14:pctHeight>
                </wp14:sizeRelV>
              </wp:anchor>
            </w:drawing>
          </mc:Choice>
          <mc:Fallback>
            <w:pict>
              <v:rect w14:anchorId="7B867FFD" id="Rectangle 20" o:spid="_x0000_s1027" style="position:absolute;margin-left:0;margin-top:543.25pt;width:315pt;height:214.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" fillcolor="#c2002f" stroked="f">
                <v:textbox inset="14.99mm,10mm,14.99mm,10mm">
                  <w:txbxContent>
                    <w:p w14:paraId="2E003CD7" w14:textId="69F60B1D" w:rsidR="003F623C" w:rsidRPr="00A2001B" w:rsidRDefault="003F623C" w:rsidP="007E6704">
                      <w:pPr>
                        <w:pStyle w:val="PortadaTtulo"/>
                      </w:pPr>
                      <w:r w:rsidRPr="003F623C">
                        <w:rPr>
                          <w:sz w:val="56"/>
                          <w:szCs w:val="56"/>
                        </w:rPr>
                        <w:t xml:space="preserve">Herramienta de ayuda a la generación de grupos en el </w:t>
                      </w:r>
                      <w:r w:rsidRPr="00A2001B">
                        <w:t>aula</w:t>
                      </w:r>
                    </w:p>
                  </w:txbxContent>
                </v:textbox>
                <w10:wrap anchorx="page" anchory="page"/>
              </v:rect>
            </w:pict>
          </mc:Fallback>
        </mc:AlternateContent>
      </w:r>
      <w:r w:rsidRPr="00EE580E">
        <w:rPr>
          <w:noProof/>
          <w:lang w:eastAsia="es-ES_tradnl"/>
        </w:rPr>
        <w:drawing>
          <wp:anchor distT="0" distB="0" distL="114300" distR="114300" simplePos="0" relativeHeight="251672576" behindDoc="1" locked="0" layoutInCell="1" allowOverlap="1" wp14:anchorId="71E8F44F" wp14:editId="13DF194D">
            <wp:simplePos x="0" y="0"/>
            <wp:positionH relativeFrom="page">
              <wp:posOffset>2477770</wp:posOffset>
            </wp:positionH>
            <wp:positionV relativeFrom="margin">
              <wp:posOffset>875030</wp:posOffset>
            </wp:positionV>
            <wp:extent cx="4735195" cy="7005955"/>
            <wp:effectExtent l="0" t="0" r="8255"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5195" cy="7005955"/>
                    </a:xfrm>
                    <a:prstGeom prst="rect">
                      <a:avLst/>
                    </a:prstGeom>
                    <a:noFill/>
                  </pic:spPr>
                </pic:pic>
              </a:graphicData>
            </a:graphic>
            <wp14:sizeRelH relativeFrom="page">
              <wp14:pctWidth>0</wp14:pctWidth>
            </wp14:sizeRelH>
            <wp14:sizeRelV relativeFrom="page">
              <wp14:pctHeight>0</wp14:pctHeight>
            </wp14:sizeRelV>
          </wp:anchor>
        </w:drawing>
      </w:r>
    </w:p>
    <w:p w14:paraId="247B56DA" w14:textId="77777777" w:rsidR="007D5314" w:rsidRPr="00EE580E" w:rsidRDefault="007D5314" w:rsidP="007D5314">
      <w:pPr>
        <w:spacing w:after="120"/>
        <w:rPr>
          <w:rFonts w:ascii="Arial" w:hAnsi="Arial" w:cs="Arial"/>
        </w:rPr>
      </w:pPr>
    </w:p>
    <w:p w14:paraId="2ABFA6B7" w14:textId="77777777" w:rsidR="007D5314" w:rsidRPr="00EE580E" w:rsidRDefault="007D5314" w:rsidP="007D5314">
      <w:pPr>
        <w:spacing w:after="120"/>
        <w:rPr>
          <w:rFonts w:ascii="Arial" w:hAnsi="Arial" w:cs="Arial"/>
        </w:rPr>
      </w:pPr>
    </w:p>
    <w:p w14:paraId="156B72D4" w14:textId="77777777" w:rsidR="007D5314" w:rsidRPr="00EE580E" w:rsidRDefault="007D5314" w:rsidP="007D5314">
      <w:pPr>
        <w:spacing w:after="120"/>
        <w:rPr>
          <w:rFonts w:ascii="Arial" w:hAnsi="Arial" w:cs="Arial"/>
        </w:rPr>
      </w:pPr>
    </w:p>
    <w:p w14:paraId="5620F945" w14:textId="77777777" w:rsidR="007D5314" w:rsidRPr="00EE580E" w:rsidRDefault="007D5314" w:rsidP="007D5314">
      <w:pPr>
        <w:spacing w:after="120"/>
        <w:rPr>
          <w:rFonts w:ascii="Arial" w:hAnsi="Arial" w:cs="Arial"/>
        </w:rPr>
      </w:pPr>
    </w:p>
    <w:p w14:paraId="4A07A621" w14:textId="77777777" w:rsidR="007D5314" w:rsidRPr="00EE580E" w:rsidRDefault="007D5314" w:rsidP="007D5314">
      <w:pPr>
        <w:spacing w:after="120"/>
        <w:rPr>
          <w:rFonts w:ascii="Arial" w:hAnsi="Arial" w:cs="Arial"/>
        </w:rPr>
      </w:pPr>
    </w:p>
    <w:p w14:paraId="227D2691" w14:textId="77777777" w:rsidR="007D5314" w:rsidRPr="00EE580E" w:rsidRDefault="007D5314" w:rsidP="007D5314">
      <w:pPr>
        <w:spacing w:after="120"/>
        <w:rPr>
          <w:rFonts w:ascii="Arial" w:hAnsi="Arial" w:cs="Arial"/>
        </w:rPr>
      </w:pPr>
    </w:p>
    <w:p w14:paraId="363D55B4" w14:textId="77777777" w:rsidR="007D5314" w:rsidRPr="00EE580E" w:rsidRDefault="007D5314" w:rsidP="007D5314">
      <w:pPr>
        <w:spacing w:after="120"/>
        <w:rPr>
          <w:rFonts w:ascii="Arial" w:hAnsi="Arial" w:cs="Arial"/>
        </w:rPr>
      </w:pPr>
    </w:p>
    <w:p w14:paraId="6A0DA9BD" w14:textId="77777777" w:rsidR="007D5314" w:rsidRPr="00EE580E" w:rsidRDefault="007D5314" w:rsidP="007D5314">
      <w:pPr>
        <w:spacing w:after="120"/>
        <w:rPr>
          <w:rFonts w:ascii="Arial" w:hAnsi="Arial" w:cs="Arial"/>
        </w:rPr>
      </w:pPr>
    </w:p>
    <w:p w14:paraId="29359F36" w14:textId="77777777" w:rsidR="007D5314" w:rsidRPr="00EE580E" w:rsidRDefault="007D5314" w:rsidP="007D5314">
      <w:pPr>
        <w:spacing w:after="120"/>
        <w:rPr>
          <w:rFonts w:ascii="Arial" w:hAnsi="Arial" w:cs="Arial"/>
        </w:rPr>
      </w:pPr>
    </w:p>
    <w:p w14:paraId="0929B582" w14:textId="77777777" w:rsidR="007D5314" w:rsidRPr="00EE580E" w:rsidRDefault="007D5314" w:rsidP="007D5314">
      <w:pPr>
        <w:spacing w:after="120"/>
        <w:rPr>
          <w:rFonts w:ascii="Arial" w:hAnsi="Arial" w:cs="Arial"/>
        </w:rPr>
      </w:pPr>
    </w:p>
    <w:p w14:paraId="2024FC5E" w14:textId="77777777" w:rsidR="007D5314" w:rsidRPr="00EE580E" w:rsidRDefault="007D5314" w:rsidP="007D5314">
      <w:pPr>
        <w:spacing w:after="120"/>
        <w:rPr>
          <w:rFonts w:ascii="Arial" w:hAnsi="Arial" w:cs="Arial"/>
        </w:rPr>
      </w:pPr>
    </w:p>
    <w:p w14:paraId="45F26835" w14:textId="77777777" w:rsidR="007D5314" w:rsidRPr="00EE580E" w:rsidRDefault="007D5314" w:rsidP="007D5314">
      <w:pPr>
        <w:spacing w:after="120"/>
        <w:rPr>
          <w:rFonts w:ascii="Arial" w:hAnsi="Arial" w:cs="Arial"/>
        </w:rPr>
      </w:pPr>
    </w:p>
    <w:p w14:paraId="7F948CB8" w14:textId="77777777" w:rsidR="007D5314" w:rsidRPr="00EE580E" w:rsidRDefault="007D5314" w:rsidP="007D5314">
      <w:pPr>
        <w:spacing w:after="120"/>
        <w:rPr>
          <w:rFonts w:ascii="Arial" w:hAnsi="Arial" w:cs="Arial"/>
        </w:rPr>
      </w:pPr>
    </w:p>
    <w:p w14:paraId="00E77C63" w14:textId="77777777" w:rsidR="007D5314" w:rsidRPr="00EE580E" w:rsidRDefault="007D5314" w:rsidP="007D5314">
      <w:pPr>
        <w:spacing w:after="120"/>
        <w:rPr>
          <w:rFonts w:ascii="Arial" w:hAnsi="Arial" w:cs="Arial"/>
        </w:rPr>
      </w:pPr>
    </w:p>
    <w:p w14:paraId="4B9B9A16" w14:textId="77777777" w:rsidR="007D5314" w:rsidRPr="00EE580E" w:rsidRDefault="007D5314" w:rsidP="007D5314">
      <w:pPr>
        <w:spacing w:after="120"/>
        <w:rPr>
          <w:rFonts w:ascii="Arial" w:hAnsi="Arial" w:cs="Arial"/>
        </w:rPr>
      </w:pPr>
    </w:p>
    <w:p w14:paraId="2B7319B5" w14:textId="77777777" w:rsidR="007D5314" w:rsidRPr="00EE580E" w:rsidRDefault="007D5314" w:rsidP="007D5314">
      <w:pPr>
        <w:spacing w:after="120"/>
        <w:rPr>
          <w:rFonts w:ascii="Arial" w:hAnsi="Arial" w:cs="Arial"/>
        </w:rPr>
      </w:pPr>
    </w:p>
    <w:p w14:paraId="79AE0047" w14:textId="77777777" w:rsidR="007D5314" w:rsidRPr="00EE580E" w:rsidRDefault="007D5314" w:rsidP="007D5314">
      <w:pPr>
        <w:spacing w:after="120"/>
        <w:rPr>
          <w:rFonts w:ascii="Arial" w:hAnsi="Arial" w:cs="Arial"/>
        </w:rPr>
      </w:pPr>
    </w:p>
    <w:p w14:paraId="234DA798" w14:textId="77777777" w:rsidR="007D5314" w:rsidRPr="00EE580E" w:rsidRDefault="007D5314" w:rsidP="007D5314">
      <w:pPr>
        <w:spacing w:after="120"/>
        <w:rPr>
          <w:rFonts w:ascii="Arial" w:hAnsi="Arial" w:cs="Arial"/>
        </w:rPr>
      </w:pPr>
    </w:p>
    <w:p w14:paraId="7523392C" w14:textId="77777777" w:rsidR="007D5314" w:rsidRPr="00EE580E" w:rsidRDefault="007D5314" w:rsidP="007D5314">
      <w:pPr>
        <w:spacing w:after="120"/>
        <w:rPr>
          <w:rFonts w:ascii="Arial" w:hAnsi="Arial" w:cs="Arial"/>
        </w:rPr>
      </w:pPr>
    </w:p>
    <w:p w14:paraId="63554DB6" w14:textId="77777777" w:rsidR="007D5314" w:rsidRPr="00EE580E" w:rsidRDefault="007D5314" w:rsidP="007D5314">
      <w:pPr>
        <w:spacing w:after="120"/>
        <w:rPr>
          <w:rFonts w:ascii="Arial" w:hAnsi="Arial" w:cs="Arial"/>
        </w:rPr>
      </w:pPr>
    </w:p>
    <w:p w14:paraId="5A931B5A" w14:textId="77777777" w:rsidR="007D5314" w:rsidRPr="00EE580E" w:rsidRDefault="007D5314" w:rsidP="009D3D7E">
      <w:pPr>
        <w:pStyle w:val="Ttulo1Plantilla"/>
      </w:pPr>
      <w:bookmarkStart w:id="0" w:name="_Toc112179863"/>
      <w:bookmarkStart w:id="1" w:name="_Toc112179940"/>
      <w:bookmarkStart w:id="2" w:name="_Toc112348034"/>
      <w:bookmarkStart w:id="3" w:name="_Toc112672577"/>
      <w:bookmarkStart w:id="4" w:name="_Toc112672673"/>
      <w:bookmarkStart w:id="5" w:name="_Toc112684088"/>
      <w:bookmarkEnd w:id="0"/>
      <w:bookmarkEnd w:id="1"/>
      <w:bookmarkEnd w:id="2"/>
      <w:bookmarkEnd w:id="3"/>
      <w:bookmarkEnd w:id="4"/>
      <w:bookmarkEnd w:id="5"/>
    </w:p>
    <w:p w14:paraId="588D3C89" w14:textId="77777777" w:rsidR="007D5314" w:rsidRPr="00EE580E" w:rsidRDefault="007D5314" w:rsidP="007D5314">
      <w:pPr>
        <w:spacing w:after="120"/>
        <w:rPr>
          <w:rFonts w:ascii="Arial" w:hAnsi="Arial" w:cs="Arial"/>
        </w:rPr>
      </w:pPr>
    </w:p>
    <w:p w14:paraId="3D5842BD" w14:textId="77777777" w:rsidR="007D5314" w:rsidRPr="00EE580E" w:rsidRDefault="007D5314" w:rsidP="009D3D7E">
      <w:pPr>
        <w:pStyle w:val="Ttulo1Plantilla"/>
      </w:pPr>
      <w:bookmarkStart w:id="6" w:name="_Toc112179864"/>
      <w:bookmarkStart w:id="7" w:name="_Toc112179941"/>
      <w:bookmarkStart w:id="8" w:name="_Toc112348035"/>
      <w:bookmarkStart w:id="9" w:name="_Toc112672578"/>
      <w:bookmarkStart w:id="10" w:name="_Toc112672674"/>
      <w:bookmarkStart w:id="11" w:name="_Toc112684089"/>
      <w:r w:rsidRPr="00EE580E">
        <w:t>Trabajo de Fin de Máster</w:t>
      </w:r>
      <w:bookmarkEnd w:id="6"/>
      <w:bookmarkEnd w:id="7"/>
      <w:bookmarkEnd w:id="8"/>
      <w:bookmarkEnd w:id="9"/>
      <w:bookmarkEnd w:id="10"/>
      <w:bookmarkEnd w:id="11"/>
    </w:p>
    <w:p w14:paraId="7E0526DF" w14:textId="77777777" w:rsidR="007D5314" w:rsidRPr="00EE580E" w:rsidRDefault="007D5314" w:rsidP="007D5314">
      <w:pPr>
        <w:spacing w:after="120"/>
        <w:rPr>
          <w:rFonts w:ascii="Arial" w:hAnsi="Arial" w:cs="Arial"/>
        </w:rPr>
      </w:pPr>
    </w:p>
    <w:p w14:paraId="26B12D87" w14:textId="77777777" w:rsidR="007D5314" w:rsidRPr="00EE580E" w:rsidRDefault="007D5314" w:rsidP="007D5314">
      <w:pPr>
        <w:spacing w:after="120"/>
        <w:rPr>
          <w:rFonts w:ascii="Arial" w:hAnsi="Arial" w:cs="Arial"/>
        </w:rPr>
      </w:pPr>
    </w:p>
    <w:p w14:paraId="762C58E6" w14:textId="77777777" w:rsidR="007D5314" w:rsidRPr="00EE580E" w:rsidRDefault="007D5314" w:rsidP="007D5314">
      <w:pPr>
        <w:spacing w:after="120"/>
        <w:rPr>
          <w:rFonts w:ascii="Arial" w:hAnsi="Arial" w:cs="Arial"/>
        </w:rPr>
      </w:pPr>
    </w:p>
    <w:p w14:paraId="1E5B6CFD" w14:textId="77777777" w:rsidR="007D5314" w:rsidRPr="00EE580E" w:rsidRDefault="007D5314" w:rsidP="007D5314">
      <w:pPr>
        <w:spacing w:after="120"/>
        <w:rPr>
          <w:rFonts w:ascii="Arial" w:hAnsi="Arial" w:cs="Arial"/>
        </w:rPr>
      </w:pPr>
    </w:p>
    <w:p w14:paraId="3470DC16" w14:textId="521B43D5" w:rsidR="007D5314" w:rsidRPr="00EE580E" w:rsidRDefault="007D5314" w:rsidP="007D5314">
      <w:pPr>
        <w:spacing w:after="120"/>
        <w:rPr>
          <w:rFonts w:ascii="Arial" w:hAnsi="Arial" w:cs="Arial"/>
        </w:rPr>
      </w:pPr>
      <w:r w:rsidRPr="00EE580E">
        <w:rPr>
          <w:noProof/>
          <w:lang w:eastAsia="es-ES_tradnl"/>
        </w:rPr>
        <w:drawing>
          <wp:anchor distT="0" distB="0" distL="114300" distR="114300" simplePos="0" relativeHeight="251674624" behindDoc="0" locked="0" layoutInCell="1" allowOverlap="1" wp14:anchorId="10F16E04" wp14:editId="1734728D">
            <wp:simplePos x="0" y="0"/>
            <wp:positionH relativeFrom="margin">
              <wp:posOffset>3409950</wp:posOffset>
            </wp:positionH>
            <wp:positionV relativeFrom="paragraph">
              <wp:posOffset>16510</wp:posOffset>
            </wp:positionV>
            <wp:extent cx="2951480" cy="1360170"/>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480" cy="1360170"/>
                    </a:xfrm>
                    <a:prstGeom prst="rect">
                      <a:avLst/>
                    </a:prstGeom>
                    <a:noFill/>
                  </pic:spPr>
                </pic:pic>
              </a:graphicData>
            </a:graphic>
            <wp14:sizeRelH relativeFrom="page">
              <wp14:pctWidth>0</wp14:pctWidth>
            </wp14:sizeRelH>
            <wp14:sizeRelV relativeFrom="page">
              <wp14:pctHeight>0</wp14:pctHeight>
            </wp14:sizeRelV>
          </wp:anchor>
        </w:drawing>
      </w:r>
      <w:r w:rsidRPr="00EE580E">
        <w:rPr>
          <w:rFonts w:ascii="Arial" w:hAnsi="Arial" w:cs="Arial"/>
        </w:rPr>
        <w:br w:type="page"/>
      </w:r>
    </w:p>
    <w:p w14:paraId="68B7F7FB" w14:textId="77777777" w:rsidR="007D5314" w:rsidRPr="00EE580E" w:rsidRDefault="007D5314" w:rsidP="007D5314">
      <w:pPr>
        <w:spacing w:after="0" w:line="276" w:lineRule="auto"/>
        <w:rPr>
          <w:rFonts w:ascii="Arial" w:hAnsi="Arial" w:cs="Arial"/>
        </w:rPr>
        <w:sectPr w:rsidR="007D5314" w:rsidRPr="00EE580E">
          <w:pgSz w:w="11906" w:h="16838"/>
          <w:pgMar w:top="1440" w:right="1440" w:bottom="1440" w:left="1440" w:header="709" w:footer="709" w:gutter="0"/>
          <w:cols w:space="720"/>
        </w:sectPr>
      </w:pPr>
    </w:p>
    <w:p w14:paraId="74B136AA" w14:textId="52FC2B64" w:rsidR="007D5314" w:rsidRPr="00EE580E" w:rsidRDefault="007D5314" w:rsidP="007D5314">
      <w:pPr>
        <w:jc w:val="center"/>
        <w:rPr>
          <w:rFonts w:ascii="Arial" w:hAnsi="Arial" w:cs="Arial"/>
        </w:rPr>
      </w:pPr>
      <w:r w:rsidRPr="00EE580E">
        <w:rPr>
          <w:noProof/>
          <w:lang w:eastAsia="es-ES_tradnl"/>
        </w:rPr>
        <w:lastRenderedPageBreak/>
        <w:drawing>
          <wp:anchor distT="0" distB="0" distL="114300" distR="114300" simplePos="0" relativeHeight="251675648" behindDoc="0" locked="0" layoutInCell="1" allowOverlap="1" wp14:anchorId="191657E9" wp14:editId="21339587">
            <wp:simplePos x="0" y="0"/>
            <wp:positionH relativeFrom="margin">
              <wp:align>center</wp:align>
            </wp:positionH>
            <wp:positionV relativeFrom="paragraph">
              <wp:posOffset>-166370</wp:posOffset>
            </wp:positionV>
            <wp:extent cx="2257425" cy="1040130"/>
            <wp:effectExtent l="0" t="0" r="952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1040130"/>
                    </a:xfrm>
                    <a:prstGeom prst="rect">
                      <a:avLst/>
                    </a:prstGeom>
                    <a:noFill/>
                  </pic:spPr>
                </pic:pic>
              </a:graphicData>
            </a:graphic>
            <wp14:sizeRelH relativeFrom="page">
              <wp14:pctWidth>0</wp14:pctWidth>
            </wp14:sizeRelH>
            <wp14:sizeRelV relativeFrom="page">
              <wp14:pctHeight>0</wp14:pctHeight>
            </wp14:sizeRelV>
          </wp:anchor>
        </w:drawing>
      </w:r>
    </w:p>
    <w:p w14:paraId="4D8B19D5" w14:textId="77777777" w:rsidR="007D5314" w:rsidRPr="00EE580E" w:rsidRDefault="007D5314" w:rsidP="007D5314">
      <w:pPr>
        <w:jc w:val="center"/>
        <w:rPr>
          <w:rFonts w:ascii="Arial" w:hAnsi="Arial" w:cs="Arial"/>
        </w:rPr>
      </w:pPr>
    </w:p>
    <w:p w14:paraId="6C6AE6CE" w14:textId="77777777" w:rsidR="007D5314" w:rsidRPr="00EE580E" w:rsidRDefault="007D5314" w:rsidP="007D5314">
      <w:pPr>
        <w:rPr>
          <w:rFonts w:ascii="Arial" w:hAnsi="Arial" w:cs="Arial"/>
        </w:rPr>
      </w:pPr>
    </w:p>
    <w:p w14:paraId="5C25524A" w14:textId="77777777" w:rsidR="007D5314" w:rsidRPr="00EE580E" w:rsidRDefault="007D5314" w:rsidP="007D5314">
      <w:pPr>
        <w:rPr>
          <w:rFonts w:ascii="Arial" w:hAnsi="Arial" w:cs="Arial"/>
        </w:rPr>
      </w:pPr>
    </w:p>
    <w:p w14:paraId="1ED2B8A0" w14:textId="77777777" w:rsidR="007D5314" w:rsidRPr="00EE580E" w:rsidRDefault="007D5314" w:rsidP="007D5314">
      <w:pPr>
        <w:ind w:firstLine="708"/>
        <w:jc w:val="center"/>
        <w:rPr>
          <w:rFonts w:ascii="Arial" w:hAnsi="Arial" w:cs="Arial"/>
          <w:b/>
          <w:u w:val="single"/>
        </w:rPr>
      </w:pPr>
      <w:r w:rsidRPr="00EE580E">
        <w:rPr>
          <w:rFonts w:ascii="Arial" w:hAnsi="Arial" w:cs="Arial"/>
          <w:b/>
          <w:u w:val="single"/>
        </w:rPr>
        <w:t>CONSENTIMIENTO INFORMADO PARA PUBLICACIÓN DE TFM EN EL CATÁLOGO DE LA BIBLIOTECA NEBRIJA</w:t>
      </w:r>
    </w:p>
    <w:p w14:paraId="1501A081" w14:textId="77777777" w:rsidR="007D5314" w:rsidRPr="00EE580E" w:rsidRDefault="007D5314" w:rsidP="007D5314">
      <w:pPr>
        <w:rPr>
          <w:rFonts w:ascii="Arial" w:hAnsi="Arial" w:cs="Arial"/>
        </w:rPr>
      </w:pPr>
    </w:p>
    <w:p w14:paraId="7A772830" w14:textId="17270228" w:rsidR="007D5314" w:rsidRPr="00EE580E" w:rsidRDefault="007D5314" w:rsidP="007D5314">
      <w:pPr>
        <w:ind w:firstLine="708"/>
        <w:rPr>
          <w:rFonts w:ascii="Arial" w:hAnsi="Arial" w:cs="Arial"/>
        </w:rPr>
      </w:pPr>
      <w:r w:rsidRPr="00EE580E">
        <w:rPr>
          <w:rFonts w:ascii="Arial" w:hAnsi="Arial" w:cs="Arial"/>
        </w:rPr>
        <w:t xml:space="preserve">Yo </w:t>
      </w:r>
      <w:r w:rsidR="00BC5F0F">
        <w:rPr>
          <w:rFonts w:ascii="Arial" w:hAnsi="Arial" w:cs="Arial"/>
        </w:rPr>
        <w:t>Miguel Jesús Fuertes Fernández</w:t>
      </w:r>
      <w:r w:rsidRPr="00EE580E">
        <w:rPr>
          <w:rFonts w:ascii="Arial" w:hAnsi="Arial" w:cs="Arial"/>
        </w:rPr>
        <w:t>, alumno/a del Máster Universitario en Formación del Profesorado de Educación Secundaria Obligatoria, Bachillerato, Formación Profesional y Enseñanza de Idiomas</w:t>
      </w:r>
    </w:p>
    <w:p w14:paraId="484DA389" w14:textId="77777777" w:rsidR="007D5314" w:rsidRPr="00EE580E" w:rsidRDefault="007D5314" w:rsidP="007D5314">
      <w:pPr>
        <w:ind w:firstLine="708"/>
        <w:rPr>
          <w:rFonts w:ascii="Arial" w:hAnsi="Arial" w:cs="Arial"/>
        </w:rPr>
      </w:pPr>
    </w:p>
    <w:p w14:paraId="6587A066" w14:textId="77777777" w:rsidR="007D5314" w:rsidRPr="00EE580E" w:rsidRDefault="007D5314" w:rsidP="007D5314">
      <w:pPr>
        <w:ind w:firstLine="708"/>
        <w:rPr>
          <w:rFonts w:ascii="Arial" w:hAnsi="Arial" w:cs="Arial"/>
        </w:rPr>
      </w:pPr>
    </w:p>
    <w:p w14:paraId="1F215CE5" w14:textId="72E0E941" w:rsidR="007D5314" w:rsidRPr="00EE580E" w:rsidRDefault="00BC5F0F" w:rsidP="007D5314">
      <w:pPr>
        <w:ind w:firstLine="708"/>
        <w:rPr>
          <w:rFonts w:ascii="Arial" w:hAnsi="Arial" w:cs="Arial"/>
        </w:rPr>
      </w:pPr>
      <w:r>
        <w:rPr>
          <w:rFonts w:ascii="Arial" w:hAnsi="Arial" w:cs="Arial"/>
        </w:rPr>
        <w:t xml:space="preserve">_ </w:t>
      </w:r>
      <w:r>
        <w:rPr>
          <w:rFonts w:ascii="Arial" w:hAnsi="Arial" w:cs="Arial"/>
        </w:rPr>
        <w:tab/>
      </w:r>
      <w:r w:rsidR="007D5314" w:rsidRPr="00EE580E">
        <w:rPr>
          <w:rFonts w:ascii="Arial" w:hAnsi="Arial" w:cs="Arial"/>
        </w:rPr>
        <w:t>Autorizo</w:t>
      </w:r>
    </w:p>
    <w:p w14:paraId="5DF58FFC" w14:textId="56AFCEB7" w:rsidR="007D5314" w:rsidRPr="00EE580E" w:rsidRDefault="00BC5F0F" w:rsidP="007D5314">
      <w:pPr>
        <w:ind w:firstLine="708"/>
        <w:rPr>
          <w:rFonts w:ascii="Arial" w:hAnsi="Arial" w:cs="Arial"/>
        </w:rPr>
      </w:pPr>
      <w:r w:rsidRPr="00A2001B">
        <w:rPr>
          <w:rFonts w:ascii="Arial" w:hAnsi="Arial" w:cs="Arial"/>
          <w:u w:val="single"/>
        </w:rPr>
        <w:t>X</w:t>
      </w:r>
      <w:r>
        <w:rPr>
          <w:rFonts w:ascii="Arial" w:hAnsi="Arial" w:cs="Arial"/>
        </w:rPr>
        <w:t xml:space="preserve"> </w:t>
      </w:r>
      <w:r>
        <w:rPr>
          <w:rFonts w:ascii="Arial" w:hAnsi="Arial" w:cs="Arial"/>
        </w:rPr>
        <w:tab/>
      </w:r>
      <w:r w:rsidR="007D5314" w:rsidRPr="00EE580E">
        <w:rPr>
          <w:rFonts w:ascii="Arial" w:hAnsi="Arial" w:cs="Arial"/>
        </w:rPr>
        <w:t>No autorizo</w:t>
      </w:r>
    </w:p>
    <w:p w14:paraId="30A1ABBC" w14:textId="77777777" w:rsidR="007D5314" w:rsidRPr="00EE580E" w:rsidRDefault="007D5314" w:rsidP="007D5314">
      <w:pPr>
        <w:rPr>
          <w:rFonts w:ascii="Arial" w:hAnsi="Arial" w:cs="Arial"/>
        </w:rPr>
      </w:pPr>
    </w:p>
    <w:p w14:paraId="4546286F" w14:textId="77777777" w:rsidR="007D5314" w:rsidRPr="00EE580E" w:rsidRDefault="007D5314" w:rsidP="007D5314">
      <w:pPr>
        <w:rPr>
          <w:rFonts w:ascii="Arial" w:hAnsi="Arial" w:cs="Arial"/>
        </w:rPr>
      </w:pPr>
      <w:r w:rsidRPr="00EE580E">
        <w:rPr>
          <w:rFonts w:ascii="Arial" w:hAnsi="Arial" w:cs="Arial"/>
        </w:rPr>
        <w:t>La publicación del presente trabajo en el catálogo de la Biblioteca Nebrija en caso de que así lo considere la propia Universidad.</w:t>
      </w:r>
    </w:p>
    <w:p w14:paraId="2F89FBB3" w14:textId="77777777" w:rsidR="007D5314" w:rsidRPr="00EE580E" w:rsidRDefault="007D5314" w:rsidP="007D5314">
      <w:pPr>
        <w:ind w:firstLine="708"/>
        <w:rPr>
          <w:rFonts w:ascii="Arial" w:hAnsi="Arial" w:cs="Arial"/>
        </w:rPr>
      </w:pPr>
    </w:p>
    <w:p w14:paraId="5B89BF8B" w14:textId="77777777" w:rsidR="007D5314" w:rsidRPr="00EE580E" w:rsidRDefault="007D5314" w:rsidP="007D5314">
      <w:pPr>
        <w:ind w:firstLine="708"/>
        <w:rPr>
          <w:rFonts w:ascii="Arial" w:hAnsi="Arial" w:cs="Arial"/>
        </w:rPr>
      </w:pPr>
    </w:p>
    <w:p w14:paraId="4E861634" w14:textId="77777777" w:rsidR="007D5314" w:rsidRPr="00EE580E" w:rsidRDefault="007D5314" w:rsidP="007D5314">
      <w:pPr>
        <w:ind w:firstLine="708"/>
        <w:rPr>
          <w:rFonts w:ascii="Arial" w:hAnsi="Arial" w:cs="Arial"/>
        </w:rPr>
      </w:pPr>
    </w:p>
    <w:p w14:paraId="090EB983" w14:textId="2EE98526" w:rsidR="007D5314" w:rsidRPr="00EE580E" w:rsidRDefault="00207EA3" w:rsidP="007D5314">
      <w:pPr>
        <w:ind w:firstLine="708"/>
        <w:rPr>
          <w:rFonts w:ascii="Arial" w:hAnsi="Arial" w:cs="Arial"/>
        </w:rPr>
      </w:pPr>
      <w:ins w:id="12" w:author="MIGUEL FUERTES FERNANDEZ" w:date="2022-09-05T21:27:00Z">
        <w:r>
          <w:rPr>
            <w:rFonts w:ascii="Arial" w:hAnsi="Arial" w:cs="Arial"/>
          </w:rPr>
          <w:t xml:space="preserve">5 </w:t>
        </w:r>
      </w:ins>
      <w:del w:id="13" w:author="MIGUEL FUERTES FERNANDEZ" w:date="2022-09-05T21:27:00Z">
        <w:r w:rsidR="007D5314" w:rsidRPr="00EE580E" w:rsidDel="00207EA3">
          <w:rPr>
            <w:rFonts w:ascii="Arial" w:hAnsi="Arial" w:cs="Arial"/>
          </w:rPr>
          <w:delText>………..</w:delText>
        </w:r>
      </w:del>
      <w:r w:rsidR="007D5314" w:rsidRPr="00EE580E">
        <w:rPr>
          <w:rFonts w:ascii="Arial" w:hAnsi="Arial" w:cs="Arial"/>
        </w:rPr>
        <w:t>de</w:t>
      </w:r>
      <w:del w:id="14" w:author="MIGUEL FUERTES FERNANDEZ" w:date="2022-09-05T21:27:00Z">
        <w:r w:rsidR="007D5314" w:rsidRPr="00EE580E" w:rsidDel="00207EA3">
          <w:rPr>
            <w:rFonts w:ascii="Arial" w:hAnsi="Arial" w:cs="Arial"/>
          </w:rPr>
          <w:delText>…………</w:delText>
        </w:r>
      </w:del>
      <w:ins w:id="15" w:author="MIGUEL FUERTES FERNANDEZ" w:date="2022-09-05T21:27:00Z">
        <w:r>
          <w:rPr>
            <w:rFonts w:ascii="Arial" w:hAnsi="Arial" w:cs="Arial"/>
          </w:rPr>
          <w:t xml:space="preserve"> Septiembre </w:t>
        </w:r>
      </w:ins>
      <w:r w:rsidR="007D5314" w:rsidRPr="00EE580E">
        <w:rPr>
          <w:rFonts w:ascii="Arial" w:hAnsi="Arial" w:cs="Arial"/>
        </w:rPr>
        <w:t>del 202</w:t>
      </w:r>
      <w:ins w:id="16" w:author="MIGUEL FUERTES FERNANDEZ" w:date="2022-09-05T21:28:00Z">
        <w:r w:rsidR="00B9670C">
          <w:rPr>
            <w:rFonts w:ascii="Arial" w:hAnsi="Arial" w:cs="Arial"/>
          </w:rPr>
          <w:t>2</w:t>
        </w:r>
      </w:ins>
      <w:del w:id="17" w:author="MIGUEL FUERTES FERNANDEZ" w:date="2022-09-05T21:28:00Z">
        <w:r w:rsidR="007D5314" w:rsidRPr="00EE580E" w:rsidDel="00207EA3">
          <w:rPr>
            <w:rFonts w:ascii="Arial" w:hAnsi="Arial" w:cs="Arial"/>
          </w:rPr>
          <w:delText>0</w:delText>
        </w:r>
      </w:del>
    </w:p>
    <w:p w14:paraId="14EF8A4B" w14:textId="77777777" w:rsidR="007D5314" w:rsidRPr="00EE580E" w:rsidRDefault="007D5314" w:rsidP="007D5314">
      <w:pPr>
        <w:ind w:firstLine="708"/>
        <w:rPr>
          <w:rFonts w:ascii="Arial" w:hAnsi="Arial" w:cs="Arial"/>
        </w:rPr>
      </w:pPr>
    </w:p>
    <w:p w14:paraId="44991F76" w14:textId="77777777" w:rsidR="007D5314" w:rsidRPr="00EE580E" w:rsidRDefault="007D5314" w:rsidP="007D5314">
      <w:pPr>
        <w:ind w:firstLine="708"/>
        <w:rPr>
          <w:rFonts w:ascii="Arial" w:hAnsi="Arial" w:cs="Arial"/>
        </w:rPr>
      </w:pPr>
    </w:p>
    <w:p w14:paraId="4158BEE5" w14:textId="77777777" w:rsidR="007D5314" w:rsidRPr="00EE580E" w:rsidRDefault="007D5314" w:rsidP="007D5314">
      <w:pPr>
        <w:ind w:firstLine="708"/>
        <w:rPr>
          <w:rFonts w:ascii="Arial" w:hAnsi="Arial" w:cs="Arial"/>
        </w:rPr>
      </w:pPr>
    </w:p>
    <w:p w14:paraId="04A0268B" w14:textId="732E72AB" w:rsidR="007D5314" w:rsidRPr="00EE580E" w:rsidRDefault="007D5314" w:rsidP="007D5314">
      <w:pPr>
        <w:ind w:firstLine="708"/>
        <w:rPr>
          <w:rFonts w:ascii="Arial" w:hAnsi="Arial" w:cs="Arial"/>
        </w:rPr>
      </w:pPr>
      <w:proofErr w:type="spellStart"/>
      <w:r w:rsidRPr="00EE580E">
        <w:rPr>
          <w:rFonts w:ascii="Arial" w:hAnsi="Arial" w:cs="Arial"/>
        </w:rPr>
        <w:t>Fdo</w:t>
      </w:r>
      <w:proofErr w:type="spellEnd"/>
      <w:r w:rsidRPr="00EE580E">
        <w:rPr>
          <w:rFonts w:ascii="Arial" w:hAnsi="Arial" w:cs="Arial"/>
        </w:rPr>
        <w:t xml:space="preserve">: </w:t>
      </w:r>
      <w:r w:rsidR="00BC5F0F">
        <w:rPr>
          <w:rFonts w:ascii="Arial" w:hAnsi="Arial" w:cs="Arial"/>
        </w:rPr>
        <w:t>Miguel Fuertes</w:t>
      </w:r>
    </w:p>
    <w:p w14:paraId="0EF363B0" w14:textId="77777777" w:rsidR="007D5314" w:rsidRPr="00EE580E" w:rsidRDefault="007D5314" w:rsidP="007D5314">
      <w:pPr>
        <w:spacing w:after="120" w:line="276" w:lineRule="auto"/>
        <w:rPr>
          <w:rFonts w:ascii="Arial" w:hAnsi="Arial" w:cs="Arial"/>
        </w:rPr>
      </w:pPr>
    </w:p>
    <w:p w14:paraId="2A440B77" w14:textId="77777777" w:rsidR="007D5314" w:rsidRPr="00EE580E" w:rsidRDefault="007D5314" w:rsidP="007D5314">
      <w:pPr>
        <w:spacing w:after="120" w:line="276" w:lineRule="auto"/>
        <w:rPr>
          <w:rFonts w:ascii="Arial" w:hAnsi="Arial" w:cs="Arial"/>
        </w:rPr>
      </w:pPr>
    </w:p>
    <w:p w14:paraId="0F78945F" w14:textId="77777777" w:rsidR="007D5314" w:rsidRPr="00EE580E" w:rsidRDefault="007D5314" w:rsidP="007D5314">
      <w:pPr>
        <w:spacing w:after="0" w:line="360" w:lineRule="auto"/>
        <w:rPr>
          <w:rFonts w:ascii="Arial" w:eastAsiaTheme="majorEastAsia" w:hAnsi="Arial" w:cs="Arial"/>
          <w:color w:val="C00000"/>
          <w:sz w:val="36"/>
          <w:szCs w:val="32"/>
          <w:lang w:val="es-ES" w:eastAsia="es-ES"/>
        </w:rPr>
        <w:sectPr w:rsidR="007D5314" w:rsidRPr="00EE580E">
          <w:pgSz w:w="11906" w:h="16838"/>
          <w:pgMar w:top="1440" w:right="1440" w:bottom="1440" w:left="1440" w:header="709" w:footer="709" w:gutter="0"/>
          <w:pgNumType w:fmt="lowerRoman"/>
          <w:cols w:space="720"/>
        </w:sectPr>
      </w:pPr>
    </w:p>
    <w:p w14:paraId="44F6903D" w14:textId="2704EB25" w:rsidR="00CA1B20" w:rsidRPr="00133F3C" w:rsidRDefault="007D5314" w:rsidP="009D3D7E">
      <w:pPr>
        <w:pStyle w:val="Ttulo1Plantilla"/>
      </w:pPr>
      <w:bookmarkStart w:id="18" w:name="_Toc112348036"/>
      <w:bookmarkStart w:id="19" w:name="_Toc112672579"/>
      <w:bookmarkStart w:id="20" w:name="_Toc112672675"/>
      <w:bookmarkStart w:id="21" w:name="_Toc112684090"/>
      <w:r w:rsidRPr="00EE580E">
        <w:lastRenderedPageBreak/>
        <w:t>Índice</w:t>
      </w:r>
      <w:bookmarkEnd w:id="18"/>
      <w:bookmarkEnd w:id="19"/>
      <w:bookmarkEnd w:id="20"/>
      <w:bookmarkEnd w:id="21"/>
    </w:p>
    <w:p w14:paraId="5373828A" w14:textId="707170CB" w:rsidR="00CA1B20" w:rsidRDefault="00CA1B20" w:rsidP="00F93A90">
      <w:pPr>
        <w:pStyle w:val="TOC1"/>
        <w:rPr>
          <w:rFonts w:eastAsiaTheme="minorEastAsia"/>
          <w:noProof/>
          <w:lang w:eastAsia="es-ES_tradnl"/>
        </w:rPr>
      </w:pPr>
      <w:r>
        <w:fldChar w:fldCharType="begin"/>
      </w:r>
      <w:r>
        <w:instrText xml:space="preserve"> TOC \o "1-3" \t "Título 2 plantilla;2" </w:instrText>
      </w:r>
      <w:r>
        <w:fldChar w:fldCharType="separate"/>
      </w:r>
    </w:p>
    <w:p w14:paraId="1163BADB" w14:textId="4C5E9941" w:rsidR="00CA1B20" w:rsidRPr="00F93A90" w:rsidRDefault="00CA1B20" w:rsidP="00F93A90">
      <w:pPr>
        <w:pStyle w:val="TOC1"/>
        <w:rPr>
          <w:rFonts w:eastAsiaTheme="minorEastAsia"/>
          <w:noProof/>
          <w:lang w:eastAsia="es-ES_tradnl"/>
        </w:rPr>
      </w:pPr>
      <w:r w:rsidRPr="00F93A90">
        <w:rPr>
          <w:noProof/>
        </w:rPr>
        <w:t>1.</w:t>
      </w:r>
      <w:r w:rsidRPr="00F93A90">
        <w:rPr>
          <w:rFonts w:eastAsiaTheme="minorEastAsia"/>
          <w:noProof/>
          <w:lang w:eastAsia="es-ES_tradnl"/>
        </w:rPr>
        <w:tab/>
      </w:r>
      <w:r w:rsidRPr="00F93A90">
        <w:rPr>
          <w:noProof/>
        </w:rPr>
        <w:t>Introducción</w:t>
      </w:r>
      <w:r w:rsidRPr="00F93A90">
        <w:rPr>
          <w:noProof/>
        </w:rPr>
        <w:tab/>
      </w:r>
      <w:r w:rsidRPr="00F93A90">
        <w:rPr>
          <w:noProof/>
        </w:rPr>
        <w:fldChar w:fldCharType="begin"/>
      </w:r>
      <w:r w:rsidRPr="00F93A90">
        <w:rPr>
          <w:noProof/>
        </w:rPr>
        <w:instrText xml:space="preserve"> PAGEREF _Toc112684095 \h </w:instrText>
      </w:r>
      <w:r w:rsidRPr="00F93A90">
        <w:rPr>
          <w:noProof/>
        </w:rPr>
      </w:r>
      <w:r w:rsidRPr="00F93A90">
        <w:rPr>
          <w:noProof/>
        </w:rPr>
        <w:fldChar w:fldCharType="separate"/>
      </w:r>
      <w:r w:rsidR="00E11349">
        <w:rPr>
          <w:noProof/>
        </w:rPr>
        <w:t>1</w:t>
      </w:r>
      <w:r w:rsidRPr="00F93A90">
        <w:rPr>
          <w:noProof/>
        </w:rPr>
        <w:fldChar w:fldCharType="end"/>
      </w:r>
    </w:p>
    <w:p w14:paraId="3A042B6A" w14:textId="41120EA6" w:rsidR="00CA1B20" w:rsidRPr="00F93A90" w:rsidRDefault="00CA1B20" w:rsidP="00CF4234">
      <w:pPr>
        <w:pStyle w:val="TOC2"/>
        <w:rPr>
          <w:rFonts w:eastAsiaTheme="minorEastAsia"/>
          <w:noProof/>
          <w:lang w:eastAsia="es-ES_tradnl"/>
        </w:rPr>
      </w:pPr>
      <w:r w:rsidRPr="00F93A90">
        <w:rPr>
          <w:noProof/>
        </w:rPr>
        <w:t>1.1. Justificación</w:t>
      </w:r>
      <w:r w:rsidRPr="00F93A90">
        <w:rPr>
          <w:noProof/>
        </w:rPr>
        <w:tab/>
      </w:r>
      <w:r w:rsidRPr="00F93A90">
        <w:rPr>
          <w:noProof/>
        </w:rPr>
        <w:fldChar w:fldCharType="begin"/>
      </w:r>
      <w:r w:rsidRPr="00F93A90">
        <w:rPr>
          <w:noProof/>
        </w:rPr>
        <w:instrText xml:space="preserve"> PAGEREF _Toc112684096 \h </w:instrText>
      </w:r>
      <w:r w:rsidRPr="00F93A90">
        <w:rPr>
          <w:noProof/>
        </w:rPr>
      </w:r>
      <w:r w:rsidRPr="00F93A90">
        <w:rPr>
          <w:noProof/>
        </w:rPr>
        <w:fldChar w:fldCharType="separate"/>
      </w:r>
      <w:r w:rsidR="00E11349">
        <w:rPr>
          <w:noProof/>
        </w:rPr>
        <w:t>1</w:t>
      </w:r>
      <w:r w:rsidRPr="00F93A90">
        <w:rPr>
          <w:noProof/>
        </w:rPr>
        <w:fldChar w:fldCharType="end"/>
      </w:r>
    </w:p>
    <w:p w14:paraId="6F93CA33" w14:textId="6F058BB0" w:rsidR="00CA1B20" w:rsidRPr="00F93A90" w:rsidRDefault="00CA1B20" w:rsidP="00CF4234">
      <w:pPr>
        <w:pStyle w:val="TOC2"/>
        <w:rPr>
          <w:rFonts w:eastAsiaTheme="minorEastAsia"/>
          <w:noProof/>
          <w:lang w:eastAsia="es-ES_tradnl"/>
        </w:rPr>
      </w:pPr>
      <w:r w:rsidRPr="00F93A90">
        <w:rPr>
          <w:noProof/>
        </w:rPr>
        <w:t>1.2. Objetivos</w:t>
      </w:r>
      <w:r w:rsidRPr="00F93A90">
        <w:rPr>
          <w:noProof/>
        </w:rPr>
        <w:tab/>
      </w:r>
      <w:r w:rsidRPr="00F93A90">
        <w:rPr>
          <w:noProof/>
        </w:rPr>
        <w:fldChar w:fldCharType="begin"/>
      </w:r>
      <w:r w:rsidRPr="00F93A90">
        <w:rPr>
          <w:noProof/>
        </w:rPr>
        <w:instrText xml:space="preserve"> PAGEREF _Toc112684098 \h </w:instrText>
      </w:r>
      <w:r w:rsidRPr="00F93A90">
        <w:rPr>
          <w:noProof/>
        </w:rPr>
      </w:r>
      <w:r w:rsidRPr="00F93A90">
        <w:rPr>
          <w:noProof/>
        </w:rPr>
        <w:fldChar w:fldCharType="separate"/>
      </w:r>
      <w:r w:rsidR="00E11349">
        <w:rPr>
          <w:noProof/>
        </w:rPr>
        <w:t>2</w:t>
      </w:r>
      <w:r w:rsidRPr="00F93A90">
        <w:rPr>
          <w:noProof/>
        </w:rPr>
        <w:fldChar w:fldCharType="end"/>
      </w:r>
    </w:p>
    <w:p w14:paraId="6B749069" w14:textId="477F8680" w:rsidR="00CA1B20" w:rsidRPr="00F93A90" w:rsidRDefault="00CA1B20" w:rsidP="00CF4234">
      <w:pPr>
        <w:pStyle w:val="TOC2"/>
        <w:rPr>
          <w:rFonts w:eastAsiaTheme="minorEastAsia"/>
          <w:noProof/>
          <w:lang w:eastAsia="es-ES_tradnl"/>
        </w:rPr>
      </w:pPr>
      <w:r w:rsidRPr="00F93A90">
        <w:rPr>
          <w:noProof/>
        </w:rPr>
        <w:t>1.3.</w:t>
      </w:r>
      <w:r w:rsidRPr="00F93A90">
        <w:rPr>
          <w:rFonts w:eastAsiaTheme="minorEastAsia"/>
          <w:noProof/>
          <w:lang w:eastAsia="es-ES_tradnl"/>
        </w:rPr>
        <w:t xml:space="preserve"> </w:t>
      </w:r>
      <w:r w:rsidRPr="00F93A90">
        <w:rPr>
          <w:noProof/>
        </w:rPr>
        <w:t>Estructura del TFM</w:t>
      </w:r>
      <w:r w:rsidRPr="00F93A90">
        <w:rPr>
          <w:noProof/>
        </w:rPr>
        <w:tab/>
      </w:r>
      <w:r w:rsidRPr="00F93A90">
        <w:rPr>
          <w:noProof/>
        </w:rPr>
        <w:fldChar w:fldCharType="begin"/>
      </w:r>
      <w:r w:rsidRPr="00F93A90">
        <w:rPr>
          <w:noProof/>
        </w:rPr>
        <w:instrText xml:space="preserve"> PAGEREF _Toc112684100 \h </w:instrText>
      </w:r>
      <w:r w:rsidRPr="00F93A90">
        <w:rPr>
          <w:noProof/>
        </w:rPr>
      </w:r>
      <w:r w:rsidRPr="00F93A90">
        <w:rPr>
          <w:noProof/>
        </w:rPr>
        <w:fldChar w:fldCharType="separate"/>
      </w:r>
      <w:r w:rsidR="00E11349">
        <w:rPr>
          <w:noProof/>
        </w:rPr>
        <w:t>3</w:t>
      </w:r>
      <w:r w:rsidRPr="00F93A90">
        <w:rPr>
          <w:noProof/>
        </w:rPr>
        <w:fldChar w:fldCharType="end"/>
      </w:r>
    </w:p>
    <w:p w14:paraId="71D4FAE3" w14:textId="783D6D52" w:rsidR="00CA1B20" w:rsidRPr="00F93A90" w:rsidRDefault="00CA1B20" w:rsidP="00F93A90">
      <w:pPr>
        <w:pStyle w:val="TOC1"/>
        <w:rPr>
          <w:rFonts w:eastAsiaTheme="minorEastAsia"/>
          <w:noProof/>
          <w:lang w:eastAsia="es-ES_tradnl"/>
        </w:rPr>
      </w:pPr>
      <w:r w:rsidRPr="00F93A90">
        <w:rPr>
          <w:noProof/>
        </w:rPr>
        <w:t>2.</w:t>
      </w:r>
      <w:r w:rsidRPr="00F93A90">
        <w:rPr>
          <w:rFonts w:eastAsiaTheme="minorEastAsia"/>
          <w:noProof/>
          <w:lang w:eastAsia="es-ES_tradnl"/>
        </w:rPr>
        <w:tab/>
      </w:r>
      <w:r w:rsidRPr="00F93A90">
        <w:rPr>
          <w:noProof/>
        </w:rPr>
        <w:t>Estado de la cuestión</w:t>
      </w:r>
      <w:r w:rsidRPr="00F93A90">
        <w:rPr>
          <w:noProof/>
        </w:rPr>
        <w:tab/>
      </w:r>
      <w:r w:rsidRPr="00F93A90">
        <w:rPr>
          <w:noProof/>
        </w:rPr>
        <w:fldChar w:fldCharType="begin"/>
      </w:r>
      <w:r w:rsidRPr="00F93A90">
        <w:rPr>
          <w:noProof/>
        </w:rPr>
        <w:instrText xml:space="preserve"> PAGEREF _Toc112684101 \h </w:instrText>
      </w:r>
      <w:r w:rsidRPr="00F93A90">
        <w:rPr>
          <w:noProof/>
        </w:rPr>
      </w:r>
      <w:r w:rsidRPr="00F93A90">
        <w:rPr>
          <w:noProof/>
        </w:rPr>
        <w:fldChar w:fldCharType="separate"/>
      </w:r>
      <w:r w:rsidR="00E11349">
        <w:rPr>
          <w:noProof/>
        </w:rPr>
        <w:t>4</w:t>
      </w:r>
      <w:r w:rsidRPr="00F93A90">
        <w:rPr>
          <w:noProof/>
        </w:rPr>
        <w:fldChar w:fldCharType="end"/>
      </w:r>
    </w:p>
    <w:p w14:paraId="12A9C24A" w14:textId="46D84AF3" w:rsidR="00CA1B20" w:rsidRPr="00F93A90" w:rsidRDefault="00CA1B20" w:rsidP="00F93A90">
      <w:pPr>
        <w:pStyle w:val="TOC1"/>
        <w:rPr>
          <w:rFonts w:eastAsiaTheme="minorEastAsia"/>
          <w:noProof/>
          <w:lang w:eastAsia="es-ES_tradnl"/>
        </w:rPr>
      </w:pPr>
      <w:r w:rsidRPr="00F93A90">
        <w:rPr>
          <w:noProof/>
        </w:rPr>
        <w:t>3.</w:t>
      </w:r>
      <w:r w:rsidRPr="00F93A90">
        <w:rPr>
          <w:rFonts w:eastAsiaTheme="minorEastAsia"/>
          <w:noProof/>
          <w:lang w:eastAsia="es-ES_tradnl"/>
        </w:rPr>
        <w:tab/>
      </w:r>
      <w:r w:rsidRPr="00F93A90">
        <w:rPr>
          <w:noProof/>
        </w:rPr>
        <w:t>Marco teórico</w:t>
      </w:r>
      <w:r w:rsidRPr="00F93A90">
        <w:rPr>
          <w:noProof/>
        </w:rPr>
        <w:tab/>
      </w:r>
      <w:r w:rsidRPr="00F93A90">
        <w:rPr>
          <w:noProof/>
        </w:rPr>
        <w:fldChar w:fldCharType="begin"/>
      </w:r>
      <w:r w:rsidRPr="00F93A90">
        <w:rPr>
          <w:noProof/>
        </w:rPr>
        <w:instrText xml:space="preserve"> PAGEREF _Toc112684102 \h </w:instrText>
      </w:r>
      <w:r w:rsidRPr="00F93A90">
        <w:rPr>
          <w:noProof/>
        </w:rPr>
      </w:r>
      <w:r w:rsidRPr="00F93A90">
        <w:rPr>
          <w:noProof/>
        </w:rPr>
        <w:fldChar w:fldCharType="separate"/>
      </w:r>
      <w:r w:rsidR="00E11349">
        <w:rPr>
          <w:noProof/>
        </w:rPr>
        <w:t>11</w:t>
      </w:r>
      <w:r w:rsidRPr="00F93A90">
        <w:rPr>
          <w:noProof/>
        </w:rPr>
        <w:fldChar w:fldCharType="end"/>
      </w:r>
    </w:p>
    <w:p w14:paraId="158F530C" w14:textId="4F668B5F" w:rsidR="00CA1B20" w:rsidRPr="00F93A90" w:rsidRDefault="00CA1B20" w:rsidP="00CF4234">
      <w:pPr>
        <w:pStyle w:val="TOC2"/>
        <w:rPr>
          <w:rFonts w:eastAsiaTheme="minorEastAsia"/>
          <w:noProof/>
          <w:lang w:eastAsia="es-ES_tradnl"/>
        </w:rPr>
      </w:pPr>
      <w:r w:rsidRPr="00F93A90">
        <w:rPr>
          <w:noProof/>
        </w:rPr>
        <w:t>3.1. ¿Qué es el aprendizaje colaborativo?</w:t>
      </w:r>
      <w:r w:rsidRPr="00F93A90">
        <w:rPr>
          <w:noProof/>
        </w:rPr>
        <w:tab/>
      </w:r>
      <w:r w:rsidRPr="00F93A90">
        <w:rPr>
          <w:noProof/>
        </w:rPr>
        <w:fldChar w:fldCharType="begin"/>
      </w:r>
      <w:r w:rsidRPr="00F93A90">
        <w:rPr>
          <w:noProof/>
        </w:rPr>
        <w:instrText xml:space="preserve"> PAGEREF _Toc112684103 \h </w:instrText>
      </w:r>
      <w:r w:rsidRPr="00F93A90">
        <w:rPr>
          <w:noProof/>
        </w:rPr>
      </w:r>
      <w:r w:rsidRPr="00F93A90">
        <w:rPr>
          <w:noProof/>
        </w:rPr>
        <w:fldChar w:fldCharType="separate"/>
      </w:r>
      <w:r w:rsidR="00E11349">
        <w:rPr>
          <w:noProof/>
        </w:rPr>
        <w:t>11</w:t>
      </w:r>
      <w:r w:rsidRPr="00F93A90">
        <w:rPr>
          <w:noProof/>
        </w:rPr>
        <w:fldChar w:fldCharType="end"/>
      </w:r>
    </w:p>
    <w:p w14:paraId="3671B5BF" w14:textId="3DEF45FC" w:rsidR="00CA1B20" w:rsidRPr="00F93A90" w:rsidRDefault="00CA1B20" w:rsidP="00CF4234">
      <w:pPr>
        <w:pStyle w:val="TOC2"/>
        <w:rPr>
          <w:rFonts w:eastAsiaTheme="minorEastAsia"/>
          <w:noProof/>
          <w:lang w:eastAsia="es-ES_tradnl"/>
        </w:rPr>
      </w:pPr>
      <w:r w:rsidRPr="00F93A90">
        <w:rPr>
          <w:noProof/>
        </w:rPr>
        <w:t>3.2. Motivación</w:t>
      </w:r>
      <w:r w:rsidRPr="00F93A90">
        <w:rPr>
          <w:noProof/>
        </w:rPr>
        <w:tab/>
      </w:r>
      <w:r w:rsidRPr="00F93A90">
        <w:rPr>
          <w:noProof/>
        </w:rPr>
        <w:fldChar w:fldCharType="begin"/>
      </w:r>
      <w:r w:rsidRPr="00F93A90">
        <w:rPr>
          <w:noProof/>
        </w:rPr>
        <w:instrText xml:space="preserve"> PAGEREF _Toc112684104 \h </w:instrText>
      </w:r>
      <w:r w:rsidRPr="00F93A90">
        <w:rPr>
          <w:noProof/>
        </w:rPr>
      </w:r>
      <w:r w:rsidRPr="00F93A90">
        <w:rPr>
          <w:noProof/>
        </w:rPr>
        <w:fldChar w:fldCharType="separate"/>
      </w:r>
      <w:r w:rsidR="00E11349">
        <w:rPr>
          <w:noProof/>
        </w:rPr>
        <w:t>12</w:t>
      </w:r>
      <w:r w:rsidRPr="00F93A90">
        <w:rPr>
          <w:noProof/>
        </w:rPr>
        <w:fldChar w:fldCharType="end"/>
      </w:r>
    </w:p>
    <w:p w14:paraId="435637AE" w14:textId="3F61B73E" w:rsidR="00CA1B20" w:rsidRPr="00F93A90" w:rsidRDefault="00CA1B20" w:rsidP="00CF4234">
      <w:pPr>
        <w:pStyle w:val="TOC2"/>
        <w:rPr>
          <w:rFonts w:eastAsiaTheme="minorEastAsia"/>
          <w:noProof/>
          <w:lang w:eastAsia="es-ES_tradnl"/>
        </w:rPr>
      </w:pPr>
      <w:r w:rsidRPr="00F93A90">
        <w:rPr>
          <w:noProof/>
          <w:lang w:val="es-ES"/>
        </w:rPr>
        <w:t>3.3. Habilidades para sigo XXI</w:t>
      </w:r>
      <w:r w:rsidRPr="00F93A90">
        <w:rPr>
          <w:noProof/>
        </w:rPr>
        <w:tab/>
      </w:r>
      <w:r w:rsidRPr="00F93A90">
        <w:rPr>
          <w:noProof/>
        </w:rPr>
        <w:fldChar w:fldCharType="begin"/>
      </w:r>
      <w:r w:rsidRPr="00F93A90">
        <w:rPr>
          <w:noProof/>
        </w:rPr>
        <w:instrText xml:space="preserve"> PAGEREF _Toc112684105 \h </w:instrText>
      </w:r>
      <w:r w:rsidRPr="00F93A90">
        <w:rPr>
          <w:noProof/>
        </w:rPr>
      </w:r>
      <w:r w:rsidRPr="00F93A90">
        <w:rPr>
          <w:noProof/>
        </w:rPr>
        <w:fldChar w:fldCharType="separate"/>
      </w:r>
      <w:r w:rsidR="00E11349">
        <w:rPr>
          <w:noProof/>
        </w:rPr>
        <w:t>12</w:t>
      </w:r>
      <w:r w:rsidRPr="00F93A90">
        <w:rPr>
          <w:noProof/>
        </w:rPr>
        <w:fldChar w:fldCharType="end"/>
      </w:r>
    </w:p>
    <w:p w14:paraId="4B710621" w14:textId="2DCCF363" w:rsidR="00CA1B20" w:rsidRPr="00F93A90" w:rsidRDefault="00CA1B20" w:rsidP="00CF4234">
      <w:pPr>
        <w:pStyle w:val="TOC2"/>
        <w:rPr>
          <w:rFonts w:eastAsiaTheme="minorEastAsia"/>
          <w:noProof/>
          <w:lang w:eastAsia="es-ES_tradnl"/>
        </w:rPr>
      </w:pPr>
      <w:r w:rsidRPr="00F93A90">
        <w:rPr>
          <w:rFonts w:eastAsia="Times New Roman"/>
          <w:noProof/>
          <w:lang w:val="es-ES"/>
        </w:rPr>
        <w:t>3.4.</w:t>
      </w:r>
      <w:r w:rsidRPr="00F93A90">
        <w:rPr>
          <w:noProof/>
        </w:rPr>
        <w:t xml:space="preserve"> </w:t>
      </w:r>
      <w:r w:rsidRPr="00F93A90">
        <w:rPr>
          <w:noProof/>
          <w:lang w:val="es-ES"/>
        </w:rPr>
        <w:t>Detractores del aprendizaje colaborativo y sus razones</w:t>
      </w:r>
      <w:r w:rsidRPr="00F93A90">
        <w:rPr>
          <w:noProof/>
        </w:rPr>
        <w:tab/>
      </w:r>
      <w:r w:rsidRPr="00F93A90">
        <w:rPr>
          <w:noProof/>
        </w:rPr>
        <w:fldChar w:fldCharType="begin"/>
      </w:r>
      <w:r w:rsidRPr="00F93A90">
        <w:rPr>
          <w:noProof/>
        </w:rPr>
        <w:instrText xml:space="preserve"> PAGEREF _Toc112684107 \h </w:instrText>
      </w:r>
      <w:r w:rsidRPr="00F93A90">
        <w:rPr>
          <w:noProof/>
        </w:rPr>
      </w:r>
      <w:r w:rsidRPr="00F93A90">
        <w:rPr>
          <w:noProof/>
        </w:rPr>
        <w:fldChar w:fldCharType="separate"/>
      </w:r>
      <w:r w:rsidR="00E11349">
        <w:rPr>
          <w:noProof/>
        </w:rPr>
        <w:t>20</w:t>
      </w:r>
      <w:r w:rsidRPr="00F93A90">
        <w:rPr>
          <w:noProof/>
        </w:rPr>
        <w:fldChar w:fldCharType="end"/>
      </w:r>
    </w:p>
    <w:p w14:paraId="4A0507D7" w14:textId="216C5B2F" w:rsidR="00CA1B20" w:rsidRPr="00F93A90" w:rsidRDefault="00CA1B20" w:rsidP="00CF4234">
      <w:pPr>
        <w:pStyle w:val="TOC2"/>
        <w:rPr>
          <w:rFonts w:eastAsiaTheme="minorEastAsia"/>
          <w:noProof/>
          <w:lang w:eastAsia="es-ES_tradnl"/>
        </w:rPr>
      </w:pPr>
      <w:r w:rsidRPr="00F93A90">
        <w:rPr>
          <w:noProof/>
          <w:lang w:val="es-ES"/>
        </w:rPr>
        <w:t>3.5. Trabajo colaborativo en contraposición al trabajo en grupo y otras formas organizativas</w:t>
      </w:r>
      <w:r w:rsidRPr="00F93A90">
        <w:rPr>
          <w:noProof/>
        </w:rPr>
        <w:tab/>
      </w:r>
      <w:r w:rsidRPr="00F93A90">
        <w:rPr>
          <w:noProof/>
        </w:rPr>
        <w:fldChar w:fldCharType="begin"/>
      </w:r>
      <w:r w:rsidRPr="00F93A90">
        <w:rPr>
          <w:noProof/>
        </w:rPr>
        <w:instrText xml:space="preserve"> PAGEREF _Toc112684108 \h </w:instrText>
      </w:r>
      <w:r w:rsidRPr="00F93A90">
        <w:rPr>
          <w:noProof/>
        </w:rPr>
      </w:r>
      <w:r w:rsidRPr="00F93A90">
        <w:rPr>
          <w:noProof/>
        </w:rPr>
        <w:fldChar w:fldCharType="separate"/>
      </w:r>
      <w:r w:rsidR="00E11349">
        <w:rPr>
          <w:noProof/>
        </w:rPr>
        <w:t>22</w:t>
      </w:r>
      <w:r w:rsidRPr="00F93A90">
        <w:rPr>
          <w:noProof/>
        </w:rPr>
        <w:fldChar w:fldCharType="end"/>
      </w:r>
    </w:p>
    <w:p w14:paraId="3E0A9381" w14:textId="54F2E154" w:rsidR="00CA1B20" w:rsidRPr="00F93A90" w:rsidRDefault="00CA1B20" w:rsidP="00CF4234">
      <w:pPr>
        <w:pStyle w:val="TOC2"/>
        <w:rPr>
          <w:rFonts w:eastAsiaTheme="minorEastAsia"/>
          <w:noProof/>
          <w:lang w:eastAsia="es-ES_tradnl"/>
        </w:rPr>
      </w:pPr>
      <w:r w:rsidRPr="00F93A90">
        <w:rPr>
          <w:noProof/>
        </w:rPr>
        <w:t>3.6. Alumnos con necesidades especiales</w:t>
      </w:r>
      <w:r w:rsidRPr="00F93A90">
        <w:rPr>
          <w:noProof/>
        </w:rPr>
        <w:tab/>
      </w:r>
      <w:r w:rsidRPr="00F93A90">
        <w:rPr>
          <w:noProof/>
        </w:rPr>
        <w:fldChar w:fldCharType="begin"/>
      </w:r>
      <w:r w:rsidRPr="00F93A90">
        <w:rPr>
          <w:noProof/>
        </w:rPr>
        <w:instrText xml:space="preserve"> PAGEREF _Toc112684109 \h </w:instrText>
      </w:r>
      <w:r w:rsidRPr="00F93A90">
        <w:rPr>
          <w:noProof/>
        </w:rPr>
      </w:r>
      <w:r w:rsidRPr="00F93A90">
        <w:rPr>
          <w:noProof/>
        </w:rPr>
        <w:fldChar w:fldCharType="separate"/>
      </w:r>
      <w:ins w:id="22" w:author="MIGUEL FUERTES FERNANDEZ" w:date="2022-09-05T21:28:00Z">
        <w:r w:rsidR="00E11349">
          <w:rPr>
            <w:noProof/>
          </w:rPr>
          <w:t>22</w:t>
        </w:r>
      </w:ins>
      <w:del w:id="23" w:author="MIGUEL FUERTES FERNANDEZ" w:date="2022-09-05T21:28:00Z">
        <w:r w:rsidRPr="00F93A90" w:rsidDel="00E11349">
          <w:rPr>
            <w:noProof/>
          </w:rPr>
          <w:delText>23</w:delText>
        </w:r>
      </w:del>
      <w:r w:rsidRPr="00F93A90">
        <w:rPr>
          <w:noProof/>
        </w:rPr>
        <w:fldChar w:fldCharType="end"/>
      </w:r>
    </w:p>
    <w:p w14:paraId="36C991E2" w14:textId="04BB49C2" w:rsidR="00CA1B20" w:rsidRPr="00F93A90" w:rsidRDefault="00CA1B20" w:rsidP="00CF4234">
      <w:pPr>
        <w:pStyle w:val="TOC2"/>
        <w:rPr>
          <w:rFonts w:eastAsiaTheme="minorEastAsia"/>
          <w:noProof/>
          <w:lang w:eastAsia="es-ES_tradnl"/>
        </w:rPr>
      </w:pPr>
      <w:r w:rsidRPr="00F93A90">
        <w:rPr>
          <w:noProof/>
        </w:rPr>
        <w:t>3.7. ¿Cómo se crean estos grupos de trabajo?</w:t>
      </w:r>
      <w:r w:rsidRPr="00F93A90">
        <w:rPr>
          <w:noProof/>
        </w:rPr>
        <w:tab/>
      </w:r>
      <w:r w:rsidRPr="00F93A90">
        <w:rPr>
          <w:noProof/>
        </w:rPr>
        <w:fldChar w:fldCharType="begin"/>
      </w:r>
      <w:r w:rsidRPr="00F93A90">
        <w:rPr>
          <w:noProof/>
        </w:rPr>
        <w:instrText xml:space="preserve"> PAGEREF _Toc112684110 \h </w:instrText>
      </w:r>
      <w:r w:rsidRPr="00F93A90">
        <w:rPr>
          <w:noProof/>
        </w:rPr>
      </w:r>
      <w:r w:rsidRPr="00F93A90">
        <w:rPr>
          <w:noProof/>
        </w:rPr>
        <w:fldChar w:fldCharType="separate"/>
      </w:r>
      <w:ins w:id="24" w:author="MIGUEL FUERTES FERNANDEZ" w:date="2022-09-05T21:28:00Z">
        <w:r w:rsidR="00E11349">
          <w:rPr>
            <w:noProof/>
          </w:rPr>
          <w:t>24</w:t>
        </w:r>
      </w:ins>
      <w:del w:id="25" w:author="MIGUEL FUERTES FERNANDEZ" w:date="2022-09-05T21:28:00Z">
        <w:r w:rsidRPr="00F93A90" w:rsidDel="00E11349">
          <w:rPr>
            <w:noProof/>
          </w:rPr>
          <w:delText>25</w:delText>
        </w:r>
      </w:del>
      <w:r w:rsidRPr="00F93A90">
        <w:rPr>
          <w:noProof/>
        </w:rPr>
        <w:fldChar w:fldCharType="end"/>
      </w:r>
    </w:p>
    <w:p w14:paraId="6DEE52A8" w14:textId="20093CB8" w:rsidR="00CA1B20" w:rsidRPr="00F93A90" w:rsidRDefault="00CA1B20" w:rsidP="00CF4234">
      <w:pPr>
        <w:pStyle w:val="TOC2"/>
        <w:rPr>
          <w:rFonts w:eastAsiaTheme="minorEastAsia"/>
          <w:noProof/>
          <w:lang w:eastAsia="es-ES_tradnl"/>
        </w:rPr>
      </w:pPr>
      <w:r w:rsidRPr="00F93A90">
        <w:rPr>
          <w:noProof/>
        </w:rPr>
        <w:t>3.8. Test Sociométricos</w:t>
      </w:r>
      <w:r w:rsidRPr="00F93A90">
        <w:rPr>
          <w:noProof/>
        </w:rPr>
        <w:tab/>
      </w:r>
      <w:r w:rsidRPr="00F93A90">
        <w:rPr>
          <w:noProof/>
        </w:rPr>
        <w:fldChar w:fldCharType="begin"/>
      </w:r>
      <w:r w:rsidRPr="00F93A90">
        <w:rPr>
          <w:noProof/>
        </w:rPr>
        <w:instrText xml:space="preserve"> PAGEREF _Toc112684111 \h </w:instrText>
      </w:r>
      <w:r w:rsidRPr="00F93A90">
        <w:rPr>
          <w:noProof/>
        </w:rPr>
      </w:r>
      <w:r w:rsidRPr="00F93A90">
        <w:rPr>
          <w:noProof/>
        </w:rPr>
        <w:fldChar w:fldCharType="separate"/>
      </w:r>
      <w:ins w:id="26" w:author="MIGUEL FUERTES FERNANDEZ" w:date="2022-09-05T21:28:00Z">
        <w:r w:rsidR="00E11349">
          <w:rPr>
            <w:noProof/>
          </w:rPr>
          <w:t>25</w:t>
        </w:r>
      </w:ins>
      <w:del w:id="27" w:author="MIGUEL FUERTES FERNANDEZ" w:date="2022-09-05T21:28:00Z">
        <w:r w:rsidRPr="00F93A90" w:rsidDel="00E11349">
          <w:rPr>
            <w:noProof/>
          </w:rPr>
          <w:delText>26</w:delText>
        </w:r>
      </w:del>
      <w:r w:rsidRPr="00F93A90">
        <w:rPr>
          <w:noProof/>
        </w:rPr>
        <w:fldChar w:fldCharType="end"/>
      </w:r>
    </w:p>
    <w:p w14:paraId="6AE5E2C7" w14:textId="313FF33A" w:rsidR="00CA1B20" w:rsidRPr="00F93A90" w:rsidRDefault="00CA1B20" w:rsidP="00F93A90">
      <w:pPr>
        <w:pStyle w:val="TOC1"/>
        <w:rPr>
          <w:rFonts w:eastAsiaTheme="minorEastAsia"/>
          <w:noProof/>
          <w:lang w:eastAsia="es-ES_tradnl"/>
        </w:rPr>
      </w:pPr>
      <w:r w:rsidRPr="00F93A90">
        <w:rPr>
          <w:noProof/>
        </w:rPr>
        <w:t>4.</w:t>
      </w:r>
      <w:r w:rsidRPr="00F93A90">
        <w:rPr>
          <w:rFonts w:eastAsiaTheme="minorEastAsia"/>
          <w:noProof/>
          <w:lang w:eastAsia="es-ES_tradnl"/>
        </w:rPr>
        <w:tab/>
      </w:r>
      <w:r w:rsidRPr="00F93A90">
        <w:rPr>
          <w:noProof/>
        </w:rPr>
        <w:t>Diseño de la propuesta y metodología</w:t>
      </w:r>
      <w:r w:rsidRPr="00F93A90">
        <w:rPr>
          <w:noProof/>
        </w:rPr>
        <w:tab/>
      </w:r>
      <w:r w:rsidRPr="00F93A90">
        <w:rPr>
          <w:noProof/>
        </w:rPr>
        <w:fldChar w:fldCharType="begin"/>
      </w:r>
      <w:r w:rsidRPr="00F93A90">
        <w:rPr>
          <w:noProof/>
        </w:rPr>
        <w:instrText xml:space="preserve"> PAGEREF _Toc112684112 \h </w:instrText>
      </w:r>
      <w:r w:rsidRPr="00F93A90">
        <w:rPr>
          <w:noProof/>
        </w:rPr>
      </w:r>
      <w:r w:rsidRPr="00F93A90">
        <w:rPr>
          <w:noProof/>
        </w:rPr>
        <w:fldChar w:fldCharType="separate"/>
      </w:r>
      <w:r w:rsidR="00E11349">
        <w:rPr>
          <w:noProof/>
        </w:rPr>
        <w:t>32</w:t>
      </w:r>
      <w:r w:rsidRPr="00F93A90">
        <w:rPr>
          <w:noProof/>
        </w:rPr>
        <w:fldChar w:fldCharType="end"/>
      </w:r>
    </w:p>
    <w:p w14:paraId="1039CDEE" w14:textId="5232D3CA" w:rsidR="00CA1B20" w:rsidRPr="00F93A90" w:rsidRDefault="00CA1B20" w:rsidP="00CF4234">
      <w:pPr>
        <w:pStyle w:val="TOC2"/>
        <w:rPr>
          <w:rFonts w:eastAsiaTheme="minorEastAsia"/>
          <w:noProof/>
          <w:lang w:eastAsia="es-ES_tradnl"/>
        </w:rPr>
      </w:pPr>
      <w:r w:rsidRPr="00F93A90">
        <w:rPr>
          <w:noProof/>
        </w:rPr>
        <w:t>4.1. Requerimientos</w:t>
      </w:r>
      <w:r w:rsidRPr="00F93A90">
        <w:rPr>
          <w:noProof/>
        </w:rPr>
        <w:tab/>
      </w:r>
      <w:r w:rsidRPr="00F93A90">
        <w:rPr>
          <w:noProof/>
        </w:rPr>
        <w:fldChar w:fldCharType="begin"/>
      </w:r>
      <w:r w:rsidRPr="00F93A90">
        <w:rPr>
          <w:noProof/>
        </w:rPr>
        <w:instrText xml:space="preserve"> PAGEREF _Toc112684113 \h </w:instrText>
      </w:r>
      <w:r w:rsidRPr="00F93A90">
        <w:rPr>
          <w:noProof/>
        </w:rPr>
      </w:r>
      <w:r w:rsidRPr="00F93A90">
        <w:rPr>
          <w:noProof/>
        </w:rPr>
        <w:fldChar w:fldCharType="separate"/>
      </w:r>
      <w:r w:rsidR="00E11349">
        <w:rPr>
          <w:noProof/>
        </w:rPr>
        <w:t>32</w:t>
      </w:r>
      <w:r w:rsidRPr="00F93A90">
        <w:rPr>
          <w:noProof/>
        </w:rPr>
        <w:fldChar w:fldCharType="end"/>
      </w:r>
    </w:p>
    <w:p w14:paraId="149DCAA7" w14:textId="02F3E0C0" w:rsidR="00CA1B20" w:rsidRPr="00F93A90" w:rsidRDefault="00CA1B20" w:rsidP="00CF4234">
      <w:pPr>
        <w:pStyle w:val="TOC2"/>
        <w:rPr>
          <w:rFonts w:eastAsiaTheme="minorEastAsia"/>
          <w:noProof/>
          <w:lang w:eastAsia="es-ES_tradnl"/>
        </w:rPr>
      </w:pPr>
      <w:r w:rsidRPr="00F93A90">
        <w:rPr>
          <w:noProof/>
        </w:rPr>
        <w:t>4.2. Diseño de la aplicación</w:t>
      </w:r>
      <w:r w:rsidRPr="00F93A90">
        <w:rPr>
          <w:noProof/>
        </w:rPr>
        <w:tab/>
      </w:r>
      <w:r w:rsidRPr="00F93A90">
        <w:rPr>
          <w:noProof/>
        </w:rPr>
        <w:fldChar w:fldCharType="begin"/>
      </w:r>
      <w:r w:rsidRPr="00F93A90">
        <w:rPr>
          <w:noProof/>
        </w:rPr>
        <w:instrText xml:space="preserve"> PAGEREF _Toc112684114 \h </w:instrText>
      </w:r>
      <w:r w:rsidRPr="00F93A90">
        <w:rPr>
          <w:noProof/>
        </w:rPr>
      </w:r>
      <w:r w:rsidRPr="00F93A90">
        <w:rPr>
          <w:noProof/>
        </w:rPr>
        <w:fldChar w:fldCharType="separate"/>
      </w:r>
      <w:ins w:id="28" w:author="MIGUEL FUERTES FERNANDEZ" w:date="2022-09-05T21:28:00Z">
        <w:r w:rsidR="00E11349">
          <w:rPr>
            <w:noProof/>
          </w:rPr>
          <w:t>33</w:t>
        </w:r>
      </w:ins>
      <w:del w:id="29" w:author="MIGUEL FUERTES FERNANDEZ" w:date="2022-09-05T21:28:00Z">
        <w:r w:rsidRPr="00F93A90" w:rsidDel="00E11349">
          <w:rPr>
            <w:noProof/>
          </w:rPr>
          <w:delText>34</w:delText>
        </w:r>
      </w:del>
      <w:r w:rsidRPr="00F93A90">
        <w:rPr>
          <w:noProof/>
        </w:rPr>
        <w:fldChar w:fldCharType="end"/>
      </w:r>
    </w:p>
    <w:p w14:paraId="04741C13" w14:textId="6101DC99" w:rsidR="00CA1B20" w:rsidRPr="00F93A90" w:rsidRDefault="00CA1B20" w:rsidP="00F93A90">
      <w:pPr>
        <w:pStyle w:val="TOC1"/>
        <w:rPr>
          <w:rFonts w:eastAsiaTheme="minorEastAsia"/>
          <w:noProof/>
          <w:lang w:eastAsia="es-ES_tradnl"/>
        </w:rPr>
      </w:pPr>
      <w:r w:rsidRPr="00F93A90">
        <w:rPr>
          <w:noProof/>
        </w:rPr>
        <w:t>5.</w:t>
      </w:r>
      <w:r w:rsidRPr="00F93A90">
        <w:rPr>
          <w:rFonts w:eastAsiaTheme="minorEastAsia"/>
          <w:noProof/>
          <w:lang w:eastAsia="es-ES_tradnl"/>
        </w:rPr>
        <w:tab/>
      </w:r>
      <w:r w:rsidRPr="00F93A90">
        <w:rPr>
          <w:noProof/>
        </w:rPr>
        <w:t>Resultados y discusión</w:t>
      </w:r>
      <w:r w:rsidRPr="00F93A90">
        <w:rPr>
          <w:noProof/>
        </w:rPr>
        <w:tab/>
      </w:r>
      <w:r w:rsidRPr="00F93A90">
        <w:rPr>
          <w:noProof/>
        </w:rPr>
        <w:fldChar w:fldCharType="begin"/>
      </w:r>
      <w:r w:rsidRPr="00F93A90">
        <w:rPr>
          <w:noProof/>
        </w:rPr>
        <w:instrText xml:space="preserve"> PAGEREF _Toc112684115 \h </w:instrText>
      </w:r>
      <w:r w:rsidRPr="00F93A90">
        <w:rPr>
          <w:noProof/>
        </w:rPr>
      </w:r>
      <w:r w:rsidRPr="00F93A90">
        <w:rPr>
          <w:noProof/>
        </w:rPr>
        <w:fldChar w:fldCharType="separate"/>
      </w:r>
      <w:ins w:id="30" w:author="MIGUEL FUERTES FERNANDEZ" w:date="2022-09-05T21:28:00Z">
        <w:r w:rsidR="00E11349">
          <w:rPr>
            <w:noProof/>
          </w:rPr>
          <w:t>49</w:t>
        </w:r>
      </w:ins>
      <w:del w:id="31" w:author="MIGUEL FUERTES FERNANDEZ" w:date="2022-09-05T21:28:00Z">
        <w:r w:rsidRPr="00F93A90" w:rsidDel="00E11349">
          <w:rPr>
            <w:noProof/>
          </w:rPr>
          <w:delText>48</w:delText>
        </w:r>
      </w:del>
      <w:r w:rsidRPr="00F93A90">
        <w:rPr>
          <w:noProof/>
        </w:rPr>
        <w:fldChar w:fldCharType="end"/>
      </w:r>
    </w:p>
    <w:p w14:paraId="7565A93D" w14:textId="1F78B1ED" w:rsidR="00CA1B20" w:rsidRPr="00F93A90" w:rsidRDefault="00CA1B20" w:rsidP="00CF4234">
      <w:pPr>
        <w:pStyle w:val="TOC2"/>
        <w:rPr>
          <w:rFonts w:eastAsiaTheme="minorEastAsia"/>
          <w:noProof/>
          <w:lang w:eastAsia="es-ES_tradnl"/>
        </w:rPr>
      </w:pPr>
      <w:r w:rsidRPr="00F93A90">
        <w:rPr>
          <w:noProof/>
        </w:rPr>
        <w:t>5.1. Resultados</w:t>
      </w:r>
      <w:r w:rsidRPr="00F93A90">
        <w:rPr>
          <w:noProof/>
        </w:rPr>
        <w:tab/>
      </w:r>
      <w:r w:rsidRPr="00F93A90">
        <w:rPr>
          <w:noProof/>
        </w:rPr>
        <w:fldChar w:fldCharType="begin"/>
      </w:r>
      <w:r w:rsidRPr="00F93A90">
        <w:rPr>
          <w:noProof/>
        </w:rPr>
        <w:instrText xml:space="preserve"> PAGEREF _Toc112684116 \h </w:instrText>
      </w:r>
      <w:r w:rsidRPr="00F93A90">
        <w:rPr>
          <w:noProof/>
        </w:rPr>
      </w:r>
      <w:r w:rsidRPr="00F93A90">
        <w:rPr>
          <w:noProof/>
        </w:rPr>
        <w:fldChar w:fldCharType="separate"/>
      </w:r>
      <w:ins w:id="32" w:author="MIGUEL FUERTES FERNANDEZ" w:date="2022-09-05T21:28:00Z">
        <w:r w:rsidR="00E11349">
          <w:rPr>
            <w:noProof/>
          </w:rPr>
          <w:t>49</w:t>
        </w:r>
      </w:ins>
      <w:del w:id="33" w:author="MIGUEL FUERTES FERNANDEZ" w:date="2022-09-05T21:28:00Z">
        <w:r w:rsidRPr="00F93A90" w:rsidDel="00E11349">
          <w:rPr>
            <w:noProof/>
          </w:rPr>
          <w:delText>48</w:delText>
        </w:r>
      </w:del>
      <w:r w:rsidRPr="00F93A90">
        <w:rPr>
          <w:noProof/>
        </w:rPr>
        <w:fldChar w:fldCharType="end"/>
      </w:r>
    </w:p>
    <w:p w14:paraId="581A8D08" w14:textId="744EA17E" w:rsidR="00CA1B20" w:rsidRPr="00F93A90" w:rsidRDefault="00CA1B20" w:rsidP="00CF4234">
      <w:pPr>
        <w:pStyle w:val="TOC2"/>
        <w:rPr>
          <w:rFonts w:eastAsiaTheme="minorEastAsia"/>
          <w:noProof/>
          <w:lang w:eastAsia="es-ES_tradnl"/>
        </w:rPr>
      </w:pPr>
      <w:r w:rsidRPr="00F93A90">
        <w:rPr>
          <w:noProof/>
        </w:rPr>
        <w:t>5.2. Discusión</w:t>
      </w:r>
      <w:r w:rsidRPr="00F93A90">
        <w:rPr>
          <w:noProof/>
        </w:rPr>
        <w:tab/>
      </w:r>
      <w:r w:rsidRPr="00F93A90">
        <w:rPr>
          <w:noProof/>
        </w:rPr>
        <w:fldChar w:fldCharType="begin"/>
      </w:r>
      <w:r w:rsidRPr="00F93A90">
        <w:rPr>
          <w:noProof/>
        </w:rPr>
        <w:instrText xml:space="preserve"> PAGEREF _Toc112684117 \h </w:instrText>
      </w:r>
      <w:r w:rsidRPr="00F93A90">
        <w:rPr>
          <w:noProof/>
        </w:rPr>
      </w:r>
      <w:r w:rsidRPr="00F93A90">
        <w:rPr>
          <w:noProof/>
        </w:rPr>
        <w:fldChar w:fldCharType="separate"/>
      </w:r>
      <w:ins w:id="34" w:author="MIGUEL FUERTES FERNANDEZ" w:date="2022-09-05T21:28:00Z">
        <w:r w:rsidR="00E11349">
          <w:rPr>
            <w:noProof/>
          </w:rPr>
          <w:t>51</w:t>
        </w:r>
      </w:ins>
      <w:del w:id="35" w:author="MIGUEL FUERTES FERNANDEZ" w:date="2022-09-05T21:28:00Z">
        <w:r w:rsidRPr="00F93A90" w:rsidDel="00E11349">
          <w:rPr>
            <w:noProof/>
          </w:rPr>
          <w:delText>49</w:delText>
        </w:r>
      </w:del>
      <w:r w:rsidRPr="00F93A90">
        <w:rPr>
          <w:noProof/>
        </w:rPr>
        <w:fldChar w:fldCharType="end"/>
      </w:r>
    </w:p>
    <w:p w14:paraId="0DA16020" w14:textId="07965B28" w:rsidR="00CA1B20" w:rsidRPr="00F93A90" w:rsidRDefault="00CA1B20" w:rsidP="00F93A90">
      <w:pPr>
        <w:pStyle w:val="TOC1"/>
        <w:rPr>
          <w:rFonts w:eastAsiaTheme="minorEastAsia"/>
          <w:noProof/>
          <w:lang w:eastAsia="es-ES_tradnl"/>
        </w:rPr>
      </w:pPr>
      <w:r w:rsidRPr="00F93A90">
        <w:rPr>
          <w:noProof/>
        </w:rPr>
        <w:t>6.</w:t>
      </w:r>
      <w:r w:rsidRPr="00F93A90">
        <w:rPr>
          <w:rFonts w:eastAsiaTheme="minorEastAsia"/>
          <w:noProof/>
          <w:lang w:eastAsia="es-ES_tradnl"/>
        </w:rPr>
        <w:tab/>
      </w:r>
      <w:r w:rsidRPr="00F93A90">
        <w:rPr>
          <w:noProof/>
        </w:rPr>
        <w:t>Conclusiones</w:t>
      </w:r>
      <w:r w:rsidRPr="00F93A90">
        <w:rPr>
          <w:noProof/>
        </w:rPr>
        <w:tab/>
      </w:r>
      <w:r w:rsidRPr="00F93A90">
        <w:rPr>
          <w:noProof/>
        </w:rPr>
        <w:fldChar w:fldCharType="begin"/>
      </w:r>
      <w:r w:rsidRPr="00F93A90">
        <w:rPr>
          <w:noProof/>
        </w:rPr>
        <w:instrText xml:space="preserve"> PAGEREF _Toc112684118 \h </w:instrText>
      </w:r>
      <w:r w:rsidRPr="00F93A90">
        <w:rPr>
          <w:noProof/>
        </w:rPr>
      </w:r>
      <w:r w:rsidRPr="00F93A90">
        <w:rPr>
          <w:noProof/>
        </w:rPr>
        <w:fldChar w:fldCharType="separate"/>
      </w:r>
      <w:ins w:id="36" w:author="MIGUEL FUERTES FERNANDEZ" w:date="2022-09-05T21:28:00Z">
        <w:r w:rsidR="00E11349">
          <w:rPr>
            <w:noProof/>
          </w:rPr>
          <w:t>54</w:t>
        </w:r>
      </w:ins>
      <w:del w:id="37" w:author="MIGUEL FUERTES FERNANDEZ" w:date="2022-09-05T21:28:00Z">
        <w:r w:rsidRPr="00F93A90" w:rsidDel="00E11349">
          <w:rPr>
            <w:noProof/>
          </w:rPr>
          <w:delText>52</w:delText>
        </w:r>
      </w:del>
      <w:r w:rsidRPr="00F93A90">
        <w:rPr>
          <w:noProof/>
        </w:rPr>
        <w:fldChar w:fldCharType="end"/>
      </w:r>
    </w:p>
    <w:p w14:paraId="02F1548A" w14:textId="2E33D517" w:rsidR="00CA1B20" w:rsidRPr="00F93A90" w:rsidRDefault="00CA1B20" w:rsidP="00F93A90">
      <w:pPr>
        <w:pStyle w:val="TOC1"/>
        <w:rPr>
          <w:rFonts w:eastAsiaTheme="minorEastAsia"/>
          <w:noProof/>
          <w:lang w:eastAsia="es-ES_tradnl"/>
        </w:rPr>
      </w:pPr>
      <w:r w:rsidRPr="00F93A90">
        <w:rPr>
          <w:noProof/>
        </w:rPr>
        <w:t>7.</w:t>
      </w:r>
      <w:r w:rsidRPr="00F93A90">
        <w:rPr>
          <w:rFonts w:eastAsiaTheme="minorEastAsia"/>
          <w:noProof/>
          <w:lang w:eastAsia="es-ES_tradnl"/>
        </w:rPr>
        <w:tab/>
      </w:r>
      <w:r w:rsidRPr="00F93A90">
        <w:rPr>
          <w:noProof/>
        </w:rPr>
        <w:t>Limitaciones al estudio y prospectiva</w:t>
      </w:r>
      <w:r w:rsidRPr="00F93A90">
        <w:rPr>
          <w:noProof/>
        </w:rPr>
        <w:tab/>
      </w:r>
      <w:r w:rsidRPr="00F93A90">
        <w:rPr>
          <w:noProof/>
        </w:rPr>
        <w:fldChar w:fldCharType="begin"/>
      </w:r>
      <w:r w:rsidRPr="00F93A90">
        <w:rPr>
          <w:noProof/>
        </w:rPr>
        <w:instrText xml:space="preserve"> PAGEREF _Toc112684119 \h </w:instrText>
      </w:r>
      <w:r w:rsidRPr="00F93A90">
        <w:rPr>
          <w:noProof/>
        </w:rPr>
      </w:r>
      <w:r w:rsidRPr="00F93A90">
        <w:rPr>
          <w:noProof/>
        </w:rPr>
        <w:fldChar w:fldCharType="separate"/>
      </w:r>
      <w:ins w:id="38" w:author="MIGUEL FUERTES FERNANDEZ" w:date="2022-09-05T21:28:00Z">
        <w:r w:rsidR="00E11349">
          <w:rPr>
            <w:noProof/>
          </w:rPr>
          <w:t>56</w:t>
        </w:r>
      </w:ins>
      <w:del w:id="39" w:author="MIGUEL FUERTES FERNANDEZ" w:date="2022-09-05T21:28:00Z">
        <w:r w:rsidRPr="00F93A90" w:rsidDel="00E11349">
          <w:rPr>
            <w:noProof/>
          </w:rPr>
          <w:delText>55</w:delText>
        </w:r>
      </w:del>
      <w:r w:rsidRPr="00F93A90">
        <w:rPr>
          <w:noProof/>
        </w:rPr>
        <w:fldChar w:fldCharType="end"/>
      </w:r>
    </w:p>
    <w:p w14:paraId="7F44EC59" w14:textId="158298BE" w:rsidR="00CA1B20" w:rsidRPr="00F93A90" w:rsidRDefault="00CA1B20" w:rsidP="00F93A90">
      <w:pPr>
        <w:pStyle w:val="TOC1"/>
        <w:rPr>
          <w:rFonts w:eastAsiaTheme="minorEastAsia"/>
          <w:noProof/>
          <w:lang w:eastAsia="es-ES_tradnl"/>
        </w:rPr>
      </w:pPr>
      <w:r w:rsidRPr="00F93A90">
        <w:rPr>
          <w:noProof/>
        </w:rPr>
        <w:t>8.</w:t>
      </w:r>
      <w:r w:rsidRPr="00F93A90">
        <w:rPr>
          <w:rFonts w:eastAsiaTheme="minorEastAsia"/>
          <w:noProof/>
          <w:lang w:eastAsia="es-ES_tradnl"/>
        </w:rPr>
        <w:tab/>
      </w:r>
      <w:r w:rsidRPr="00F93A90">
        <w:rPr>
          <w:noProof/>
        </w:rPr>
        <w:t>Bibliografía</w:t>
      </w:r>
      <w:r w:rsidRPr="00F93A90">
        <w:rPr>
          <w:noProof/>
        </w:rPr>
        <w:tab/>
      </w:r>
      <w:r w:rsidRPr="00F93A90">
        <w:rPr>
          <w:noProof/>
        </w:rPr>
        <w:fldChar w:fldCharType="begin"/>
      </w:r>
      <w:r w:rsidRPr="00F93A90">
        <w:rPr>
          <w:noProof/>
        </w:rPr>
        <w:instrText xml:space="preserve"> PAGEREF _Toc112684120 \h </w:instrText>
      </w:r>
      <w:r w:rsidRPr="00F93A90">
        <w:rPr>
          <w:noProof/>
        </w:rPr>
      </w:r>
      <w:r w:rsidRPr="00F93A90">
        <w:rPr>
          <w:noProof/>
        </w:rPr>
        <w:fldChar w:fldCharType="separate"/>
      </w:r>
      <w:ins w:id="40" w:author="MIGUEL FUERTES FERNANDEZ" w:date="2022-09-05T21:28:00Z">
        <w:r w:rsidR="00E11349">
          <w:rPr>
            <w:noProof/>
          </w:rPr>
          <w:t>58</w:t>
        </w:r>
      </w:ins>
      <w:del w:id="41" w:author="MIGUEL FUERTES FERNANDEZ" w:date="2022-09-05T21:28:00Z">
        <w:r w:rsidRPr="00F93A90" w:rsidDel="00E11349">
          <w:rPr>
            <w:noProof/>
          </w:rPr>
          <w:delText>56</w:delText>
        </w:r>
      </w:del>
      <w:r w:rsidRPr="00F93A90">
        <w:rPr>
          <w:noProof/>
        </w:rPr>
        <w:fldChar w:fldCharType="end"/>
      </w:r>
    </w:p>
    <w:p w14:paraId="6D9C7E20" w14:textId="70BB4ED9" w:rsidR="007D5314" w:rsidRPr="00EE580E" w:rsidRDefault="00CA1B20" w:rsidP="009D3D7E">
      <w:pPr>
        <w:pStyle w:val="Ttulo1Plantilla"/>
      </w:pPr>
      <w:r>
        <w:fldChar w:fldCharType="end"/>
      </w:r>
    </w:p>
    <w:p w14:paraId="279F94AD" w14:textId="77777777" w:rsidR="007D5314" w:rsidRPr="00EE580E" w:rsidRDefault="007D5314" w:rsidP="007D5314">
      <w:pPr>
        <w:rPr>
          <w:rFonts w:ascii="Arial" w:hAnsi="Arial" w:cs="Arial"/>
        </w:rPr>
      </w:pPr>
      <w:r w:rsidRPr="00EE580E">
        <w:rPr>
          <w:rFonts w:ascii="Arial" w:hAnsi="Arial" w:cs="Arial"/>
        </w:rPr>
        <w:br w:type="page"/>
      </w:r>
    </w:p>
    <w:p w14:paraId="30177ED9" w14:textId="4E1837A2" w:rsidR="007D5314" w:rsidRPr="00EE580E" w:rsidRDefault="007D5314" w:rsidP="009D3D7E">
      <w:pPr>
        <w:pStyle w:val="Ttulo1Plantilla"/>
      </w:pPr>
      <w:bookmarkStart w:id="42" w:name="_Toc112684091"/>
      <w:bookmarkStart w:id="43" w:name="_Toc112348037"/>
      <w:bookmarkStart w:id="44" w:name="_Toc112672580"/>
      <w:bookmarkStart w:id="45" w:name="_Toc112672676"/>
      <w:r w:rsidRPr="00EE580E">
        <w:lastRenderedPageBreak/>
        <w:t>Índice</w:t>
      </w:r>
      <w:r w:rsidR="00F62C5C" w:rsidRPr="00EE580E">
        <w:t xml:space="preserve"> de Ilustraciones</w:t>
      </w:r>
      <w:bookmarkEnd w:id="42"/>
      <w:bookmarkEnd w:id="43"/>
      <w:bookmarkEnd w:id="44"/>
      <w:bookmarkEnd w:id="45"/>
    </w:p>
    <w:p w14:paraId="57745D99" w14:textId="5CF03C6E" w:rsidR="00D87CC5" w:rsidRPr="00D87CC5" w:rsidRDefault="006C0305">
      <w:pPr>
        <w:pStyle w:val="TableofFigures"/>
        <w:tabs>
          <w:tab w:val="right" w:leader="dot" w:pos="9016"/>
        </w:tabs>
        <w:spacing w:line="360" w:lineRule="auto"/>
        <w:rPr>
          <w:ins w:id="46" w:author="MIGUEL FUERTES FERNANDEZ" w:date="2022-08-30T18:29:00Z"/>
          <w:rFonts w:ascii="Arial" w:eastAsiaTheme="minorEastAsia" w:hAnsi="Arial" w:cs="Arial"/>
          <w:noProof/>
          <w:lang w:val="en-GB" w:eastAsia="en-GB"/>
          <w:rPrChange w:id="47" w:author="MIGUEL FUERTES FERNANDEZ" w:date="2022-08-30T18:29:00Z">
            <w:rPr>
              <w:ins w:id="48" w:author="MIGUEL FUERTES FERNANDEZ" w:date="2022-08-30T18:29:00Z"/>
              <w:rFonts w:eastAsiaTheme="minorEastAsia"/>
              <w:noProof/>
              <w:lang w:val="en-GB" w:eastAsia="en-GB"/>
            </w:rPr>
          </w:rPrChange>
        </w:rPr>
        <w:pPrChange w:id="49" w:author="MIGUEL FUERTES FERNANDEZ" w:date="2022-08-30T18:29:00Z">
          <w:pPr>
            <w:pStyle w:val="TableofFigures"/>
            <w:tabs>
              <w:tab w:val="right" w:leader="dot" w:pos="9016"/>
            </w:tabs>
          </w:pPr>
        </w:pPrChange>
      </w:pPr>
      <w:r w:rsidRPr="00D87CC5">
        <w:rPr>
          <w:rFonts w:ascii="Arial" w:hAnsi="Arial" w:cs="Arial"/>
        </w:rPr>
        <w:fldChar w:fldCharType="begin"/>
      </w:r>
      <w:r w:rsidRPr="00D87CC5">
        <w:rPr>
          <w:rFonts w:ascii="Arial" w:hAnsi="Arial" w:cs="Arial"/>
        </w:rPr>
        <w:instrText xml:space="preserve"> TOC \h \z \c "Ilustración" </w:instrText>
      </w:r>
      <w:r w:rsidRPr="00D87CC5">
        <w:rPr>
          <w:rFonts w:ascii="Arial" w:hAnsi="Arial" w:cs="Arial"/>
        </w:rPr>
        <w:fldChar w:fldCharType="separate"/>
      </w:r>
      <w:ins w:id="50" w:author="MIGUEL FUERTES FERNANDEZ" w:date="2022-08-30T18:29:00Z">
        <w:r w:rsidR="00D87CC5" w:rsidRPr="00D87CC5">
          <w:rPr>
            <w:rStyle w:val="Hyperlink"/>
            <w:rFonts w:ascii="Arial" w:hAnsi="Arial" w:cs="Arial"/>
            <w:noProof/>
            <w:rPrChange w:id="51" w:author="MIGUEL FUERTES FERNANDEZ" w:date="2022-08-30T18:29:00Z">
              <w:rPr>
                <w:rStyle w:val="Hyperlink"/>
                <w:noProof/>
              </w:rPr>
            </w:rPrChange>
          </w:rPr>
          <w:fldChar w:fldCharType="begin"/>
        </w:r>
        <w:r w:rsidR="00D87CC5" w:rsidRPr="00D87CC5">
          <w:rPr>
            <w:rStyle w:val="Hyperlink"/>
            <w:rFonts w:ascii="Arial" w:hAnsi="Arial" w:cs="Arial"/>
            <w:noProof/>
            <w:rPrChange w:id="52" w:author="MIGUEL FUERTES FERNANDEZ" w:date="2022-08-30T18:29:00Z">
              <w:rPr>
                <w:rStyle w:val="Hyperlink"/>
                <w:noProof/>
              </w:rPr>
            </w:rPrChange>
          </w:rPr>
          <w:instrText xml:space="preserve"> </w:instrText>
        </w:r>
        <w:r w:rsidR="00D87CC5" w:rsidRPr="00D87CC5">
          <w:rPr>
            <w:rFonts w:ascii="Arial" w:hAnsi="Arial" w:cs="Arial"/>
            <w:noProof/>
            <w:rPrChange w:id="53" w:author="MIGUEL FUERTES FERNANDEZ" w:date="2022-08-30T18:29:00Z">
              <w:rPr>
                <w:noProof/>
              </w:rPr>
            </w:rPrChange>
          </w:rPr>
          <w:instrText>HYPERLINK \l "_Toc112776565"</w:instrText>
        </w:r>
        <w:r w:rsidR="00D87CC5" w:rsidRPr="00D87CC5">
          <w:rPr>
            <w:rStyle w:val="Hyperlink"/>
            <w:rFonts w:ascii="Arial" w:hAnsi="Arial" w:cs="Arial"/>
            <w:noProof/>
            <w:rPrChange w:id="54" w:author="MIGUEL FUERTES FERNANDEZ" w:date="2022-08-30T18:29:00Z">
              <w:rPr>
                <w:rStyle w:val="Hyperlink"/>
                <w:noProof/>
              </w:rPr>
            </w:rPrChange>
          </w:rPr>
          <w:instrText xml:space="preserve"> </w:instrText>
        </w:r>
        <w:r w:rsidR="00D87CC5" w:rsidRPr="00D87CC5">
          <w:rPr>
            <w:rStyle w:val="Hyperlink"/>
            <w:rFonts w:ascii="Arial" w:hAnsi="Arial" w:cs="Arial"/>
            <w:noProof/>
            <w:rPrChange w:id="55" w:author="MIGUEL FUERTES FERNANDEZ" w:date="2022-08-30T18:29:00Z">
              <w:rPr>
                <w:rStyle w:val="Hyperlink"/>
                <w:noProof/>
              </w:rPr>
            </w:rPrChange>
          </w:rPr>
          <w:fldChar w:fldCharType="separate"/>
        </w:r>
        <w:r w:rsidR="00D87CC5" w:rsidRPr="00D87CC5">
          <w:rPr>
            <w:rStyle w:val="Hyperlink"/>
            <w:rFonts w:ascii="Arial" w:hAnsi="Arial" w:cs="Arial"/>
            <w:noProof/>
          </w:rPr>
          <w:t>Ilustración 1. Infografía sobre el Aprendizaje Colaborativo</w:t>
        </w:r>
        <w:r w:rsidR="00D87CC5" w:rsidRPr="00D87CC5">
          <w:rPr>
            <w:rFonts w:ascii="Arial" w:hAnsi="Arial" w:cs="Arial"/>
            <w:noProof/>
            <w:webHidden/>
            <w:rPrChange w:id="56" w:author="MIGUEL FUERTES FERNANDEZ" w:date="2022-08-30T18:29:00Z">
              <w:rPr>
                <w:noProof/>
                <w:webHidden/>
              </w:rPr>
            </w:rPrChange>
          </w:rPr>
          <w:tab/>
        </w:r>
        <w:r w:rsidR="00D87CC5" w:rsidRPr="00D87CC5">
          <w:rPr>
            <w:rFonts w:ascii="Arial" w:hAnsi="Arial" w:cs="Arial"/>
            <w:noProof/>
            <w:webHidden/>
            <w:rPrChange w:id="57" w:author="MIGUEL FUERTES FERNANDEZ" w:date="2022-08-30T18:29:00Z">
              <w:rPr>
                <w:noProof/>
                <w:webHidden/>
              </w:rPr>
            </w:rPrChange>
          </w:rPr>
          <w:fldChar w:fldCharType="begin"/>
        </w:r>
        <w:r w:rsidR="00D87CC5" w:rsidRPr="00D87CC5">
          <w:rPr>
            <w:rFonts w:ascii="Arial" w:hAnsi="Arial" w:cs="Arial"/>
            <w:noProof/>
            <w:webHidden/>
            <w:rPrChange w:id="58" w:author="MIGUEL FUERTES FERNANDEZ" w:date="2022-08-30T18:29:00Z">
              <w:rPr>
                <w:noProof/>
                <w:webHidden/>
              </w:rPr>
            </w:rPrChange>
          </w:rPr>
          <w:instrText xml:space="preserve"> PAGEREF _Toc112776565 \h </w:instrText>
        </w:r>
      </w:ins>
      <w:r w:rsidR="00D87CC5" w:rsidRPr="00207EA3">
        <w:rPr>
          <w:rFonts w:ascii="Arial" w:hAnsi="Arial" w:cs="Arial"/>
          <w:noProof/>
          <w:webHidden/>
        </w:rPr>
      </w:r>
      <w:r w:rsidR="00D87CC5" w:rsidRPr="00D87CC5">
        <w:rPr>
          <w:rFonts w:ascii="Arial" w:hAnsi="Arial" w:cs="Arial"/>
          <w:noProof/>
          <w:webHidden/>
          <w:rPrChange w:id="59" w:author="MIGUEL FUERTES FERNANDEZ" w:date="2022-08-30T18:29:00Z">
            <w:rPr>
              <w:noProof/>
              <w:webHidden/>
            </w:rPr>
          </w:rPrChange>
        </w:rPr>
        <w:fldChar w:fldCharType="separate"/>
      </w:r>
      <w:ins w:id="60" w:author="MIGUEL FUERTES FERNANDEZ" w:date="2022-09-05T21:28:00Z">
        <w:r w:rsidR="00E11349">
          <w:rPr>
            <w:rFonts w:ascii="Arial" w:hAnsi="Arial" w:cs="Arial"/>
            <w:noProof/>
            <w:webHidden/>
          </w:rPr>
          <w:t>20</w:t>
        </w:r>
      </w:ins>
      <w:ins w:id="61" w:author="MIGUEL FUERTES FERNANDEZ" w:date="2022-08-30T18:29:00Z">
        <w:r w:rsidR="00D87CC5" w:rsidRPr="00D87CC5">
          <w:rPr>
            <w:rFonts w:ascii="Arial" w:hAnsi="Arial" w:cs="Arial"/>
            <w:noProof/>
            <w:webHidden/>
            <w:rPrChange w:id="62" w:author="MIGUEL FUERTES FERNANDEZ" w:date="2022-08-30T18:29:00Z">
              <w:rPr>
                <w:noProof/>
                <w:webHidden/>
              </w:rPr>
            </w:rPrChange>
          </w:rPr>
          <w:fldChar w:fldCharType="end"/>
        </w:r>
        <w:r w:rsidR="00D87CC5" w:rsidRPr="00D87CC5">
          <w:rPr>
            <w:rStyle w:val="Hyperlink"/>
            <w:rFonts w:ascii="Arial" w:hAnsi="Arial" w:cs="Arial"/>
            <w:noProof/>
            <w:rPrChange w:id="63" w:author="MIGUEL FUERTES FERNANDEZ" w:date="2022-08-30T18:29:00Z">
              <w:rPr>
                <w:rStyle w:val="Hyperlink"/>
                <w:noProof/>
              </w:rPr>
            </w:rPrChange>
          </w:rPr>
          <w:fldChar w:fldCharType="end"/>
        </w:r>
      </w:ins>
    </w:p>
    <w:p w14:paraId="263798D1" w14:textId="6AD20AD2" w:rsidR="00D87CC5" w:rsidRPr="00D87CC5" w:rsidRDefault="00D87CC5">
      <w:pPr>
        <w:pStyle w:val="TableofFigures"/>
        <w:tabs>
          <w:tab w:val="right" w:leader="dot" w:pos="9016"/>
        </w:tabs>
        <w:spacing w:line="360" w:lineRule="auto"/>
        <w:rPr>
          <w:ins w:id="64" w:author="MIGUEL FUERTES FERNANDEZ" w:date="2022-08-30T18:29:00Z"/>
          <w:rFonts w:ascii="Arial" w:eastAsiaTheme="minorEastAsia" w:hAnsi="Arial" w:cs="Arial"/>
          <w:noProof/>
          <w:lang w:val="en-GB" w:eastAsia="en-GB"/>
          <w:rPrChange w:id="65" w:author="MIGUEL FUERTES FERNANDEZ" w:date="2022-08-30T18:29:00Z">
            <w:rPr>
              <w:ins w:id="66" w:author="MIGUEL FUERTES FERNANDEZ" w:date="2022-08-30T18:29:00Z"/>
              <w:rFonts w:eastAsiaTheme="minorEastAsia"/>
              <w:noProof/>
              <w:lang w:val="en-GB" w:eastAsia="en-GB"/>
            </w:rPr>
          </w:rPrChange>
        </w:rPr>
        <w:pPrChange w:id="67" w:author="MIGUEL FUERTES FERNANDEZ" w:date="2022-08-30T18:29:00Z">
          <w:pPr>
            <w:pStyle w:val="TableofFigures"/>
            <w:tabs>
              <w:tab w:val="right" w:leader="dot" w:pos="9016"/>
            </w:tabs>
          </w:pPr>
        </w:pPrChange>
      </w:pPr>
      <w:ins w:id="68" w:author="MIGUEL FUERTES FERNANDEZ" w:date="2022-08-30T18:29:00Z">
        <w:r w:rsidRPr="00D87CC5">
          <w:rPr>
            <w:rStyle w:val="Hyperlink"/>
            <w:rFonts w:ascii="Arial" w:hAnsi="Arial" w:cs="Arial"/>
            <w:noProof/>
            <w:rPrChange w:id="69" w:author="MIGUEL FUERTES FERNANDEZ" w:date="2022-08-30T18:29:00Z">
              <w:rPr>
                <w:rStyle w:val="Hyperlink"/>
                <w:noProof/>
              </w:rPr>
            </w:rPrChange>
          </w:rPr>
          <w:fldChar w:fldCharType="begin"/>
        </w:r>
        <w:r w:rsidRPr="00D87CC5">
          <w:rPr>
            <w:rStyle w:val="Hyperlink"/>
            <w:rFonts w:ascii="Arial" w:hAnsi="Arial" w:cs="Arial"/>
            <w:noProof/>
            <w:rPrChange w:id="70" w:author="MIGUEL FUERTES FERNANDEZ" w:date="2022-08-30T18:29:00Z">
              <w:rPr>
                <w:rStyle w:val="Hyperlink"/>
                <w:noProof/>
              </w:rPr>
            </w:rPrChange>
          </w:rPr>
          <w:instrText xml:space="preserve"> </w:instrText>
        </w:r>
        <w:r w:rsidRPr="00D87CC5">
          <w:rPr>
            <w:rFonts w:ascii="Arial" w:hAnsi="Arial" w:cs="Arial"/>
            <w:noProof/>
            <w:rPrChange w:id="71" w:author="MIGUEL FUERTES FERNANDEZ" w:date="2022-08-30T18:29:00Z">
              <w:rPr>
                <w:noProof/>
              </w:rPr>
            </w:rPrChange>
          </w:rPr>
          <w:instrText>HYPERLINK \l "_Toc112776566"</w:instrText>
        </w:r>
        <w:r w:rsidRPr="00D87CC5">
          <w:rPr>
            <w:rStyle w:val="Hyperlink"/>
            <w:rFonts w:ascii="Arial" w:hAnsi="Arial" w:cs="Arial"/>
            <w:noProof/>
            <w:rPrChange w:id="72" w:author="MIGUEL FUERTES FERNANDEZ" w:date="2022-08-30T18:29:00Z">
              <w:rPr>
                <w:rStyle w:val="Hyperlink"/>
                <w:noProof/>
              </w:rPr>
            </w:rPrChange>
          </w:rPr>
          <w:instrText xml:space="preserve"> </w:instrText>
        </w:r>
        <w:r w:rsidRPr="00D87CC5">
          <w:rPr>
            <w:rStyle w:val="Hyperlink"/>
            <w:rFonts w:ascii="Arial" w:hAnsi="Arial" w:cs="Arial"/>
            <w:noProof/>
            <w:rPrChange w:id="73" w:author="MIGUEL FUERTES FERNANDEZ" w:date="2022-08-30T18:29:00Z">
              <w:rPr>
                <w:rStyle w:val="Hyperlink"/>
                <w:noProof/>
              </w:rPr>
            </w:rPrChange>
          </w:rPr>
          <w:fldChar w:fldCharType="separate"/>
        </w:r>
        <w:r w:rsidRPr="00D87CC5">
          <w:rPr>
            <w:rStyle w:val="Hyperlink"/>
            <w:rFonts w:ascii="Arial" w:hAnsi="Arial" w:cs="Arial"/>
            <w:noProof/>
          </w:rPr>
          <w:t>Ilustración 2. Diagrama del test Sociométrico</w:t>
        </w:r>
        <w:r w:rsidRPr="00D87CC5">
          <w:rPr>
            <w:rFonts w:ascii="Arial" w:hAnsi="Arial" w:cs="Arial"/>
            <w:noProof/>
            <w:webHidden/>
            <w:rPrChange w:id="74" w:author="MIGUEL FUERTES FERNANDEZ" w:date="2022-08-30T18:29:00Z">
              <w:rPr>
                <w:noProof/>
                <w:webHidden/>
              </w:rPr>
            </w:rPrChange>
          </w:rPr>
          <w:tab/>
        </w:r>
        <w:r w:rsidRPr="00D87CC5">
          <w:rPr>
            <w:rFonts w:ascii="Arial" w:hAnsi="Arial" w:cs="Arial"/>
            <w:noProof/>
            <w:webHidden/>
            <w:rPrChange w:id="75" w:author="MIGUEL FUERTES FERNANDEZ" w:date="2022-08-30T18:29:00Z">
              <w:rPr>
                <w:noProof/>
                <w:webHidden/>
              </w:rPr>
            </w:rPrChange>
          </w:rPr>
          <w:fldChar w:fldCharType="begin"/>
        </w:r>
        <w:r w:rsidRPr="00D87CC5">
          <w:rPr>
            <w:rFonts w:ascii="Arial" w:hAnsi="Arial" w:cs="Arial"/>
            <w:noProof/>
            <w:webHidden/>
            <w:rPrChange w:id="76" w:author="MIGUEL FUERTES FERNANDEZ" w:date="2022-08-30T18:29:00Z">
              <w:rPr>
                <w:noProof/>
                <w:webHidden/>
              </w:rPr>
            </w:rPrChange>
          </w:rPr>
          <w:instrText xml:space="preserve"> PAGEREF _Toc112776566 \h </w:instrText>
        </w:r>
      </w:ins>
      <w:r w:rsidRPr="00207EA3">
        <w:rPr>
          <w:rFonts w:ascii="Arial" w:hAnsi="Arial" w:cs="Arial"/>
          <w:noProof/>
          <w:webHidden/>
        </w:rPr>
      </w:r>
      <w:r w:rsidRPr="00D87CC5">
        <w:rPr>
          <w:rFonts w:ascii="Arial" w:hAnsi="Arial" w:cs="Arial"/>
          <w:noProof/>
          <w:webHidden/>
          <w:rPrChange w:id="77" w:author="MIGUEL FUERTES FERNANDEZ" w:date="2022-08-30T18:29:00Z">
            <w:rPr>
              <w:noProof/>
              <w:webHidden/>
            </w:rPr>
          </w:rPrChange>
        </w:rPr>
        <w:fldChar w:fldCharType="separate"/>
      </w:r>
      <w:ins w:id="78" w:author="MIGUEL FUERTES FERNANDEZ" w:date="2022-09-05T21:28:00Z">
        <w:r w:rsidR="00E11349">
          <w:rPr>
            <w:rFonts w:ascii="Arial" w:hAnsi="Arial" w:cs="Arial"/>
            <w:noProof/>
            <w:webHidden/>
          </w:rPr>
          <w:t>29</w:t>
        </w:r>
      </w:ins>
      <w:ins w:id="79" w:author="MIGUEL FUERTES FERNANDEZ" w:date="2022-08-30T18:29:00Z">
        <w:r w:rsidRPr="00D87CC5">
          <w:rPr>
            <w:rFonts w:ascii="Arial" w:hAnsi="Arial" w:cs="Arial"/>
            <w:noProof/>
            <w:webHidden/>
            <w:rPrChange w:id="80" w:author="MIGUEL FUERTES FERNANDEZ" w:date="2022-08-30T18:29:00Z">
              <w:rPr>
                <w:noProof/>
                <w:webHidden/>
              </w:rPr>
            </w:rPrChange>
          </w:rPr>
          <w:fldChar w:fldCharType="end"/>
        </w:r>
        <w:r w:rsidRPr="00D87CC5">
          <w:rPr>
            <w:rStyle w:val="Hyperlink"/>
            <w:rFonts w:ascii="Arial" w:hAnsi="Arial" w:cs="Arial"/>
            <w:noProof/>
            <w:rPrChange w:id="81" w:author="MIGUEL FUERTES FERNANDEZ" w:date="2022-08-30T18:29:00Z">
              <w:rPr>
                <w:rStyle w:val="Hyperlink"/>
                <w:noProof/>
              </w:rPr>
            </w:rPrChange>
          </w:rPr>
          <w:fldChar w:fldCharType="end"/>
        </w:r>
      </w:ins>
    </w:p>
    <w:p w14:paraId="3DEE426C" w14:textId="774CA902" w:rsidR="00D87CC5" w:rsidRPr="00D87CC5" w:rsidRDefault="00D87CC5">
      <w:pPr>
        <w:pStyle w:val="TableofFigures"/>
        <w:tabs>
          <w:tab w:val="right" w:leader="dot" w:pos="9016"/>
        </w:tabs>
        <w:spacing w:line="360" w:lineRule="auto"/>
        <w:rPr>
          <w:ins w:id="82" w:author="MIGUEL FUERTES FERNANDEZ" w:date="2022-08-30T18:29:00Z"/>
          <w:rFonts w:ascii="Arial" w:eastAsiaTheme="minorEastAsia" w:hAnsi="Arial" w:cs="Arial"/>
          <w:noProof/>
          <w:lang w:val="en-GB" w:eastAsia="en-GB"/>
          <w:rPrChange w:id="83" w:author="MIGUEL FUERTES FERNANDEZ" w:date="2022-08-30T18:29:00Z">
            <w:rPr>
              <w:ins w:id="84" w:author="MIGUEL FUERTES FERNANDEZ" w:date="2022-08-30T18:29:00Z"/>
              <w:rFonts w:eastAsiaTheme="minorEastAsia"/>
              <w:noProof/>
              <w:lang w:val="en-GB" w:eastAsia="en-GB"/>
            </w:rPr>
          </w:rPrChange>
        </w:rPr>
        <w:pPrChange w:id="85" w:author="MIGUEL FUERTES FERNANDEZ" w:date="2022-08-30T18:29:00Z">
          <w:pPr>
            <w:pStyle w:val="TableofFigures"/>
            <w:tabs>
              <w:tab w:val="right" w:leader="dot" w:pos="9016"/>
            </w:tabs>
          </w:pPr>
        </w:pPrChange>
      </w:pPr>
      <w:ins w:id="86" w:author="MIGUEL FUERTES FERNANDEZ" w:date="2022-08-30T18:29:00Z">
        <w:r w:rsidRPr="00D87CC5">
          <w:rPr>
            <w:rStyle w:val="Hyperlink"/>
            <w:rFonts w:ascii="Arial" w:hAnsi="Arial" w:cs="Arial"/>
            <w:noProof/>
            <w:rPrChange w:id="87" w:author="MIGUEL FUERTES FERNANDEZ" w:date="2022-08-30T18:29:00Z">
              <w:rPr>
                <w:rStyle w:val="Hyperlink"/>
                <w:noProof/>
              </w:rPr>
            </w:rPrChange>
          </w:rPr>
          <w:fldChar w:fldCharType="begin"/>
        </w:r>
        <w:r w:rsidRPr="00D87CC5">
          <w:rPr>
            <w:rStyle w:val="Hyperlink"/>
            <w:rFonts w:ascii="Arial" w:hAnsi="Arial" w:cs="Arial"/>
            <w:noProof/>
            <w:rPrChange w:id="88" w:author="MIGUEL FUERTES FERNANDEZ" w:date="2022-08-30T18:29:00Z">
              <w:rPr>
                <w:rStyle w:val="Hyperlink"/>
                <w:noProof/>
              </w:rPr>
            </w:rPrChange>
          </w:rPr>
          <w:instrText xml:space="preserve"> </w:instrText>
        </w:r>
        <w:r w:rsidRPr="00D87CC5">
          <w:rPr>
            <w:rFonts w:ascii="Arial" w:hAnsi="Arial" w:cs="Arial"/>
            <w:noProof/>
            <w:rPrChange w:id="89" w:author="MIGUEL FUERTES FERNANDEZ" w:date="2022-08-30T18:29:00Z">
              <w:rPr>
                <w:noProof/>
              </w:rPr>
            </w:rPrChange>
          </w:rPr>
          <w:instrText>HYPERLINK \l "_Toc112776567"</w:instrText>
        </w:r>
        <w:r w:rsidRPr="00D87CC5">
          <w:rPr>
            <w:rStyle w:val="Hyperlink"/>
            <w:rFonts w:ascii="Arial" w:hAnsi="Arial" w:cs="Arial"/>
            <w:noProof/>
            <w:rPrChange w:id="90" w:author="MIGUEL FUERTES FERNANDEZ" w:date="2022-08-30T18:29:00Z">
              <w:rPr>
                <w:rStyle w:val="Hyperlink"/>
                <w:noProof/>
              </w:rPr>
            </w:rPrChange>
          </w:rPr>
          <w:instrText xml:space="preserve"> </w:instrText>
        </w:r>
        <w:r w:rsidRPr="00D87CC5">
          <w:rPr>
            <w:rStyle w:val="Hyperlink"/>
            <w:rFonts w:ascii="Arial" w:hAnsi="Arial" w:cs="Arial"/>
            <w:noProof/>
            <w:rPrChange w:id="91" w:author="MIGUEL FUERTES FERNANDEZ" w:date="2022-08-30T18:29:00Z">
              <w:rPr>
                <w:rStyle w:val="Hyperlink"/>
                <w:noProof/>
              </w:rPr>
            </w:rPrChange>
          </w:rPr>
          <w:fldChar w:fldCharType="separate"/>
        </w:r>
        <w:r w:rsidRPr="00D87CC5">
          <w:rPr>
            <w:rStyle w:val="Hyperlink"/>
            <w:rFonts w:ascii="Arial" w:hAnsi="Arial" w:cs="Arial"/>
            <w:noProof/>
          </w:rPr>
          <w:t>Ilustración 3. Diagrama ER</w:t>
        </w:r>
        <w:r w:rsidRPr="00D87CC5">
          <w:rPr>
            <w:rFonts w:ascii="Arial" w:hAnsi="Arial" w:cs="Arial"/>
            <w:noProof/>
            <w:webHidden/>
            <w:rPrChange w:id="92" w:author="MIGUEL FUERTES FERNANDEZ" w:date="2022-08-30T18:29:00Z">
              <w:rPr>
                <w:noProof/>
                <w:webHidden/>
              </w:rPr>
            </w:rPrChange>
          </w:rPr>
          <w:tab/>
        </w:r>
        <w:r w:rsidRPr="00D87CC5">
          <w:rPr>
            <w:rFonts w:ascii="Arial" w:hAnsi="Arial" w:cs="Arial"/>
            <w:noProof/>
            <w:webHidden/>
            <w:rPrChange w:id="93" w:author="MIGUEL FUERTES FERNANDEZ" w:date="2022-08-30T18:29:00Z">
              <w:rPr>
                <w:noProof/>
                <w:webHidden/>
              </w:rPr>
            </w:rPrChange>
          </w:rPr>
          <w:fldChar w:fldCharType="begin"/>
        </w:r>
        <w:r w:rsidRPr="00D87CC5">
          <w:rPr>
            <w:rFonts w:ascii="Arial" w:hAnsi="Arial" w:cs="Arial"/>
            <w:noProof/>
            <w:webHidden/>
            <w:rPrChange w:id="94" w:author="MIGUEL FUERTES FERNANDEZ" w:date="2022-08-30T18:29:00Z">
              <w:rPr>
                <w:noProof/>
                <w:webHidden/>
              </w:rPr>
            </w:rPrChange>
          </w:rPr>
          <w:instrText xml:space="preserve"> PAGEREF _Toc112776567 \h </w:instrText>
        </w:r>
      </w:ins>
      <w:r w:rsidRPr="00207EA3">
        <w:rPr>
          <w:rFonts w:ascii="Arial" w:hAnsi="Arial" w:cs="Arial"/>
          <w:noProof/>
          <w:webHidden/>
        </w:rPr>
      </w:r>
      <w:r w:rsidRPr="00D87CC5">
        <w:rPr>
          <w:rFonts w:ascii="Arial" w:hAnsi="Arial" w:cs="Arial"/>
          <w:noProof/>
          <w:webHidden/>
          <w:rPrChange w:id="95" w:author="MIGUEL FUERTES FERNANDEZ" w:date="2022-08-30T18:29:00Z">
            <w:rPr>
              <w:noProof/>
              <w:webHidden/>
            </w:rPr>
          </w:rPrChange>
        </w:rPr>
        <w:fldChar w:fldCharType="separate"/>
      </w:r>
      <w:ins w:id="96" w:author="MIGUEL FUERTES FERNANDEZ" w:date="2022-09-05T21:28:00Z">
        <w:r w:rsidR="00E11349">
          <w:rPr>
            <w:rFonts w:ascii="Arial" w:hAnsi="Arial" w:cs="Arial"/>
            <w:noProof/>
            <w:webHidden/>
          </w:rPr>
          <w:t>35</w:t>
        </w:r>
      </w:ins>
      <w:ins w:id="97" w:author="MIGUEL FUERTES FERNANDEZ" w:date="2022-08-30T18:29:00Z">
        <w:r w:rsidRPr="00D87CC5">
          <w:rPr>
            <w:rFonts w:ascii="Arial" w:hAnsi="Arial" w:cs="Arial"/>
            <w:noProof/>
            <w:webHidden/>
            <w:rPrChange w:id="98" w:author="MIGUEL FUERTES FERNANDEZ" w:date="2022-08-30T18:29:00Z">
              <w:rPr>
                <w:noProof/>
                <w:webHidden/>
              </w:rPr>
            </w:rPrChange>
          </w:rPr>
          <w:fldChar w:fldCharType="end"/>
        </w:r>
        <w:r w:rsidRPr="00D87CC5">
          <w:rPr>
            <w:rStyle w:val="Hyperlink"/>
            <w:rFonts w:ascii="Arial" w:hAnsi="Arial" w:cs="Arial"/>
            <w:noProof/>
            <w:rPrChange w:id="99" w:author="MIGUEL FUERTES FERNANDEZ" w:date="2022-08-30T18:29:00Z">
              <w:rPr>
                <w:rStyle w:val="Hyperlink"/>
                <w:noProof/>
              </w:rPr>
            </w:rPrChange>
          </w:rPr>
          <w:fldChar w:fldCharType="end"/>
        </w:r>
      </w:ins>
    </w:p>
    <w:p w14:paraId="7877016C" w14:textId="408E0873" w:rsidR="00D87CC5" w:rsidRPr="00D87CC5" w:rsidRDefault="00D87CC5">
      <w:pPr>
        <w:pStyle w:val="TableofFigures"/>
        <w:tabs>
          <w:tab w:val="right" w:leader="dot" w:pos="9016"/>
        </w:tabs>
        <w:spacing w:line="360" w:lineRule="auto"/>
        <w:rPr>
          <w:ins w:id="100" w:author="MIGUEL FUERTES FERNANDEZ" w:date="2022-08-30T18:29:00Z"/>
          <w:rFonts w:ascii="Arial" w:eastAsiaTheme="minorEastAsia" w:hAnsi="Arial" w:cs="Arial"/>
          <w:noProof/>
          <w:lang w:val="en-GB" w:eastAsia="en-GB"/>
          <w:rPrChange w:id="101" w:author="MIGUEL FUERTES FERNANDEZ" w:date="2022-08-30T18:29:00Z">
            <w:rPr>
              <w:ins w:id="102" w:author="MIGUEL FUERTES FERNANDEZ" w:date="2022-08-30T18:29:00Z"/>
              <w:rFonts w:eastAsiaTheme="minorEastAsia"/>
              <w:noProof/>
              <w:lang w:val="en-GB" w:eastAsia="en-GB"/>
            </w:rPr>
          </w:rPrChange>
        </w:rPr>
        <w:pPrChange w:id="103" w:author="MIGUEL FUERTES FERNANDEZ" w:date="2022-08-30T18:29:00Z">
          <w:pPr>
            <w:pStyle w:val="TableofFigures"/>
            <w:tabs>
              <w:tab w:val="right" w:leader="dot" w:pos="9016"/>
            </w:tabs>
          </w:pPr>
        </w:pPrChange>
      </w:pPr>
      <w:ins w:id="104" w:author="MIGUEL FUERTES FERNANDEZ" w:date="2022-08-30T18:29:00Z">
        <w:r w:rsidRPr="00D87CC5">
          <w:rPr>
            <w:rStyle w:val="Hyperlink"/>
            <w:rFonts w:ascii="Arial" w:hAnsi="Arial" w:cs="Arial"/>
            <w:noProof/>
            <w:rPrChange w:id="105" w:author="MIGUEL FUERTES FERNANDEZ" w:date="2022-08-30T18:29:00Z">
              <w:rPr>
                <w:rStyle w:val="Hyperlink"/>
                <w:noProof/>
              </w:rPr>
            </w:rPrChange>
          </w:rPr>
          <w:fldChar w:fldCharType="begin"/>
        </w:r>
        <w:r w:rsidRPr="00D87CC5">
          <w:rPr>
            <w:rStyle w:val="Hyperlink"/>
            <w:rFonts w:ascii="Arial" w:hAnsi="Arial" w:cs="Arial"/>
            <w:noProof/>
            <w:rPrChange w:id="106" w:author="MIGUEL FUERTES FERNANDEZ" w:date="2022-08-30T18:29:00Z">
              <w:rPr>
                <w:rStyle w:val="Hyperlink"/>
                <w:noProof/>
              </w:rPr>
            </w:rPrChange>
          </w:rPr>
          <w:instrText xml:space="preserve"> </w:instrText>
        </w:r>
        <w:r w:rsidRPr="00D87CC5">
          <w:rPr>
            <w:rFonts w:ascii="Arial" w:hAnsi="Arial" w:cs="Arial"/>
            <w:noProof/>
            <w:rPrChange w:id="107" w:author="MIGUEL FUERTES FERNANDEZ" w:date="2022-08-30T18:29:00Z">
              <w:rPr>
                <w:noProof/>
              </w:rPr>
            </w:rPrChange>
          </w:rPr>
          <w:instrText>HYPERLINK \l "_Toc112776568"</w:instrText>
        </w:r>
        <w:r w:rsidRPr="00D87CC5">
          <w:rPr>
            <w:rStyle w:val="Hyperlink"/>
            <w:rFonts w:ascii="Arial" w:hAnsi="Arial" w:cs="Arial"/>
            <w:noProof/>
            <w:rPrChange w:id="108" w:author="MIGUEL FUERTES FERNANDEZ" w:date="2022-08-30T18:29:00Z">
              <w:rPr>
                <w:rStyle w:val="Hyperlink"/>
                <w:noProof/>
              </w:rPr>
            </w:rPrChange>
          </w:rPr>
          <w:instrText xml:space="preserve"> </w:instrText>
        </w:r>
        <w:r w:rsidRPr="00D87CC5">
          <w:rPr>
            <w:rStyle w:val="Hyperlink"/>
            <w:rFonts w:ascii="Arial" w:hAnsi="Arial" w:cs="Arial"/>
            <w:noProof/>
            <w:rPrChange w:id="109" w:author="MIGUEL FUERTES FERNANDEZ" w:date="2022-08-30T18:29:00Z">
              <w:rPr>
                <w:rStyle w:val="Hyperlink"/>
                <w:noProof/>
              </w:rPr>
            </w:rPrChange>
          </w:rPr>
          <w:fldChar w:fldCharType="separate"/>
        </w:r>
        <w:r w:rsidRPr="00D87CC5">
          <w:rPr>
            <w:rStyle w:val="Hyperlink"/>
            <w:rFonts w:ascii="Arial" w:hAnsi="Arial" w:cs="Arial"/>
            <w:noProof/>
          </w:rPr>
          <w:t>Ilustración 4. Arquitectura</w:t>
        </w:r>
        <w:r w:rsidRPr="00D87CC5">
          <w:rPr>
            <w:rFonts w:ascii="Arial" w:hAnsi="Arial" w:cs="Arial"/>
            <w:noProof/>
            <w:webHidden/>
            <w:rPrChange w:id="110" w:author="MIGUEL FUERTES FERNANDEZ" w:date="2022-08-30T18:29:00Z">
              <w:rPr>
                <w:noProof/>
                <w:webHidden/>
              </w:rPr>
            </w:rPrChange>
          </w:rPr>
          <w:tab/>
        </w:r>
        <w:r w:rsidRPr="00D87CC5">
          <w:rPr>
            <w:rFonts w:ascii="Arial" w:hAnsi="Arial" w:cs="Arial"/>
            <w:noProof/>
            <w:webHidden/>
            <w:rPrChange w:id="111" w:author="MIGUEL FUERTES FERNANDEZ" w:date="2022-08-30T18:29:00Z">
              <w:rPr>
                <w:noProof/>
                <w:webHidden/>
              </w:rPr>
            </w:rPrChange>
          </w:rPr>
          <w:fldChar w:fldCharType="begin"/>
        </w:r>
        <w:r w:rsidRPr="00D87CC5">
          <w:rPr>
            <w:rFonts w:ascii="Arial" w:hAnsi="Arial" w:cs="Arial"/>
            <w:noProof/>
            <w:webHidden/>
            <w:rPrChange w:id="112" w:author="MIGUEL FUERTES FERNANDEZ" w:date="2022-08-30T18:29:00Z">
              <w:rPr>
                <w:noProof/>
                <w:webHidden/>
              </w:rPr>
            </w:rPrChange>
          </w:rPr>
          <w:instrText xml:space="preserve"> PAGEREF _Toc112776568 \h </w:instrText>
        </w:r>
      </w:ins>
      <w:r w:rsidRPr="00207EA3">
        <w:rPr>
          <w:rFonts w:ascii="Arial" w:hAnsi="Arial" w:cs="Arial"/>
          <w:noProof/>
          <w:webHidden/>
        </w:rPr>
      </w:r>
      <w:r w:rsidRPr="00D87CC5">
        <w:rPr>
          <w:rFonts w:ascii="Arial" w:hAnsi="Arial" w:cs="Arial"/>
          <w:noProof/>
          <w:webHidden/>
          <w:rPrChange w:id="113" w:author="MIGUEL FUERTES FERNANDEZ" w:date="2022-08-30T18:29:00Z">
            <w:rPr>
              <w:noProof/>
              <w:webHidden/>
            </w:rPr>
          </w:rPrChange>
        </w:rPr>
        <w:fldChar w:fldCharType="separate"/>
      </w:r>
      <w:ins w:id="114" w:author="MIGUEL FUERTES FERNANDEZ" w:date="2022-09-05T21:28:00Z">
        <w:r w:rsidR="00E11349">
          <w:rPr>
            <w:rFonts w:ascii="Arial" w:hAnsi="Arial" w:cs="Arial"/>
            <w:noProof/>
            <w:webHidden/>
          </w:rPr>
          <w:t>37</w:t>
        </w:r>
      </w:ins>
      <w:ins w:id="115" w:author="MIGUEL FUERTES FERNANDEZ" w:date="2022-08-30T18:29:00Z">
        <w:r w:rsidRPr="00D87CC5">
          <w:rPr>
            <w:rFonts w:ascii="Arial" w:hAnsi="Arial" w:cs="Arial"/>
            <w:noProof/>
            <w:webHidden/>
            <w:rPrChange w:id="116" w:author="MIGUEL FUERTES FERNANDEZ" w:date="2022-08-30T18:29:00Z">
              <w:rPr>
                <w:noProof/>
                <w:webHidden/>
              </w:rPr>
            </w:rPrChange>
          </w:rPr>
          <w:fldChar w:fldCharType="end"/>
        </w:r>
        <w:r w:rsidRPr="00D87CC5">
          <w:rPr>
            <w:rStyle w:val="Hyperlink"/>
            <w:rFonts w:ascii="Arial" w:hAnsi="Arial" w:cs="Arial"/>
            <w:noProof/>
            <w:rPrChange w:id="117" w:author="MIGUEL FUERTES FERNANDEZ" w:date="2022-08-30T18:29:00Z">
              <w:rPr>
                <w:rStyle w:val="Hyperlink"/>
                <w:noProof/>
              </w:rPr>
            </w:rPrChange>
          </w:rPr>
          <w:fldChar w:fldCharType="end"/>
        </w:r>
      </w:ins>
    </w:p>
    <w:p w14:paraId="087E846C" w14:textId="70FDF829" w:rsidR="00D87CC5" w:rsidRPr="00D87CC5" w:rsidRDefault="00D87CC5">
      <w:pPr>
        <w:pStyle w:val="TableofFigures"/>
        <w:tabs>
          <w:tab w:val="right" w:leader="dot" w:pos="9016"/>
        </w:tabs>
        <w:spacing w:line="360" w:lineRule="auto"/>
        <w:rPr>
          <w:ins w:id="118" w:author="MIGUEL FUERTES FERNANDEZ" w:date="2022-08-30T18:29:00Z"/>
          <w:rFonts w:ascii="Arial" w:eastAsiaTheme="minorEastAsia" w:hAnsi="Arial" w:cs="Arial"/>
          <w:noProof/>
          <w:lang w:val="en-GB" w:eastAsia="en-GB"/>
          <w:rPrChange w:id="119" w:author="MIGUEL FUERTES FERNANDEZ" w:date="2022-08-30T18:29:00Z">
            <w:rPr>
              <w:ins w:id="120" w:author="MIGUEL FUERTES FERNANDEZ" w:date="2022-08-30T18:29:00Z"/>
              <w:rFonts w:eastAsiaTheme="minorEastAsia"/>
              <w:noProof/>
              <w:lang w:val="en-GB" w:eastAsia="en-GB"/>
            </w:rPr>
          </w:rPrChange>
        </w:rPr>
        <w:pPrChange w:id="121" w:author="MIGUEL FUERTES FERNANDEZ" w:date="2022-08-30T18:29:00Z">
          <w:pPr>
            <w:pStyle w:val="TableofFigures"/>
            <w:tabs>
              <w:tab w:val="right" w:leader="dot" w:pos="9016"/>
            </w:tabs>
          </w:pPr>
        </w:pPrChange>
      </w:pPr>
      <w:ins w:id="122" w:author="MIGUEL FUERTES FERNANDEZ" w:date="2022-08-30T18:29:00Z">
        <w:r w:rsidRPr="00D87CC5">
          <w:rPr>
            <w:rStyle w:val="Hyperlink"/>
            <w:rFonts w:ascii="Arial" w:hAnsi="Arial" w:cs="Arial"/>
            <w:noProof/>
            <w:rPrChange w:id="123" w:author="MIGUEL FUERTES FERNANDEZ" w:date="2022-08-30T18:29:00Z">
              <w:rPr>
                <w:rStyle w:val="Hyperlink"/>
                <w:noProof/>
              </w:rPr>
            </w:rPrChange>
          </w:rPr>
          <w:fldChar w:fldCharType="begin"/>
        </w:r>
        <w:r w:rsidRPr="00D87CC5">
          <w:rPr>
            <w:rStyle w:val="Hyperlink"/>
            <w:rFonts w:ascii="Arial" w:hAnsi="Arial" w:cs="Arial"/>
            <w:noProof/>
            <w:rPrChange w:id="124" w:author="MIGUEL FUERTES FERNANDEZ" w:date="2022-08-30T18:29:00Z">
              <w:rPr>
                <w:rStyle w:val="Hyperlink"/>
                <w:noProof/>
              </w:rPr>
            </w:rPrChange>
          </w:rPr>
          <w:instrText xml:space="preserve"> </w:instrText>
        </w:r>
        <w:r w:rsidRPr="00D87CC5">
          <w:rPr>
            <w:rFonts w:ascii="Arial" w:hAnsi="Arial" w:cs="Arial"/>
            <w:noProof/>
            <w:rPrChange w:id="125" w:author="MIGUEL FUERTES FERNANDEZ" w:date="2022-08-30T18:29:00Z">
              <w:rPr>
                <w:noProof/>
              </w:rPr>
            </w:rPrChange>
          </w:rPr>
          <w:instrText>HYPERLINK \l "_Toc112776569"</w:instrText>
        </w:r>
        <w:r w:rsidRPr="00D87CC5">
          <w:rPr>
            <w:rStyle w:val="Hyperlink"/>
            <w:rFonts w:ascii="Arial" w:hAnsi="Arial" w:cs="Arial"/>
            <w:noProof/>
            <w:rPrChange w:id="126" w:author="MIGUEL FUERTES FERNANDEZ" w:date="2022-08-30T18:29:00Z">
              <w:rPr>
                <w:rStyle w:val="Hyperlink"/>
                <w:noProof/>
              </w:rPr>
            </w:rPrChange>
          </w:rPr>
          <w:instrText xml:space="preserve"> </w:instrText>
        </w:r>
        <w:r w:rsidRPr="00D87CC5">
          <w:rPr>
            <w:rStyle w:val="Hyperlink"/>
            <w:rFonts w:ascii="Arial" w:hAnsi="Arial" w:cs="Arial"/>
            <w:noProof/>
            <w:rPrChange w:id="127" w:author="MIGUEL FUERTES FERNANDEZ" w:date="2022-08-30T18:29:00Z">
              <w:rPr>
                <w:rStyle w:val="Hyperlink"/>
                <w:noProof/>
              </w:rPr>
            </w:rPrChange>
          </w:rPr>
          <w:fldChar w:fldCharType="separate"/>
        </w:r>
        <w:r w:rsidRPr="00D87CC5">
          <w:rPr>
            <w:rStyle w:val="Hyperlink"/>
            <w:rFonts w:ascii="Arial" w:hAnsi="Arial" w:cs="Arial"/>
            <w:noProof/>
          </w:rPr>
          <w:t>Ilustración 5. Plantilla AdminLTE3</w:t>
        </w:r>
        <w:r w:rsidRPr="00D87CC5">
          <w:rPr>
            <w:rFonts w:ascii="Arial" w:hAnsi="Arial" w:cs="Arial"/>
            <w:noProof/>
            <w:webHidden/>
            <w:rPrChange w:id="128" w:author="MIGUEL FUERTES FERNANDEZ" w:date="2022-08-30T18:29:00Z">
              <w:rPr>
                <w:noProof/>
                <w:webHidden/>
              </w:rPr>
            </w:rPrChange>
          </w:rPr>
          <w:tab/>
        </w:r>
        <w:r w:rsidRPr="00D87CC5">
          <w:rPr>
            <w:rFonts w:ascii="Arial" w:hAnsi="Arial" w:cs="Arial"/>
            <w:noProof/>
            <w:webHidden/>
            <w:rPrChange w:id="129" w:author="MIGUEL FUERTES FERNANDEZ" w:date="2022-08-30T18:29:00Z">
              <w:rPr>
                <w:noProof/>
                <w:webHidden/>
              </w:rPr>
            </w:rPrChange>
          </w:rPr>
          <w:fldChar w:fldCharType="begin"/>
        </w:r>
        <w:r w:rsidRPr="00D87CC5">
          <w:rPr>
            <w:rFonts w:ascii="Arial" w:hAnsi="Arial" w:cs="Arial"/>
            <w:noProof/>
            <w:webHidden/>
            <w:rPrChange w:id="130" w:author="MIGUEL FUERTES FERNANDEZ" w:date="2022-08-30T18:29:00Z">
              <w:rPr>
                <w:noProof/>
                <w:webHidden/>
              </w:rPr>
            </w:rPrChange>
          </w:rPr>
          <w:instrText xml:space="preserve"> PAGEREF _Toc112776569 \h </w:instrText>
        </w:r>
      </w:ins>
      <w:r w:rsidRPr="00207EA3">
        <w:rPr>
          <w:rFonts w:ascii="Arial" w:hAnsi="Arial" w:cs="Arial"/>
          <w:noProof/>
          <w:webHidden/>
        </w:rPr>
      </w:r>
      <w:r w:rsidRPr="00D87CC5">
        <w:rPr>
          <w:rFonts w:ascii="Arial" w:hAnsi="Arial" w:cs="Arial"/>
          <w:noProof/>
          <w:webHidden/>
          <w:rPrChange w:id="131" w:author="MIGUEL FUERTES FERNANDEZ" w:date="2022-08-30T18:29:00Z">
            <w:rPr>
              <w:noProof/>
              <w:webHidden/>
            </w:rPr>
          </w:rPrChange>
        </w:rPr>
        <w:fldChar w:fldCharType="separate"/>
      </w:r>
      <w:ins w:id="132" w:author="MIGUEL FUERTES FERNANDEZ" w:date="2022-09-05T21:28:00Z">
        <w:r w:rsidR="00E11349">
          <w:rPr>
            <w:rFonts w:ascii="Arial" w:hAnsi="Arial" w:cs="Arial"/>
            <w:noProof/>
            <w:webHidden/>
          </w:rPr>
          <w:t>38</w:t>
        </w:r>
      </w:ins>
      <w:ins w:id="133" w:author="MIGUEL FUERTES FERNANDEZ" w:date="2022-08-30T18:29:00Z">
        <w:r w:rsidRPr="00D87CC5">
          <w:rPr>
            <w:rFonts w:ascii="Arial" w:hAnsi="Arial" w:cs="Arial"/>
            <w:noProof/>
            <w:webHidden/>
            <w:rPrChange w:id="134" w:author="MIGUEL FUERTES FERNANDEZ" w:date="2022-08-30T18:29:00Z">
              <w:rPr>
                <w:noProof/>
                <w:webHidden/>
              </w:rPr>
            </w:rPrChange>
          </w:rPr>
          <w:fldChar w:fldCharType="end"/>
        </w:r>
        <w:r w:rsidRPr="00D87CC5">
          <w:rPr>
            <w:rStyle w:val="Hyperlink"/>
            <w:rFonts w:ascii="Arial" w:hAnsi="Arial" w:cs="Arial"/>
            <w:noProof/>
            <w:rPrChange w:id="135" w:author="MIGUEL FUERTES FERNANDEZ" w:date="2022-08-30T18:29:00Z">
              <w:rPr>
                <w:rStyle w:val="Hyperlink"/>
                <w:noProof/>
              </w:rPr>
            </w:rPrChange>
          </w:rPr>
          <w:fldChar w:fldCharType="end"/>
        </w:r>
      </w:ins>
    </w:p>
    <w:p w14:paraId="78AAE432" w14:textId="06B828A1" w:rsidR="00D87CC5" w:rsidRPr="00D87CC5" w:rsidRDefault="00D87CC5">
      <w:pPr>
        <w:pStyle w:val="TableofFigures"/>
        <w:tabs>
          <w:tab w:val="right" w:leader="dot" w:pos="9016"/>
        </w:tabs>
        <w:spacing w:line="360" w:lineRule="auto"/>
        <w:rPr>
          <w:ins w:id="136" w:author="MIGUEL FUERTES FERNANDEZ" w:date="2022-08-30T18:29:00Z"/>
          <w:rFonts w:ascii="Arial" w:eastAsiaTheme="minorEastAsia" w:hAnsi="Arial" w:cs="Arial"/>
          <w:noProof/>
          <w:lang w:val="en-GB" w:eastAsia="en-GB"/>
          <w:rPrChange w:id="137" w:author="MIGUEL FUERTES FERNANDEZ" w:date="2022-08-30T18:29:00Z">
            <w:rPr>
              <w:ins w:id="138" w:author="MIGUEL FUERTES FERNANDEZ" w:date="2022-08-30T18:29:00Z"/>
              <w:rFonts w:eastAsiaTheme="minorEastAsia"/>
              <w:noProof/>
              <w:lang w:val="en-GB" w:eastAsia="en-GB"/>
            </w:rPr>
          </w:rPrChange>
        </w:rPr>
        <w:pPrChange w:id="139" w:author="MIGUEL FUERTES FERNANDEZ" w:date="2022-08-30T18:29:00Z">
          <w:pPr>
            <w:pStyle w:val="TableofFigures"/>
            <w:tabs>
              <w:tab w:val="right" w:leader="dot" w:pos="9016"/>
            </w:tabs>
          </w:pPr>
        </w:pPrChange>
      </w:pPr>
      <w:ins w:id="140" w:author="MIGUEL FUERTES FERNANDEZ" w:date="2022-08-30T18:29:00Z">
        <w:r w:rsidRPr="00D87CC5">
          <w:rPr>
            <w:rStyle w:val="Hyperlink"/>
            <w:rFonts w:ascii="Arial" w:hAnsi="Arial" w:cs="Arial"/>
            <w:noProof/>
            <w:rPrChange w:id="141" w:author="MIGUEL FUERTES FERNANDEZ" w:date="2022-08-30T18:29:00Z">
              <w:rPr>
                <w:rStyle w:val="Hyperlink"/>
                <w:noProof/>
              </w:rPr>
            </w:rPrChange>
          </w:rPr>
          <w:fldChar w:fldCharType="begin"/>
        </w:r>
        <w:r w:rsidRPr="00D87CC5">
          <w:rPr>
            <w:rStyle w:val="Hyperlink"/>
            <w:rFonts w:ascii="Arial" w:hAnsi="Arial" w:cs="Arial"/>
            <w:noProof/>
            <w:rPrChange w:id="142" w:author="MIGUEL FUERTES FERNANDEZ" w:date="2022-08-30T18:29:00Z">
              <w:rPr>
                <w:rStyle w:val="Hyperlink"/>
                <w:noProof/>
              </w:rPr>
            </w:rPrChange>
          </w:rPr>
          <w:instrText xml:space="preserve"> </w:instrText>
        </w:r>
        <w:r w:rsidRPr="00D87CC5">
          <w:rPr>
            <w:rFonts w:ascii="Arial" w:hAnsi="Arial" w:cs="Arial"/>
            <w:noProof/>
            <w:rPrChange w:id="143" w:author="MIGUEL FUERTES FERNANDEZ" w:date="2022-08-30T18:29:00Z">
              <w:rPr>
                <w:noProof/>
              </w:rPr>
            </w:rPrChange>
          </w:rPr>
          <w:instrText>HYPERLINK \l "_Toc112776570"</w:instrText>
        </w:r>
        <w:r w:rsidRPr="00D87CC5">
          <w:rPr>
            <w:rStyle w:val="Hyperlink"/>
            <w:rFonts w:ascii="Arial" w:hAnsi="Arial" w:cs="Arial"/>
            <w:noProof/>
            <w:rPrChange w:id="144" w:author="MIGUEL FUERTES FERNANDEZ" w:date="2022-08-30T18:29:00Z">
              <w:rPr>
                <w:rStyle w:val="Hyperlink"/>
                <w:noProof/>
              </w:rPr>
            </w:rPrChange>
          </w:rPr>
          <w:instrText xml:space="preserve"> </w:instrText>
        </w:r>
        <w:r w:rsidRPr="00D87CC5">
          <w:rPr>
            <w:rStyle w:val="Hyperlink"/>
            <w:rFonts w:ascii="Arial" w:hAnsi="Arial" w:cs="Arial"/>
            <w:noProof/>
            <w:rPrChange w:id="145" w:author="MIGUEL FUERTES FERNANDEZ" w:date="2022-08-30T18:29:00Z">
              <w:rPr>
                <w:rStyle w:val="Hyperlink"/>
                <w:noProof/>
              </w:rPr>
            </w:rPrChange>
          </w:rPr>
          <w:fldChar w:fldCharType="separate"/>
        </w:r>
        <w:r w:rsidRPr="00D87CC5">
          <w:rPr>
            <w:rStyle w:val="Hyperlink"/>
            <w:rFonts w:ascii="Arial" w:hAnsi="Arial" w:cs="Arial"/>
            <w:noProof/>
          </w:rPr>
          <w:t>Ilustración 6. Fichero docker-compose.yml</w:t>
        </w:r>
        <w:r w:rsidRPr="00D87CC5">
          <w:rPr>
            <w:rFonts w:ascii="Arial" w:hAnsi="Arial" w:cs="Arial"/>
            <w:noProof/>
            <w:webHidden/>
            <w:rPrChange w:id="146" w:author="MIGUEL FUERTES FERNANDEZ" w:date="2022-08-30T18:29:00Z">
              <w:rPr>
                <w:noProof/>
                <w:webHidden/>
              </w:rPr>
            </w:rPrChange>
          </w:rPr>
          <w:tab/>
        </w:r>
        <w:r w:rsidRPr="00D87CC5">
          <w:rPr>
            <w:rFonts w:ascii="Arial" w:hAnsi="Arial" w:cs="Arial"/>
            <w:noProof/>
            <w:webHidden/>
            <w:rPrChange w:id="147" w:author="MIGUEL FUERTES FERNANDEZ" w:date="2022-08-30T18:29:00Z">
              <w:rPr>
                <w:noProof/>
                <w:webHidden/>
              </w:rPr>
            </w:rPrChange>
          </w:rPr>
          <w:fldChar w:fldCharType="begin"/>
        </w:r>
        <w:r w:rsidRPr="00D87CC5">
          <w:rPr>
            <w:rFonts w:ascii="Arial" w:hAnsi="Arial" w:cs="Arial"/>
            <w:noProof/>
            <w:webHidden/>
            <w:rPrChange w:id="148" w:author="MIGUEL FUERTES FERNANDEZ" w:date="2022-08-30T18:29:00Z">
              <w:rPr>
                <w:noProof/>
                <w:webHidden/>
              </w:rPr>
            </w:rPrChange>
          </w:rPr>
          <w:instrText xml:space="preserve"> PAGEREF _Toc112776570 \h </w:instrText>
        </w:r>
      </w:ins>
      <w:r w:rsidRPr="00207EA3">
        <w:rPr>
          <w:rFonts w:ascii="Arial" w:hAnsi="Arial" w:cs="Arial"/>
          <w:noProof/>
          <w:webHidden/>
        </w:rPr>
      </w:r>
      <w:r w:rsidRPr="00D87CC5">
        <w:rPr>
          <w:rFonts w:ascii="Arial" w:hAnsi="Arial" w:cs="Arial"/>
          <w:noProof/>
          <w:webHidden/>
          <w:rPrChange w:id="149" w:author="MIGUEL FUERTES FERNANDEZ" w:date="2022-08-30T18:29:00Z">
            <w:rPr>
              <w:noProof/>
              <w:webHidden/>
            </w:rPr>
          </w:rPrChange>
        </w:rPr>
        <w:fldChar w:fldCharType="separate"/>
      </w:r>
      <w:ins w:id="150" w:author="MIGUEL FUERTES FERNANDEZ" w:date="2022-09-05T21:28:00Z">
        <w:r w:rsidR="00E11349">
          <w:rPr>
            <w:rFonts w:ascii="Arial" w:hAnsi="Arial" w:cs="Arial"/>
            <w:noProof/>
            <w:webHidden/>
          </w:rPr>
          <w:t>39</w:t>
        </w:r>
      </w:ins>
      <w:ins w:id="151" w:author="MIGUEL FUERTES FERNANDEZ" w:date="2022-08-30T18:29:00Z">
        <w:r w:rsidRPr="00D87CC5">
          <w:rPr>
            <w:rFonts w:ascii="Arial" w:hAnsi="Arial" w:cs="Arial"/>
            <w:noProof/>
            <w:webHidden/>
            <w:rPrChange w:id="152" w:author="MIGUEL FUERTES FERNANDEZ" w:date="2022-08-30T18:29:00Z">
              <w:rPr>
                <w:noProof/>
                <w:webHidden/>
              </w:rPr>
            </w:rPrChange>
          </w:rPr>
          <w:fldChar w:fldCharType="end"/>
        </w:r>
        <w:r w:rsidRPr="00D87CC5">
          <w:rPr>
            <w:rStyle w:val="Hyperlink"/>
            <w:rFonts w:ascii="Arial" w:hAnsi="Arial" w:cs="Arial"/>
            <w:noProof/>
            <w:rPrChange w:id="153" w:author="MIGUEL FUERTES FERNANDEZ" w:date="2022-08-30T18:29:00Z">
              <w:rPr>
                <w:rStyle w:val="Hyperlink"/>
                <w:noProof/>
              </w:rPr>
            </w:rPrChange>
          </w:rPr>
          <w:fldChar w:fldCharType="end"/>
        </w:r>
      </w:ins>
    </w:p>
    <w:p w14:paraId="4F013E83" w14:textId="04FAEDC6" w:rsidR="00D87CC5" w:rsidRPr="00D87CC5" w:rsidRDefault="00D87CC5">
      <w:pPr>
        <w:pStyle w:val="TableofFigures"/>
        <w:tabs>
          <w:tab w:val="right" w:leader="dot" w:pos="9016"/>
        </w:tabs>
        <w:spacing w:line="360" w:lineRule="auto"/>
        <w:rPr>
          <w:ins w:id="154" w:author="MIGUEL FUERTES FERNANDEZ" w:date="2022-08-30T18:29:00Z"/>
          <w:rFonts w:ascii="Arial" w:eastAsiaTheme="minorEastAsia" w:hAnsi="Arial" w:cs="Arial"/>
          <w:noProof/>
          <w:lang w:val="en-GB" w:eastAsia="en-GB"/>
          <w:rPrChange w:id="155" w:author="MIGUEL FUERTES FERNANDEZ" w:date="2022-08-30T18:29:00Z">
            <w:rPr>
              <w:ins w:id="156" w:author="MIGUEL FUERTES FERNANDEZ" w:date="2022-08-30T18:29:00Z"/>
              <w:rFonts w:eastAsiaTheme="minorEastAsia"/>
              <w:noProof/>
              <w:lang w:val="en-GB" w:eastAsia="en-GB"/>
            </w:rPr>
          </w:rPrChange>
        </w:rPr>
        <w:pPrChange w:id="157" w:author="MIGUEL FUERTES FERNANDEZ" w:date="2022-08-30T18:29:00Z">
          <w:pPr>
            <w:pStyle w:val="TableofFigures"/>
            <w:tabs>
              <w:tab w:val="right" w:leader="dot" w:pos="9016"/>
            </w:tabs>
          </w:pPr>
        </w:pPrChange>
      </w:pPr>
      <w:ins w:id="158" w:author="MIGUEL FUERTES FERNANDEZ" w:date="2022-08-30T18:29:00Z">
        <w:r w:rsidRPr="00D87CC5">
          <w:rPr>
            <w:rStyle w:val="Hyperlink"/>
            <w:rFonts w:ascii="Arial" w:hAnsi="Arial" w:cs="Arial"/>
            <w:noProof/>
            <w:rPrChange w:id="159" w:author="MIGUEL FUERTES FERNANDEZ" w:date="2022-08-30T18:29:00Z">
              <w:rPr>
                <w:rStyle w:val="Hyperlink"/>
                <w:noProof/>
              </w:rPr>
            </w:rPrChange>
          </w:rPr>
          <w:fldChar w:fldCharType="begin"/>
        </w:r>
        <w:r w:rsidRPr="00D87CC5">
          <w:rPr>
            <w:rStyle w:val="Hyperlink"/>
            <w:rFonts w:ascii="Arial" w:hAnsi="Arial" w:cs="Arial"/>
            <w:noProof/>
            <w:rPrChange w:id="160" w:author="MIGUEL FUERTES FERNANDEZ" w:date="2022-08-30T18:29:00Z">
              <w:rPr>
                <w:rStyle w:val="Hyperlink"/>
                <w:noProof/>
              </w:rPr>
            </w:rPrChange>
          </w:rPr>
          <w:instrText xml:space="preserve"> </w:instrText>
        </w:r>
        <w:r w:rsidRPr="00D87CC5">
          <w:rPr>
            <w:rFonts w:ascii="Arial" w:hAnsi="Arial" w:cs="Arial"/>
            <w:noProof/>
            <w:rPrChange w:id="161" w:author="MIGUEL FUERTES FERNANDEZ" w:date="2022-08-30T18:29:00Z">
              <w:rPr>
                <w:noProof/>
              </w:rPr>
            </w:rPrChange>
          </w:rPr>
          <w:instrText>HYPERLINK \l "_Toc112776571"</w:instrText>
        </w:r>
        <w:r w:rsidRPr="00D87CC5">
          <w:rPr>
            <w:rStyle w:val="Hyperlink"/>
            <w:rFonts w:ascii="Arial" w:hAnsi="Arial" w:cs="Arial"/>
            <w:noProof/>
            <w:rPrChange w:id="162" w:author="MIGUEL FUERTES FERNANDEZ" w:date="2022-08-30T18:29:00Z">
              <w:rPr>
                <w:rStyle w:val="Hyperlink"/>
                <w:noProof/>
              </w:rPr>
            </w:rPrChange>
          </w:rPr>
          <w:instrText xml:space="preserve"> </w:instrText>
        </w:r>
        <w:r w:rsidRPr="00D87CC5">
          <w:rPr>
            <w:rStyle w:val="Hyperlink"/>
            <w:rFonts w:ascii="Arial" w:hAnsi="Arial" w:cs="Arial"/>
            <w:noProof/>
            <w:rPrChange w:id="163" w:author="MIGUEL FUERTES FERNANDEZ" w:date="2022-08-30T18:29:00Z">
              <w:rPr>
                <w:rStyle w:val="Hyperlink"/>
                <w:noProof/>
              </w:rPr>
            </w:rPrChange>
          </w:rPr>
          <w:fldChar w:fldCharType="separate"/>
        </w:r>
        <w:r w:rsidRPr="00D87CC5">
          <w:rPr>
            <w:rStyle w:val="Hyperlink"/>
            <w:rFonts w:ascii="Arial" w:hAnsi="Arial" w:cs="Arial"/>
            <w:noProof/>
          </w:rPr>
          <w:t>Ilustración 7. Pantalla de gestión de alumnos</w:t>
        </w:r>
        <w:r w:rsidRPr="00D87CC5">
          <w:rPr>
            <w:rFonts w:ascii="Arial" w:hAnsi="Arial" w:cs="Arial"/>
            <w:noProof/>
            <w:webHidden/>
            <w:rPrChange w:id="164" w:author="MIGUEL FUERTES FERNANDEZ" w:date="2022-08-30T18:29:00Z">
              <w:rPr>
                <w:noProof/>
                <w:webHidden/>
              </w:rPr>
            </w:rPrChange>
          </w:rPr>
          <w:tab/>
        </w:r>
        <w:r w:rsidRPr="00D87CC5">
          <w:rPr>
            <w:rFonts w:ascii="Arial" w:hAnsi="Arial" w:cs="Arial"/>
            <w:noProof/>
            <w:webHidden/>
            <w:rPrChange w:id="165" w:author="MIGUEL FUERTES FERNANDEZ" w:date="2022-08-30T18:29:00Z">
              <w:rPr>
                <w:noProof/>
                <w:webHidden/>
              </w:rPr>
            </w:rPrChange>
          </w:rPr>
          <w:fldChar w:fldCharType="begin"/>
        </w:r>
        <w:r w:rsidRPr="00D87CC5">
          <w:rPr>
            <w:rFonts w:ascii="Arial" w:hAnsi="Arial" w:cs="Arial"/>
            <w:noProof/>
            <w:webHidden/>
            <w:rPrChange w:id="166" w:author="MIGUEL FUERTES FERNANDEZ" w:date="2022-08-30T18:29:00Z">
              <w:rPr>
                <w:noProof/>
                <w:webHidden/>
              </w:rPr>
            </w:rPrChange>
          </w:rPr>
          <w:instrText xml:space="preserve"> PAGEREF _Toc112776571 \h </w:instrText>
        </w:r>
      </w:ins>
      <w:r w:rsidRPr="00207EA3">
        <w:rPr>
          <w:rFonts w:ascii="Arial" w:hAnsi="Arial" w:cs="Arial"/>
          <w:noProof/>
          <w:webHidden/>
        </w:rPr>
      </w:r>
      <w:r w:rsidRPr="00D87CC5">
        <w:rPr>
          <w:rFonts w:ascii="Arial" w:hAnsi="Arial" w:cs="Arial"/>
          <w:noProof/>
          <w:webHidden/>
          <w:rPrChange w:id="167" w:author="MIGUEL FUERTES FERNANDEZ" w:date="2022-08-30T18:29:00Z">
            <w:rPr>
              <w:noProof/>
              <w:webHidden/>
            </w:rPr>
          </w:rPrChange>
        </w:rPr>
        <w:fldChar w:fldCharType="separate"/>
      </w:r>
      <w:ins w:id="168" w:author="MIGUEL FUERTES FERNANDEZ" w:date="2022-09-05T21:28:00Z">
        <w:r w:rsidR="00E11349">
          <w:rPr>
            <w:rFonts w:ascii="Arial" w:hAnsi="Arial" w:cs="Arial"/>
            <w:noProof/>
            <w:webHidden/>
          </w:rPr>
          <w:t>40</w:t>
        </w:r>
      </w:ins>
      <w:ins w:id="169" w:author="MIGUEL FUERTES FERNANDEZ" w:date="2022-08-30T18:29:00Z">
        <w:r w:rsidRPr="00D87CC5">
          <w:rPr>
            <w:rFonts w:ascii="Arial" w:hAnsi="Arial" w:cs="Arial"/>
            <w:noProof/>
            <w:webHidden/>
            <w:rPrChange w:id="170" w:author="MIGUEL FUERTES FERNANDEZ" w:date="2022-08-30T18:29:00Z">
              <w:rPr>
                <w:noProof/>
                <w:webHidden/>
              </w:rPr>
            </w:rPrChange>
          </w:rPr>
          <w:fldChar w:fldCharType="end"/>
        </w:r>
        <w:r w:rsidRPr="00D87CC5">
          <w:rPr>
            <w:rStyle w:val="Hyperlink"/>
            <w:rFonts w:ascii="Arial" w:hAnsi="Arial" w:cs="Arial"/>
            <w:noProof/>
            <w:rPrChange w:id="171" w:author="MIGUEL FUERTES FERNANDEZ" w:date="2022-08-30T18:29:00Z">
              <w:rPr>
                <w:rStyle w:val="Hyperlink"/>
                <w:noProof/>
              </w:rPr>
            </w:rPrChange>
          </w:rPr>
          <w:fldChar w:fldCharType="end"/>
        </w:r>
      </w:ins>
    </w:p>
    <w:p w14:paraId="7DC7F43D" w14:textId="41AED2E9" w:rsidR="00D87CC5" w:rsidRPr="00D87CC5" w:rsidRDefault="00D87CC5">
      <w:pPr>
        <w:pStyle w:val="TableofFigures"/>
        <w:tabs>
          <w:tab w:val="right" w:leader="dot" w:pos="9016"/>
        </w:tabs>
        <w:spacing w:line="360" w:lineRule="auto"/>
        <w:rPr>
          <w:ins w:id="172" w:author="MIGUEL FUERTES FERNANDEZ" w:date="2022-08-30T18:29:00Z"/>
          <w:rFonts w:ascii="Arial" w:eastAsiaTheme="minorEastAsia" w:hAnsi="Arial" w:cs="Arial"/>
          <w:noProof/>
          <w:lang w:val="en-GB" w:eastAsia="en-GB"/>
          <w:rPrChange w:id="173" w:author="MIGUEL FUERTES FERNANDEZ" w:date="2022-08-30T18:29:00Z">
            <w:rPr>
              <w:ins w:id="174" w:author="MIGUEL FUERTES FERNANDEZ" w:date="2022-08-30T18:29:00Z"/>
              <w:rFonts w:eastAsiaTheme="minorEastAsia"/>
              <w:noProof/>
              <w:lang w:val="en-GB" w:eastAsia="en-GB"/>
            </w:rPr>
          </w:rPrChange>
        </w:rPr>
        <w:pPrChange w:id="175" w:author="MIGUEL FUERTES FERNANDEZ" w:date="2022-08-30T18:29:00Z">
          <w:pPr>
            <w:pStyle w:val="TableofFigures"/>
            <w:tabs>
              <w:tab w:val="right" w:leader="dot" w:pos="9016"/>
            </w:tabs>
          </w:pPr>
        </w:pPrChange>
      </w:pPr>
      <w:ins w:id="176" w:author="MIGUEL FUERTES FERNANDEZ" w:date="2022-08-30T18:29:00Z">
        <w:r w:rsidRPr="00D87CC5">
          <w:rPr>
            <w:rStyle w:val="Hyperlink"/>
            <w:rFonts w:ascii="Arial" w:hAnsi="Arial" w:cs="Arial"/>
            <w:noProof/>
            <w:rPrChange w:id="177" w:author="MIGUEL FUERTES FERNANDEZ" w:date="2022-08-30T18:29:00Z">
              <w:rPr>
                <w:rStyle w:val="Hyperlink"/>
                <w:noProof/>
              </w:rPr>
            </w:rPrChange>
          </w:rPr>
          <w:fldChar w:fldCharType="begin"/>
        </w:r>
        <w:r w:rsidRPr="00D87CC5">
          <w:rPr>
            <w:rStyle w:val="Hyperlink"/>
            <w:rFonts w:ascii="Arial" w:hAnsi="Arial" w:cs="Arial"/>
            <w:noProof/>
            <w:rPrChange w:id="178" w:author="MIGUEL FUERTES FERNANDEZ" w:date="2022-08-30T18:29:00Z">
              <w:rPr>
                <w:rStyle w:val="Hyperlink"/>
                <w:noProof/>
              </w:rPr>
            </w:rPrChange>
          </w:rPr>
          <w:instrText xml:space="preserve"> </w:instrText>
        </w:r>
        <w:r w:rsidRPr="00D87CC5">
          <w:rPr>
            <w:rFonts w:ascii="Arial" w:hAnsi="Arial" w:cs="Arial"/>
            <w:noProof/>
            <w:rPrChange w:id="179" w:author="MIGUEL FUERTES FERNANDEZ" w:date="2022-08-30T18:29:00Z">
              <w:rPr>
                <w:noProof/>
              </w:rPr>
            </w:rPrChange>
          </w:rPr>
          <w:instrText>HYPERLINK \l "_Toc112776572"</w:instrText>
        </w:r>
        <w:r w:rsidRPr="00D87CC5">
          <w:rPr>
            <w:rStyle w:val="Hyperlink"/>
            <w:rFonts w:ascii="Arial" w:hAnsi="Arial" w:cs="Arial"/>
            <w:noProof/>
            <w:rPrChange w:id="180" w:author="MIGUEL FUERTES FERNANDEZ" w:date="2022-08-30T18:29:00Z">
              <w:rPr>
                <w:rStyle w:val="Hyperlink"/>
                <w:noProof/>
              </w:rPr>
            </w:rPrChange>
          </w:rPr>
          <w:instrText xml:space="preserve"> </w:instrText>
        </w:r>
        <w:r w:rsidRPr="00D87CC5">
          <w:rPr>
            <w:rStyle w:val="Hyperlink"/>
            <w:rFonts w:ascii="Arial" w:hAnsi="Arial" w:cs="Arial"/>
            <w:noProof/>
            <w:rPrChange w:id="181" w:author="MIGUEL FUERTES FERNANDEZ" w:date="2022-08-30T18:29:00Z">
              <w:rPr>
                <w:rStyle w:val="Hyperlink"/>
                <w:noProof/>
              </w:rPr>
            </w:rPrChange>
          </w:rPr>
          <w:fldChar w:fldCharType="separate"/>
        </w:r>
        <w:r w:rsidRPr="00D87CC5">
          <w:rPr>
            <w:rStyle w:val="Hyperlink"/>
            <w:rFonts w:ascii="Arial" w:hAnsi="Arial" w:cs="Arial"/>
            <w:noProof/>
          </w:rPr>
          <w:t>Ilustración 8. Visualización de un alumno</w:t>
        </w:r>
        <w:r w:rsidRPr="00D87CC5">
          <w:rPr>
            <w:rFonts w:ascii="Arial" w:hAnsi="Arial" w:cs="Arial"/>
            <w:noProof/>
            <w:webHidden/>
            <w:rPrChange w:id="182" w:author="MIGUEL FUERTES FERNANDEZ" w:date="2022-08-30T18:29:00Z">
              <w:rPr>
                <w:noProof/>
                <w:webHidden/>
              </w:rPr>
            </w:rPrChange>
          </w:rPr>
          <w:tab/>
        </w:r>
        <w:r w:rsidRPr="00D87CC5">
          <w:rPr>
            <w:rFonts w:ascii="Arial" w:hAnsi="Arial" w:cs="Arial"/>
            <w:noProof/>
            <w:webHidden/>
            <w:rPrChange w:id="183" w:author="MIGUEL FUERTES FERNANDEZ" w:date="2022-08-30T18:29:00Z">
              <w:rPr>
                <w:noProof/>
                <w:webHidden/>
              </w:rPr>
            </w:rPrChange>
          </w:rPr>
          <w:fldChar w:fldCharType="begin"/>
        </w:r>
        <w:r w:rsidRPr="00D87CC5">
          <w:rPr>
            <w:rFonts w:ascii="Arial" w:hAnsi="Arial" w:cs="Arial"/>
            <w:noProof/>
            <w:webHidden/>
            <w:rPrChange w:id="184" w:author="MIGUEL FUERTES FERNANDEZ" w:date="2022-08-30T18:29:00Z">
              <w:rPr>
                <w:noProof/>
                <w:webHidden/>
              </w:rPr>
            </w:rPrChange>
          </w:rPr>
          <w:instrText xml:space="preserve"> PAGEREF _Toc112776572 \h </w:instrText>
        </w:r>
      </w:ins>
      <w:r w:rsidRPr="00207EA3">
        <w:rPr>
          <w:rFonts w:ascii="Arial" w:hAnsi="Arial" w:cs="Arial"/>
          <w:noProof/>
          <w:webHidden/>
        </w:rPr>
      </w:r>
      <w:r w:rsidRPr="00D87CC5">
        <w:rPr>
          <w:rFonts w:ascii="Arial" w:hAnsi="Arial" w:cs="Arial"/>
          <w:noProof/>
          <w:webHidden/>
          <w:rPrChange w:id="185" w:author="MIGUEL FUERTES FERNANDEZ" w:date="2022-08-30T18:29:00Z">
            <w:rPr>
              <w:noProof/>
              <w:webHidden/>
            </w:rPr>
          </w:rPrChange>
        </w:rPr>
        <w:fldChar w:fldCharType="separate"/>
      </w:r>
      <w:ins w:id="186" w:author="MIGUEL FUERTES FERNANDEZ" w:date="2022-09-05T21:28:00Z">
        <w:r w:rsidR="00E11349">
          <w:rPr>
            <w:rFonts w:ascii="Arial" w:hAnsi="Arial" w:cs="Arial"/>
            <w:noProof/>
            <w:webHidden/>
          </w:rPr>
          <w:t>41</w:t>
        </w:r>
      </w:ins>
      <w:ins w:id="187" w:author="MIGUEL FUERTES FERNANDEZ" w:date="2022-08-30T18:29:00Z">
        <w:r w:rsidRPr="00D87CC5">
          <w:rPr>
            <w:rFonts w:ascii="Arial" w:hAnsi="Arial" w:cs="Arial"/>
            <w:noProof/>
            <w:webHidden/>
            <w:rPrChange w:id="188" w:author="MIGUEL FUERTES FERNANDEZ" w:date="2022-08-30T18:29:00Z">
              <w:rPr>
                <w:noProof/>
                <w:webHidden/>
              </w:rPr>
            </w:rPrChange>
          </w:rPr>
          <w:fldChar w:fldCharType="end"/>
        </w:r>
        <w:r w:rsidRPr="00D87CC5">
          <w:rPr>
            <w:rStyle w:val="Hyperlink"/>
            <w:rFonts w:ascii="Arial" w:hAnsi="Arial" w:cs="Arial"/>
            <w:noProof/>
            <w:rPrChange w:id="189" w:author="MIGUEL FUERTES FERNANDEZ" w:date="2022-08-30T18:29:00Z">
              <w:rPr>
                <w:rStyle w:val="Hyperlink"/>
                <w:noProof/>
              </w:rPr>
            </w:rPrChange>
          </w:rPr>
          <w:fldChar w:fldCharType="end"/>
        </w:r>
      </w:ins>
    </w:p>
    <w:p w14:paraId="7AF1C164" w14:textId="6163394C" w:rsidR="00D87CC5" w:rsidRPr="00D87CC5" w:rsidRDefault="00D87CC5">
      <w:pPr>
        <w:pStyle w:val="TableofFigures"/>
        <w:tabs>
          <w:tab w:val="right" w:leader="dot" w:pos="9016"/>
        </w:tabs>
        <w:spacing w:line="360" w:lineRule="auto"/>
        <w:rPr>
          <w:ins w:id="190" w:author="MIGUEL FUERTES FERNANDEZ" w:date="2022-08-30T18:29:00Z"/>
          <w:rFonts w:ascii="Arial" w:eastAsiaTheme="minorEastAsia" w:hAnsi="Arial" w:cs="Arial"/>
          <w:noProof/>
          <w:lang w:val="en-GB" w:eastAsia="en-GB"/>
          <w:rPrChange w:id="191" w:author="MIGUEL FUERTES FERNANDEZ" w:date="2022-08-30T18:29:00Z">
            <w:rPr>
              <w:ins w:id="192" w:author="MIGUEL FUERTES FERNANDEZ" w:date="2022-08-30T18:29:00Z"/>
              <w:rFonts w:eastAsiaTheme="minorEastAsia"/>
              <w:noProof/>
              <w:lang w:val="en-GB" w:eastAsia="en-GB"/>
            </w:rPr>
          </w:rPrChange>
        </w:rPr>
        <w:pPrChange w:id="193" w:author="MIGUEL FUERTES FERNANDEZ" w:date="2022-08-30T18:29:00Z">
          <w:pPr>
            <w:pStyle w:val="TableofFigures"/>
            <w:tabs>
              <w:tab w:val="right" w:leader="dot" w:pos="9016"/>
            </w:tabs>
          </w:pPr>
        </w:pPrChange>
      </w:pPr>
      <w:ins w:id="194" w:author="MIGUEL FUERTES FERNANDEZ" w:date="2022-08-30T18:29:00Z">
        <w:r w:rsidRPr="00D87CC5">
          <w:rPr>
            <w:rStyle w:val="Hyperlink"/>
            <w:rFonts w:ascii="Arial" w:hAnsi="Arial" w:cs="Arial"/>
            <w:noProof/>
            <w:rPrChange w:id="195" w:author="MIGUEL FUERTES FERNANDEZ" w:date="2022-08-30T18:29:00Z">
              <w:rPr>
                <w:rStyle w:val="Hyperlink"/>
                <w:noProof/>
              </w:rPr>
            </w:rPrChange>
          </w:rPr>
          <w:fldChar w:fldCharType="begin"/>
        </w:r>
        <w:r w:rsidRPr="00D87CC5">
          <w:rPr>
            <w:rStyle w:val="Hyperlink"/>
            <w:rFonts w:ascii="Arial" w:hAnsi="Arial" w:cs="Arial"/>
            <w:noProof/>
            <w:rPrChange w:id="196" w:author="MIGUEL FUERTES FERNANDEZ" w:date="2022-08-30T18:29:00Z">
              <w:rPr>
                <w:rStyle w:val="Hyperlink"/>
                <w:noProof/>
              </w:rPr>
            </w:rPrChange>
          </w:rPr>
          <w:instrText xml:space="preserve"> </w:instrText>
        </w:r>
        <w:r w:rsidRPr="00D87CC5">
          <w:rPr>
            <w:rFonts w:ascii="Arial" w:hAnsi="Arial" w:cs="Arial"/>
            <w:noProof/>
            <w:rPrChange w:id="197" w:author="MIGUEL FUERTES FERNANDEZ" w:date="2022-08-30T18:29:00Z">
              <w:rPr>
                <w:noProof/>
              </w:rPr>
            </w:rPrChange>
          </w:rPr>
          <w:instrText>HYPERLINK \l "_Toc112776573"</w:instrText>
        </w:r>
        <w:r w:rsidRPr="00D87CC5">
          <w:rPr>
            <w:rStyle w:val="Hyperlink"/>
            <w:rFonts w:ascii="Arial" w:hAnsi="Arial" w:cs="Arial"/>
            <w:noProof/>
            <w:rPrChange w:id="198" w:author="MIGUEL FUERTES FERNANDEZ" w:date="2022-08-30T18:29:00Z">
              <w:rPr>
                <w:rStyle w:val="Hyperlink"/>
                <w:noProof/>
              </w:rPr>
            </w:rPrChange>
          </w:rPr>
          <w:instrText xml:space="preserve"> </w:instrText>
        </w:r>
        <w:r w:rsidRPr="00D87CC5">
          <w:rPr>
            <w:rStyle w:val="Hyperlink"/>
            <w:rFonts w:ascii="Arial" w:hAnsi="Arial" w:cs="Arial"/>
            <w:noProof/>
            <w:rPrChange w:id="199" w:author="MIGUEL FUERTES FERNANDEZ" w:date="2022-08-30T18:29:00Z">
              <w:rPr>
                <w:rStyle w:val="Hyperlink"/>
                <w:noProof/>
              </w:rPr>
            </w:rPrChange>
          </w:rPr>
          <w:fldChar w:fldCharType="separate"/>
        </w:r>
        <w:r w:rsidRPr="00D87CC5">
          <w:rPr>
            <w:rStyle w:val="Hyperlink"/>
            <w:rFonts w:ascii="Arial" w:hAnsi="Arial" w:cs="Arial"/>
            <w:noProof/>
          </w:rPr>
          <w:t>Ilustración 9. Edición de un alumno</w:t>
        </w:r>
        <w:r w:rsidRPr="00D87CC5">
          <w:rPr>
            <w:rFonts w:ascii="Arial" w:hAnsi="Arial" w:cs="Arial"/>
            <w:noProof/>
            <w:webHidden/>
            <w:rPrChange w:id="200" w:author="MIGUEL FUERTES FERNANDEZ" w:date="2022-08-30T18:29:00Z">
              <w:rPr>
                <w:noProof/>
                <w:webHidden/>
              </w:rPr>
            </w:rPrChange>
          </w:rPr>
          <w:tab/>
        </w:r>
        <w:r w:rsidRPr="00D87CC5">
          <w:rPr>
            <w:rFonts w:ascii="Arial" w:hAnsi="Arial" w:cs="Arial"/>
            <w:noProof/>
            <w:webHidden/>
            <w:rPrChange w:id="201" w:author="MIGUEL FUERTES FERNANDEZ" w:date="2022-08-30T18:29:00Z">
              <w:rPr>
                <w:noProof/>
                <w:webHidden/>
              </w:rPr>
            </w:rPrChange>
          </w:rPr>
          <w:fldChar w:fldCharType="begin"/>
        </w:r>
        <w:r w:rsidRPr="00D87CC5">
          <w:rPr>
            <w:rFonts w:ascii="Arial" w:hAnsi="Arial" w:cs="Arial"/>
            <w:noProof/>
            <w:webHidden/>
            <w:rPrChange w:id="202" w:author="MIGUEL FUERTES FERNANDEZ" w:date="2022-08-30T18:29:00Z">
              <w:rPr>
                <w:noProof/>
                <w:webHidden/>
              </w:rPr>
            </w:rPrChange>
          </w:rPr>
          <w:instrText xml:space="preserve"> PAGEREF _Toc112776573 \h </w:instrText>
        </w:r>
      </w:ins>
      <w:r w:rsidRPr="00207EA3">
        <w:rPr>
          <w:rFonts w:ascii="Arial" w:hAnsi="Arial" w:cs="Arial"/>
          <w:noProof/>
          <w:webHidden/>
        </w:rPr>
      </w:r>
      <w:r w:rsidRPr="00D87CC5">
        <w:rPr>
          <w:rFonts w:ascii="Arial" w:hAnsi="Arial" w:cs="Arial"/>
          <w:noProof/>
          <w:webHidden/>
          <w:rPrChange w:id="203" w:author="MIGUEL FUERTES FERNANDEZ" w:date="2022-08-30T18:29:00Z">
            <w:rPr>
              <w:noProof/>
              <w:webHidden/>
            </w:rPr>
          </w:rPrChange>
        </w:rPr>
        <w:fldChar w:fldCharType="separate"/>
      </w:r>
      <w:ins w:id="204" w:author="MIGUEL FUERTES FERNANDEZ" w:date="2022-09-05T21:28:00Z">
        <w:r w:rsidR="00E11349">
          <w:rPr>
            <w:rFonts w:ascii="Arial" w:hAnsi="Arial" w:cs="Arial"/>
            <w:noProof/>
            <w:webHidden/>
          </w:rPr>
          <w:t>42</w:t>
        </w:r>
      </w:ins>
      <w:ins w:id="205" w:author="MIGUEL FUERTES FERNANDEZ" w:date="2022-08-30T18:29:00Z">
        <w:r w:rsidRPr="00D87CC5">
          <w:rPr>
            <w:rFonts w:ascii="Arial" w:hAnsi="Arial" w:cs="Arial"/>
            <w:noProof/>
            <w:webHidden/>
            <w:rPrChange w:id="206" w:author="MIGUEL FUERTES FERNANDEZ" w:date="2022-08-30T18:29:00Z">
              <w:rPr>
                <w:noProof/>
                <w:webHidden/>
              </w:rPr>
            </w:rPrChange>
          </w:rPr>
          <w:fldChar w:fldCharType="end"/>
        </w:r>
        <w:r w:rsidRPr="00D87CC5">
          <w:rPr>
            <w:rStyle w:val="Hyperlink"/>
            <w:rFonts w:ascii="Arial" w:hAnsi="Arial" w:cs="Arial"/>
            <w:noProof/>
            <w:rPrChange w:id="207" w:author="MIGUEL FUERTES FERNANDEZ" w:date="2022-08-30T18:29:00Z">
              <w:rPr>
                <w:rStyle w:val="Hyperlink"/>
                <w:noProof/>
              </w:rPr>
            </w:rPrChange>
          </w:rPr>
          <w:fldChar w:fldCharType="end"/>
        </w:r>
      </w:ins>
    </w:p>
    <w:p w14:paraId="279515A3" w14:textId="4F2A0715" w:rsidR="00D87CC5" w:rsidRPr="00D87CC5" w:rsidRDefault="00D87CC5">
      <w:pPr>
        <w:pStyle w:val="TableofFigures"/>
        <w:tabs>
          <w:tab w:val="right" w:leader="dot" w:pos="9016"/>
        </w:tabs>
        <w:spacing w:line="360" w:lineRule="auto"/>
        <w:rPr>
          <w:ins w:id="208" w:author="MIGUEL FUERTES FERNANDEZ" w:date="2022-08-30T18:29:00Z"/>
          <w:rFonts w:ascii="Arial" w:eastAsiaTheme="minorEastAsia" w:hAnsi="Arial" w:cs="Arial"/>
          <w:noProof/>
          <w:lang w:val="en-GB" w:eastAsia="en-GB"/>
          <w:rPrChange w:id="209" w:author="MIGUEL FUERTES FERNANDEZ" w:date="2022-08-30T18:29:00Z">
            <w:rPr>
              <w:ins w:id="210" w:author="MIGUEL FUERTES FERNANDEZ" w:date="2022-08-30T18:29:00Z"/>
              <w:rFonts w:eastAsiaTheme="minorEastAsia"/>
              <w:noProof/>
              <w:lang w:val="en-GB" w:eastAsia="en-GB"/>
            </w:rPr>
          </w:rPrChange>
        </w:rPr>
        <w:pPrChange w:id="211" w:author="MIGUEL FUERTES FERNANDEZ" w:date="2022-08-30T18:29:00Z">
          <w:pPr>
            <w:pStyle w:val="TableofFigures"/>
            <w:tabs>
              <w:tab w:val="right" w:leader="dot" w:pos="9016"/>
            </w:tabs>
          </w:pPr>
        </w:pPrChange>
      </w:pPr>
      <w:ins w:id="212" w:author="MIGUEL FUERTES FERNANDEZ" w:date="2022-08-30T18:29:00Z">
        <w:r w:rsidRPr="00D87CC5">
          <w:rPr>
            <w:rStyle w:val="Hyperlink"/>
            <w:rFonts w:ascii="Arial" w:hAnsi="Arial" w:cs="Arial"/>
            <w:noProof/>
            <w:rPrChange w:id="213" w:author="MIGUEL FUERTES FERNANDEZ" w:date="2022-08-30T18:29:00Z">
              <w:rPr>
                <w:rStyle w:val="Hyperlink"/>
                <w:noProof/>
              </w:rPr>
            </w:rPrChange>
          </w:rPr>
          <w:fldChar w:fldCharType="begin"/>
        </w:r>
        <w:r w:rsidRPr="00D87CC5">
          <w:rPr>
            <w:rStyle w:val="Hyperlink"/>
            <w:rFonts w:ascii="Arial" w:hAnsi="Arial" w:cs="Arial"/>
            <w:noProof/>
            <w:rPrChange w:id="214" w:author="MIGUEL FUERTES FERNANDEZ" w:date="2022-08-30T18:29:00Z">
              <w:rPr>
                <w:rStyle w:val="Hyperlink"/>
                <w:noProof/>
              </w:rPr>
            </w:rPrChange>
          </w:rPr>
          <w:instrText xml:space="preserve"> </w:instrText>
        </w:r>
        <w:r w:rsidRPr="00D87CC5">
          <w:rPr>
            <w:rFonts w:ascii="Arial" w:hAnsi="Arial" w:cs="Arial"/>
            <w:noProof/>
            <w:rPrChange w:id="215" w:author="MIGUEL FUERTES FERNANDEZ" w:date="2022-08-30T18:29:00Z">
              <w:rPr>
                <w:noProof/>
              </w:rPr>
            </w:rPrChange>
          </w:rPr>
          <w:instrText>HYPERLINK \l "_Toc112776574"</w:instrText>
        </w:r>
        <w:r w:rsidRPr="00D87CC5">
          <w:rPr>
            <w:rStyle w:val="Hyperlink"/>
            <w:rFonts w:ascii="Arial" w:hAnsi="Arial" w:cs="Arial"/>
            <w:noProof/>
            <w:rPrChange w:id="216" w:author="MIGUEL FUERTES FERNANDEZ" w:date="2022-08-30T18:29:00Z">
              <w:rPr>
                <w:rStyle w:val="Hyperlink"/>
                <w:noProof/>
              </w:rPr>
            </w:rPrChange>
          </w:rPr>
          <w:instrText xml:space="preserve"> </w:instrText>
        </w:r>
        <w:r w:rsidRPr="00D87CC5">
          <w:rPr>
            <w:rStyle w:val="Hyperlink"/>
            <w:rFonts w:ascii="Arial" w:hAnsi="Arial" w:cs="Arial"/>
            <w:noProof/>
            <w:rPrChange w:id="217" w:author="MIGUEL FUERTES FERNANDEZ" w:date="2022-08-30T18:29:00Z">
              <w:rPr>
                <w:rStyle w:val="Hyperlink"/>
                <w:noProof/>
              </w:rPr>
            </w:rPrChange>
          </w:rPr>
          <w:fldChar w:fldCharType="separate"/>
        </w:r>
        <w:r w:rsidRPr="00D87CC5">
          <w:rPr>
            <w:rStyle w:val="Hyperlink"/>
            <w:rFonts w:ascii="Arial" w:hAnsi="Arial" w:cs="Arial"/>
            <w:noProof/>
          </w:rPr>
          <w:t>Ilustración 10. Página de inicio de las Asignaturas</w:t>
        </w:r>
        <w:r w:rsidRPr="00D87CC5">
          <w:rPr>
            <w:rFonts w:ascii="Arial" w:hAnsi="Arial" w:cs="Arial"/>
            <w:noProof/>
            <w:webHidden/>
            <w:rPrChange w:id="218" w:author="MIGUEL FUERTES FERNANDEZ" w:date="2022-08-30T18:29:00Z">
              <w:rPr>
                <w:noProof/>
                <w:webHidden/>
              </w:rPr>
            </w:rPrChange>
          </w:rPr>
          <w:tab/>
        </w:r>
        <w:r w:rsidRPr="00D87CC5">
          <w:rPr>
            <w:rFonts w:ascii="Arial" w:hAnsi="Arial" w:cs="Arial"/>
            <w:noProof/>
            <w:webHidden/>
            <w:rPrChange w:id="219" w:author="MIGUEL FUERTES FERNANDEZ" w:date="2022-08-30T18:29:00Z">
              <w:rPr>
                <w:noProof/>
                <w:webHidden/>
              </w:rPr>
            </w:rPrChange>
          </w:rPr>
          <w:fldChar w:fldCharType="begin"/>
        </w:r>
        <w:r w:rsidRPr="00D87CC5">
          <w:rPr>
            <w:rFonts w:ascii="Arial" w:hAnsi="Arial" w:cs="Arial"/>
            <w:noProof/>
            <w:webHidden/>
            <w:rPrChange w:id="220" w:author="MIGUEL FUERTES FERNANDEZ" w:date="2022-08-30T18:29:00Z">
              <w:rPr>
                <w:noProof/>
                <w:webHidden/>
              </w:rPr>
            </w:rPrChange>
          </w:rPr>
          <w:instrText xml:space="preserve"> PAGEREF _Toc112776574 \h </w:instrText>
        </w:r>
      </w:ins>
      <w:r w:rsidRPr="00207EA3">
        <w:rPr>
          <w:rFonts w:ascii="Arial" w:hAnsi="Arial" w:cs="Arial"/>
          <w:noProof/>
          <w:webHidden/>
        </w:rPr>
      </w:r>
      <w:r w:rsidRPr="00D87CC5">
        <w:rPr>
          <w:rFonts w:ascii="Arial" w:hAnsi="Arial" w:cs="Arial"/>
          <w:noProof/>
          <w:webHidden/>
          <w:rPrChange w:id="221" w:author="MIGUEL FUERTES FERNANDEZ" w:date="2022-08-30T18:29:00Z">
            <w:rPr>
              <w:noProof/>
              <w:webHidden/>
            </w:rPr>
          </w:rPrChange>
        </w:rPr>
        <w:fldChar w:fldCharType="separate"/>
      </w:r>
      <w:ins w:id="222" w:author="MIGUEL FUERTES FERNANDEZ" w:date="2022-09-05T21:28:00Z">
        <w:r w:rsidR="00E11349">
          <w:rPr>
            <w:rFonts w:ascii="Arial" w:hAnsi="Arial" w:cs="Arial"/>
            <w:noProof/>
            <w:webHidden/>
          </w:rPr>
          <w:t>42</w:t>
        </w:r>
      </w:ins>
      <w:ins w:id="223" w:author="MIGUEL FUERTES FERNANDEZ" w:date="2022-08-30T18:29:00Z">
        <w:r w:rsidRPr="00D87CC5">
          <w:rPr>
            <w:rFonts w:ascii="Arial" w:hAnsi="Arial" w:cs="Arial"/>
            <w:noProof/>
            <w:webHidden/>
            <w:rPrChange w:id="224" w:author="MIGUEL FUERTES FERNANDEZ" w:date="2022-08-30T18:29:00Z">
              <w:rPr>
                <w:noProof/>
                <w:webHidden/>
              </w:rPr>
            </w:rPrChange>
          </w:rPr>
          <w:fldChar w:fldCharType="end"/>
        </w:r>
        <w:r w:rsidRPr="00D87CC5">
          <w:rPr>
            <w:rStyle w:val="Hyperlink"/>
            <w:rFonts w:ascii="Arial" w:hAnsi="Arial" w:cs="Arial"/>
            <w:noProof/>
            <w:rPrChange w:id="225" w:author="MIGUEL FUERTES FERNANDEZ" w:date="2022-08-30T18:29:00Z">
              <w:rPr>
                <w:rStyle w:val="Hyperlink"/>
                <w:noProof/>
              </w:rPr>
            </w:rPrChange>
          </w:rPr>
          <w:fldChar w:fldCharType="end"/>
        </w:r>
      </w:ins>
    </w:p>
    <w:p w14:paraId="1D6BCEE1" w14:textId="36DEFBAF" w:rsidR="00D87CC5" w:rsidRPr="00D87CC5" w:rsidRDefault="00D87CC5">
      <w:pPr>
        <w:pStyle w:val="TableofFigures"/>
        <w:tabs>
          <w:tab w:val="right" w:leader="dot" w:pos="9016"/>
        </w:tabs>
        <w:spacing w:line="360" w:lineRule="auto"/>
        <w:rPr>
          <w:ins w:id="226" w:author="MIGUEL FUERTES FERNANDEZ" w:date="2022-08-30T18:29:00Z"/>
          <w:rFonts w:ascii="Arial" w:eastAsiaTheme="minorEastAsia" w:hAnsi="Arial" w:cs="Arial"/>
          <w:noProof/>
          <w:lang w:val="en-GB" w:eastAsia="en-GB"/>
          <w:rPrChange w:id="227" w:author="MIGUEL FUERTES FERNANDEZ" w:date="2022-08-30T18:29:00Z">
            <w:rPr>
              <w:ins w:id="228" w:author="MIGUEL FUERTES FERNANDEZ" w:date="2022-08-30T18:29:00Z"/>
              <w:rFonts w:eastAsiaTheme="minorEastAsia"/>
              <w:noProof/>
              <w:lang w:val="en-GB" w:eastAsia="en-GB"/>
            </w:rPr>
          </w:rPrChange>
        </w:rPr>
        <w:pPrChange w:id="229" w:author="MIGUEL FUERTES FERNANDEZ" w:date="2022-08-30T18:29:00Z">
          <w:pPr>
            <w:pStyle w:val="TableofFigures"/>
            <w:tabs>
              <w:tab w:val="right" w:leader="dot" w:pos="9016"/>
            </w:tabs>
          </w:pPr>
        </w:pPrChange>
      </w:pPr>
      <w:ins w:id="230" w:author="MIGUEL FUERTES FERNANDEZ" w:date="2022-08-30T18:29:00Z">
        <w:r w:rsidRPr="00D87CC5">
          <w:rPr>
            <w:rStyle w:val="Hyperlink"/>
            <w:rFonts w:ascii="Arial" w:hAnsi="Arial" w:cs="Arial"/>
            <w:noProof/>
            <w:rPrChange w:id="231" w:author="MIGUEL FUERTES FERNANDEZ" w:date="2022-08-30T18:29:00Z">
              <w:rPr>
                <w:rStyle w:val="Hyperlink"/>
                <w:noProof/>
              </w:rPr>
            </w:rPrChange>
          </w:rPr>
          <w:fldChar w:fldCharType="begin"/>
        </w:r>
        <w:r w:rsidRPr="00D87CC5">
          <w:rPr>
            <w:rStyle w:val="Hyperlink"/>
            <w:rFonts w:ascii="Arial" w:hAnsi="Arial" w:cs="Arial"/>
            <w:noProof/>
            <w:rPrChange w:id="232" w:author="MIGUEL FUERTES FERNANDEZ" w:date="2022-08-30T18:29:00Z">
              <w:rPr>
                <w:rStyle w:val="Hyperlink"/>
                <w:noProof/>
              </w:rPr>
            </w:rPrChange>
          </w:rPr>
          <w:instrText xml:space="preserve"> </w:instrText>
        </w:r>
        <w:r w:rsidRPr="00D87CC5">
          <w:rPr>
            <w:rFonts w:ascii="Arial" w:hAnsi="Arial" w:cs="Arial"/>
            <w:noProof/>
            <w:rPrChange w:id="233" w:author="MIGUEL FUERTES FERNANDEZ" w:date="2022-08-30T18:29:00Z">
              <w:rPr>
                <w:noProof/>
              </w:rPr>
            </w:rPrChange>
          </w:rPr>
          <w:instrText>HYPERLINK \l "_Toc112776575"</w:instrText>
        </w:r>
        <w:r w:rsidRPr="00D87CC5">
          <w:rPr>
            <w:rStyle w:val="Hyperlink"/>
            <w:rFonts w:ascii="Arial" w:hAnsi="Arial" w:cs="Arial"/>
            <w:noProof/>
            <w:rPrChange w:id="234" w:author="MIGUEL FUERTES FERNANDEZ" w:date="2022-08-30T18:29:00Z">
              <w:rPr>
                <w:rStyle w:val="Hyperlink"/>
                <w:noProof/>
              </w:rPr>
            </w:rPrChange>
          </w:rPr>
          <w:instrText xml:space="preserve"> </w:instrText>
        </w:r>
        <w:r w:rsidRPr="00D87CC5">
          <w:rPr>
            <w:rStyle w:val="Hyperlink"/>
            <w:rFonts w:ascii="Arial" w:hAnsi="Arial" w:cs="Arial"/>
            <w:noProof/>
            <w:rPrChange w:id="235" w:author="MIGUEL FUERTES FERNANDEZ" w:date="2022-08-30T18:29:00Z">
              <w:rPr>
                <w:rStyle w:val="Hyperlink"/>
                <w:noProof/>
              </w:rPr>
            </w:rPrChange>
          </w:rPr>
          <w:fldChar w:fldCharType="separate"/>
        </w:r>
        <w:r w:rsidRPr="00D87CC5">
          <w:rPr>
            <w:rStyle w:val="Hyperlink"/>
            <w:rFonts w:ascii="Arial" w:hAnsi="Arial" w:cs="Arial"/>
            <w:noProof/>
          </w:rPr>
          <w:t>Ilustración 11. Página de edición de una asignatura</w:t>
        </w:r>
        <w:r w:rsidRPr="00D87CC5">
          <w:rPr>
            <w:rFonts w:ascii="Arial" w:hAnsi="Arial" w:cs="Arial"/>
            <w:noProof/>
            <w:webHidden/>
            <w:rPrChange w:id="236" w:author="MIGUEL FUERTES FERNANDEZ" w:date="2022-08-30T18:29:00Z">
              <w:rPr>
                <w:noProof/>
                <w:webHidden/>
              </w:rPr>
            </w:rPrChange>
          </w:rPr>
          <w:tab/>
        </w:r>
        <w:r w:rsidRPr="00D87CC5">
          <w:rPr>
            <w:rFonts w:ascii="Arial" w:hAnsi="Arial" w:cs="Arial"/>
            <w:noProof/>
            <w:webHidden/>
            <w:rPrChange w:id="237" w:author="MIGUEL FUERTES FERNANDEZ" w:date="2022-08-30T18:29:00Z">
              <w:rPr>
                <w:noProof/>
                <w:webHidden/>
              </w:rPr>
            </w:rPrChange>
          </w:rPr>
          <w:fldChar w:fldCharType="begin"/>
        </w:r>
        <w:r w:rsidRPr="00D87CC5">
          <w:rPr>
            <w:rFonts w:ascii="Arial" w:hAnsi="Arial" w:cs="Arial"/>
            <w:noProof/>
            <w:webHidden/>
            <w:rPrChange w:id="238" w:author="MIGUEL FUERTES FERNANDEZ" w:date="2022-08-30T18:29:00Z">
              <w:rPr>
                <w:noProof/>
                <w:webHidden/>
              </w:rPr>
            </w:rPrChange>
          </w:rPr>
          <w:instrText xml:space="preserve"> PAGEREF _Toc112776575 \h </w:instrText>
        </w:r>
      </w:ins>
      <w:r w:rsidRPr="00207EA3">
        <w:rPr>
          <w:rFonts w:ascii="Arial" w:hAnsi="Arial" w:cs="Arial"/>
          <w:noProof/>
          <w:webHidden/>
        </w:rPr>
      </w:r>
      <w:r w:rsidRPr="00D87CC5">
        <w:rPr>
          <w:rFonts w:ascii="Arial" w:hAnsi="Arial" w:cs="Arial"/>
          <w:noProof/>
          <w:webHidden/>
          <w:rPrChange w:id="239" w:author="MIGUEL FUERTES FERNANDEZ" w:date="2022-08-30T18:29:00Z">
            <w:rPr>
              <w:noProof/>
              <w:webHidden/>
            </w:rPr>
          </w:rPrChange>
        </w:rPr>
        <w:fldChar w:fldCharType="separate"/>
      </w:r>
      <w:ins w:id="240" w:author="MIGUEL FUERTES FERNANDEZ" w:date="2022-09-05T21:28:00Z">
        <w:r w:rsidR="00E11349">
          <w:rPr>
            <w:rFonts w:ascii="Arial" w:hAnsi="Arial" w:cs="Arial"/>
            <w:noProof/>
            <w:webHidden/>
          </w:rPr>
          <w:t>43</w:t>
        </w:r>
      </w:ins>
      <w:ins w:id="241" w:author="MIGUEL FUERTES FERNANDEZ" w:date="2022-08-30T18:29:00Z">
        <w:r w:rsidRPr="00D87CC5">
          <w:rPr>
            <w:rFonts w:ascii="Arial" w:hAnsi="Arial" w:cs="Arial"/>
            <w:noProof/>
            <w:webHidden/>
            <w:rPrChange w:id="242" w:author="MIGUEL FUERTES FERNANDEZ" w:date="2022-08-30T18:29:00Z">
              <w:rPr>
                <w:noProof/>
                <w:webHidden/>
              </w:rPr>
            </w:rPrChange>
          </w:rPr>
          <w:fldChar w:fldCharType="end"/>
        </w:r>
        <w:r w:rsidRPr="00D87CC5">
          <w:rPr>
            <w:rStyle w:val="Hyperlink"/>
            <w:rFonts w:ascii="Arial" w:hAnsi="Arial" w:cs="Arial"/>
            <w:noProof/>
            <w:rPrChange w:id="243" w:author="MIGUEL FUERTES FERNANDEZ" w:date="2022-08-30T18:29:00Z">
              <w:rPr>
                <w:rStyle w:val="Hyperlink"/>
                <w:noProof/>
              </w:rPr>
            </w:rPrChange>
          </w:rPr>
          <w:fldChar w:fldCharType="end"/>
        </w:r>
      </w:ins>
    </w:p>
    <w:p w14:paraId="4BEC5E36" w14:textId="3A7D9C7B" w:rsidR="00D87CC5" w:rsidRPr="00D87CC5" w:rsidRDefault="00D87CC5">
      <w:pPr>
        <w:pStyle w:val="TableofFigures"/>
        <w:tabs>
          <w:tab w:val="right" w:leader="dot" w:pos="9016"/>
        </w:tabs>
        <w:spacing w:line="360" w:lineRule="auto"/>
        <w:rPr>
          <w:ins w:id="244" w:author="MIGUEL FUERTES FERNANDEZ" w:date="2022-08-30T18:29:00Z"/>
          <w:rFonts w:ascii="Arial" w:eastAsiaTheme="minorEastAsia" w:hAnsi="Arial" w:cs="Arial"/>
          <w:noProof/>
          <w:lang w:val="en-GB" w:eastAsia="en-GB"/>
          <w:rPrChange w:id="245" w:author="MIGUEL FUERTES FERNANDEZ" w:date="2022-08-30T18:29:00Z">
            <w:rPr>
              <w:ins w:id="246" w:author="MIGUEL FUERTES FERNANDEZ" w:date="2022-08-30T18:29:00Z"/>
              <w:rFonts w:eastAsiaTheme="minorEastAsia"/>
              <w:noProof/>
              <w:lang w:val="en-GB" w:eastAsia="en-GB"/>
            </w:rPr>
          </w:rPrChange>
        </w:rPr>
        <w:pPrChange w:id="247" w:author="MIGUEL FUERTES FERNANDEZ" w:date="2022-08-30T18:29:00Z">
          <w:pPr>
            <w:pStyle w:val="TableofFigures"/>
            <w:tabs>
              <w:tab w:val="right" w:leader="dot" w:pos="9016"/>
            </w:tabs>
          </w:pPr>
        </w:pPrChange>
      </w:pPr>
      <w:ins w:id="248" w:author="MIGUEL FUERTES FERNANDEZ" w:date="2022-08-30T18:29:00Z">
        <w:r w:rsidRPr="00D87CC5">
          <w:rPr>
            <w:rStyle w:val="Hyperlink"/>
            <w:rFonts w:ascii="Arial" w:hAnsi="Arial" w:cs="Arial"/>
            <w:noProof/>
            <w:rPrChange w:id="249" w:author="MIGUEL FUERTES FERNANDEZ" w:date="2022-08-30T18:29:00Z">
              <w:rPr>
                <w:rStyle w:val="Hyperlink"/>
                <w:noProof/>
              </w:rPr>
            </w:rPrChange>
          </w:rPr>
          <w:fldChar w:fldCharType="begin"/>
        </w:r>
        <w:r w:rsidRPr="00D87CC5">
          <w:rPr>
            <w:rStyle w:val="Hyperlink"/>
            <w:rFonts w:ascii="Arial" w:hAnsi="Arial" w:cs="Arial"/>
            <w:noProof/>
            <w:rPrChange w:id="250" w:author="MIGUEL FUERTES FERNANDEZ" w:date="2022-08-30T18:29:00Z">
              <w:rPr>
                <w:rStyle w:val="Hyperlink"/>
                <w:noProof/>
              </w:rPr>
            </w:rPrChange>
          </w:rPr>
          <w:instrText xml:space="preserve"> </w:instrText>
        </w:r>
        <w:r w:rsidRPr="00D87CC5">
          <w:rPr>
            <w:rFonts w:ascii="Arial" w:hAnsi="Arial" w:cs="Arial"/>
            <w:noProof/>
            <w:rPrChange w:id="251" w:author="MIGUEL FUERTES FERNANDEZ" w:date="2022-08-30T18:29:00Z">
              <w:rPr>
                <w:noProof/>
              </w:rPr>
            </w:rPrChange>
          </w:rPr>
          <w:instrText>HYPERLINK \l "_Toc112776576"</w:instrText>
        </w:r>
        <w:r w:rsidRPr="00D87CC5">
          <w:rPr>
            <w:rStyle w:val="Hyperlink"/>
            <w:rFonts w:ascii="Arial" w:hAnsi="Arial" w:cs="Arial"/>
            <w:noProof/>
            <w:rPrChange w:id="252" w:author="MIGUEL FUERTES FERNANDEZ" w:date="2022-08-30T18:29:00Z">
              <w:rPr>
                <w:rStyle w:val="Hyperlink"/>
                <w:noProof/>
              </w:rPr>
            </w:rPrChange>
          </w:rPr>
          <w:instrText xml:space="preserve"> </w:instrText>
        </w:r>
        <w:r w:rsidRPr="00D87CC5">
          <w:rPr>
            <w:rStyle w:val="Hyperlink"/>
            <w:rFonts w:ascii="Arial" w:hAnsi="Arial" w:cs="Arial"/>
            <w:noProof/>
            <w:rPrChange w:id="253" w:author="MIGUEL FUERTES FERNANDEZ" w:date="2022-08-30T18:29:00Z">
              <w:rPr>
                <w:rStyle w:val="Hyperlink"/>
                <w:noProof/>
              </w:rPr>
            </w:rPrChange>
          </w:rPr>
          <w:fldChar w:fldCharType="separate"/>
        </w:r>
        <w:r w:rsidRPr="00D87CC5">
          <w:rPr>
            <w:rStyle w:val="Hyperlink"/>
            <w:rFonts w:ascii="Arial" w:hAnsi="Arial" w:cs="Arial"/>
            <w:noProof/>
          </w:rPr>
          <w:t>Ilustración 12. Pantalla de inicio de sesión</w:t>
        </w:r>
        <w:r w:rsidRPr="00D87CC5">
          <w:rPr>
            <w:rFonts w:ascii="Arial" w:hAnsi="Arial" w:cs="Arial"/>
            <w:noProof/>
            <w:webHidden/>
            <w:rPrChange w:id="254" w:author="MIGUEL FUERTES FERNANDEZ" w:date="2022-08-30T18:29:00Z">
              <w:rPr>
                <w:noProof/>
                <w:webHidden/>
              </w:rPr>
            </w:rPrChange>
          </w:rPr>
          <w:tab/>
        </w:r>
        <w:r w:rsidRPr="00D87CC5">
          <w:rPr>
            <w:rFonts w:ascii="Arial" w:hAnsi="Arial" w:cs="Arial"/>
            <w:noProof/>
            <w:webHidden/>
            <w:rPrChange w:id="255" w:author="MIGUEL FUERTES FERNANDEZ" w:date="2022-08-30T18:29:00Z">
              <w:rPr>
                <w:noProof/>
                <w:webHidden/>
              </w:rPr>
            </w:rPrChange>
          </w:rPr>
          <w:fldChar w:fldCharType="begin"/>
        </w:r>
        <w:r w:rsidRPr="00D87CC5">
          <w:rPr>
            <w:rFonts w:ascii="Arial" w:hAnsi="Arial" w:cs="Arial"/>
            <w:noProof/>
            <w:webHidden/>
            <w:rPrChange w:id="256" w:author="MIGUEL FUERTES FERNANDEZ" w:date="2022-08-30T18:29:00Z">
              <w:rPr>
                <w:noProof/>
                <w:webHidden/>
              </w:rPr>
            </w:rPrChange>
          </w:rPr>
          <w:instrText xml:space="preserve"> PAGEREF _Toc112776576 \h </w:instrText>
        </w:r>
      </w:ins>
      <w:r w:rsidRPr="00207EA3">
        <w:rPr>
          <w:rFonts w:ascii="Arial" w:hAnsi="Arial" w:cs="Arial"/>
          <w:noProof/>
          <w:webHidden/>
        </w:rPr>
      </w:r>
      <w:r w:rsidRPr="00D87CC5">
        <w:rPr>
          <w:rFonts w:ascii="Arial" w:hAnsi="Arial" w:cs="Arial"/>
          <w:noProof/>
          <w:webHidden/>
          <w:rPrChange w:id="257" w:author="MIGUEL FUERTES FERNANDEZ" w:date="2022-08-30T18:29:00Z">
            <w:rPr>
              <w:noProof/>
              <w:webHidden/>
            </w:rPr>
          </w:rPrChange>
        </w:rPr>
        <w:fldChar w:fldCharType="separate"/>
      </w:r>
      <w:ins w:id="258" w:author="MIGUEL FUERTES FERNANDEZ" w:date="2022-09-05T21:28:00Z">
        <w:r w:rsidR="00E11349">
          <w:rPr>
            <w:rFonts w:ascii="Arial" w:hAnsi="Arial" w:cs="Arial"/>
            <w:noProof/>
            <w:webHidden/>
          </w:rPr>
          <w:t>44</w:t>
        </w:r>
      </w:ins>
      <w:ins w:id="259" w:author="MIGUEL FUERTES FERNANDEZ" w:date="2022-08-30T18:29:00Z">
        <w:r w:rsidRPr="00D87CC5">
          <w:rPr>
            <w:rFonts w:ascii="Arial" w:hAnsi="Arial" w:cs="Arial"/>
            <w:noProof/>
            <w:webHidden/>
            <w:rPrChange w:id="260" w:author="MIGUEL FUERTES FERNANDEZ" w:date="2022-08-30T18:29:00Z">
              <w:rPr>
                <w:noProof/>
                <w:webHidden/>
              </w:rPr>
            </w:rPrChange>
          </w:rPr>
          <w:fldChar w:fldCharType="end"/>
        </w:r>
        <w:r w:rsidRPr="00D87CC5">
          <w:rPr>
            <w:rStyle w:val="Hyperlink"/>
            <w:rFonts w:ascii="Arial" w:hAnsi="Arial" w:cs="Arial"/>
            <w:noProof/>
            <w:rPrChange w:id="261" w:author="MIGUEL FUERTES FERNANDEZ" w:date="2022-08-30T18:29:00Z">
              <w:rPr>
                <w:rStyle w:val="Hyperlink"/>
                <w:noProof/>
              </w:rPr>
            </w:rPrChange>
          </w:rPr>
          <w:fldChar w:fldCharType="end"/>
        </w:r>
      </w:ins>
    </w:p>
    <w:p w14:paraId="45E71A9A" w14:textId="23C92F15" w:rsidR="00D87CC5" w:rsidRPr="00D87CC5" w:rsidRDefault="00D87CC5">
      <w:pPr>
        <w:pStyle w:val="TableofFigures"/>
        <w:tabs>
          <w:tab w:val="right" w:leader="dot" w:pos="9016"/>
        </w:tabs>
        <w:spacing w:line="360" w:lineRule="auto"/>
        <w:rPr>
          <w:ins w:id="262" w:author="MIGUEL FUERTES FERNANDEZ" w:date="2022-08-30T18:29:00Z"/>
          <w:rFonts w:ascii="Arial" w:eastAsiaTheme="minorEastAsia" w:hAnsi="Arial" w:cs="Arial"/>
          <w:noProof/>
          <w:lang w:val="en-GB" w:eastAsia="en-GB"/>
          <w:rPrChange w:id="263" w:author="MIGUEL FUERTES FERNANDEZ" w:date="2022-08-30T18:29:00Z">
            <w:rPr>
              <w:ins w:id="264" w:author="MIGUEL FUERTES FERNANDEZ" w:date="2022-08-30T18:29:00Z"/>
              <w:rFonts w:eastAsiaTheme="minorEastAsia"/>
              <w:noProof/>
              <w:lang w:val="en-GB" w:eastAsia="en-GB"/>
            </w:rPr>
          </w:rPrChange>
        </w:rPr>
        <w:pPrChange w:id="265" w:author="MIGUEL FUERTES FERNANDEZ" w:date="2022-08-30T18:29:00Z">
          <w:pPr>
            <w:pStyle w:val="TableofFigures"/>
            <w:tabs>
              <w:tab w:val="right" w:leader="dot" w:pos="9016"/>
            </w:tabs>
          </w:pPr>
        </w:pPrChange>
      </w:pPr>
      <w:ins w:id="266" w:author="MIGUEL FUERTES FERNANDEZ" w:date="2022-08-30T18:29:00Z">
        <w:r w:rsidRPr="00D87CC5">
          <w:rPr>
            <w:rStyle w:val="Hyperlink"/>
            <w:rFonts w:ascii="Arial" w:hAnsi="Arial" w:cs="Arial"/>
            <w:noProof/>
            <w:rPrChange w:id="267" w:author="MIGUEL FUERTES FERNANDEZ" w:date="2022-08-30T18:29:00Z">
              <w:rPr>
                <w:rStyle w:val="Hyperlink"/>
                <w:noProof/>
              </w:rPr>
            </w:rPrChange>
          </w:rPr>
          <w:fldChar w:fldCharType="begin"/>
        </w:r>
        <w:r w:rsidRPr="00D87CC5">
          <w:rPr>
            <w:rStyle w:val="Hyperlink"/>
            <w:rFonts w:ascii="Arial" w:hAnsi="Arial" w:cs="Arial"/>
            <w:noProof/>
            <w:rPrChange w:id="268" w:author="MIGUEL FUERTES FERNANDEZ" w:date="2022-08-30T18:29:00Z">
              <w:rPr>
                <w:rStyle w:val="Hyperlink"/>
                <w:noProof/>
              </w:rPr>
            </w:rPrChange>
          </w:rPr>
          <w:instrText xml:space="preserve"> </w:instrText>
        </w:r>
        <w:r w:rsidRPr="00D87CC5">
          <w:rPr>
            <w:rFonts w:ascii="Arial" w:hAnsi="Arial" w:cs="Arial"/>
            <w:noProof/>
            <w:rPrChange w:id="269" w:author="MIGUEL FUERTES FERNANDEZ" w:date="2022-08-30T18:29:00Z">
              <w:rPr>
                <w:noProof/>
              </w:rPr>
            </w:rPrChange>
          </w:rPr>
          <w:instrText>HYPERLINK \l "_Toc112776577"</w:instrText>
        </w:r>
        <w:r w:rsidRPr="00D87CC5">
          <w:rPr>
            <w:rStyle w:val="Hyperlink"/>
            <w:rFonts w:ascii="Arial" w:hAnsi="Arial" w:cs="Arial"/>
            <w:noProof/>
            <w:rPrChange w:id="270" w:author="MIGUEL FUERTES FERNANDEZ" w:date="2022-08-30T18:29:00Z">
              <w:rPr>
                <w:rStyle w:val="Hyperlink"/>
                <w:noProof/>
              </w:rPr>
            </w:rPrChange>
          </w:rPr>
          <w:instrText xml:space="preserve"> </w:instrText>
        </w:r>
        <w:r w:rsidRPr="00D87CC5">
          <w:rPr>
            <w:rStyle w:val="Hyperlink"/>
            <w:rFonts w:ascii="Arial" w:hAnsi="Arial" w:cs="Arial"/>
            <w:noProof/>
            <w:rPrChange w:id="271" w:author="MIGUEL FUERTES FERNANDEZ" w:date="2022-08-30T18:29:00Z">
              <w:rPr>
                <w:rStyle w:val="Hyperlink"/>
                <w:noProof/>
              </w:rPr>
            </w:rPrChange>
          </w:rPr>
          <w:fldChar w:fldCharType="separate"/>
        </w:r>
        <w:r w:rsidRPr="00D87CC5">
          <w:rPr>
            <w:rStyle w:val="Hyperlink"/>
            <w:rFonts w:ascii="Arial" w:hAnsi="Arial" w:cs="Arial"/>
            <w:noProof/>
          </w:rPr>
          <w:t>Ilustración 13. Menú del profesor</w:t>
        </w:r>
        <w:r w:rsidRPr="00D87CC5">
          <w:rPr>
            <w:rFonts w:ascii="Arial" w:hAnsi="Arial" w:cs="Arial"/>
            <w:noProof/>
            <w:webHidden/>
            <w:rPrChange w:id="272" w:author="MIGUEL FUERTES FERNANDEZ" w:date="2022-08-30T18:29:00Z">
              <w:rPr>
                <w:noProof/>
                <w:webHidden/>
              </w:rPr>
            </w:rPrChange>
          </w:rPr>
          <w:tab/>
        </w:r>
        <w:r w:rsidRPr="00D87CC5">
          <w:rPr>
            <w:rFonts w:ascii="Arial" w:hAnsi="Arial" w:cs="Arial"/>
            <w:noProof/>
            <w:webHidden/>
            <w:rPrChange w:id="273" w:author="MIGUEL FUERTES FERNANDEZ" w:date="2022-08-30T18:29:00Z">
              <w:rPr>
                <w:noProof/>
                <w:webHidden/>
              </w:rPr>
            </w:rPrChange>
          </w:rPr>
          <w:fldChar w:fldCharType="begin"/>
        </w:r>
        <w:r w:rsidRPr="00D87CC5">
          <w:rPr>
            <w:rFonts w:ascii="Arial" w:hAnsi="Arial" w:cs="Arial"/>
            <w:noProof/>
            <w:webHidden/>
            <w:rPrChange w:id="274" w:author="MIGUEL FUERTES FERNANDEZ" w:date="2022-08-30T18:29:00Z">
              <w:rPr>
                <w:noProof/>
                <w:webHidden/>
              </w:rPr>
            </w:rPrChange>
          </w:rPr>
          <w:instrText xml:space="preserve"> PAGEREF _Toc112776577 \h </w:instrText>
        </w:r>
      </w:ins>
      <w:r w:rsidRPr="00207EA3">
        <w:rPr>
          <w:rFonts w:ascii="Arial" w:hAnsi="Arial" w:cs="Arial"/>
          <w:noProof/>
          <w:webHidden/>
        </w:rPr>
      </w:r>
      <w:r w:rsidRPr="00D87CC5">
        <w:rPr>
          <w:rFonts w:ascii="Arial" w:hAnsi="Arial" w:cs="Arial"/>
          <w:noProof/>
          <w:webHidden/>
          <w:rPrChange w:id="275" w:author="MIGUEL FUERTES FERNANDEZ" w:date="2022-08-30T18:29:00Z">
            <w:rPr>
              <w:noProof/>
              <w:webHidden/>
            </w:rPr>
          </w:rPrChange>
        </w:rPr>
        <w:fldChar w:fldCharType="separate"/>
      </w:r>
      <w:ins w:id="276" w:author="MIGUEL FUERTES FERNANDEZ" w:date="2022-09-05T21:28:00Z">
        <w:r w:rsidR="00E11349">
          <w:rPr>
            <w:rFonts w:ascii="Arial" w:hAnsi="Arial" w:cs="Arial"/>
            <w:noProof/>
            <w:webHidden/>
          </w:rPr>
          <w:t>44</w:t>
        </w:r>
      </w:ins>
      <w:ins w:id="277" w:author="MIGUEL FUERTES FERNANDEZ" w:date="2022-08-30T18:29:00Z">
        <w:r w:rsidRPr="00D87CC5">
          <w:rPr>
            <w:rFonts w:ascii="Arial" w:hAnsi="Arial" w:cs="Arial"/>
            <w:noProof/>
            <w:webHidden/>
            <w:rPrChange w:id="278" w:author="MIGUEL FUERTES FERNANDEZ" w:date="2022-08-30T18:29:00Z">
              <w:rPr>
                <w:noProof/>
                <w:webHidden/>
              </w:rPr>
            </w:rPrChange>
          </w:rPr>
          <w:fldChar w:fldCharType="end"/>
        </w:r>
        <w:r w:rsidRPr="00D87CC5">
          <w:rPr>
            <w:rStyle w:val="Hyperlink"/>
            <w:rFonts w:ascii="Arial" w:hAnsi="Arial" w:cs="Arial"/>
            <w:noProof/>
            <w:rPrChange w:id="279" w:author="MIGUEL FUERTES FERNANDEZ" w:date="2022-08-30T18:29:00Z">
              <w:rPr>
                <w:rStyle w:val="Hyperlink"/>
                <w:noProof/>
              </w:rPr>
            </w:rPrChange>
          </w:rPr>
          <w:fldChar w:fldCharType="end"/>
        </w:r>
      </w:ins>
    </w:p>
    <w:p w14:paraId="4DF46FBE" w14:textId="7E91785F" w:rsidR="00D87CC5" w:rsidRPr="00D87CC5" w:rsidRDefault="00D87CC5">
      <w:pPr>
        <w:pStyle w:val="TableofFigures"/>
        <w:tabs>
          <w:tab w:val="right" w:leader="dot" w:pos="9016"/>
        </w:tabs>
        <w:spacing w:line="360" w:lineRule="auto"/>
        <w:rPr>
          <w:ins w:id="280" w:author="MIGUEL FUERTES FERNANDEZ" w:date="2022-08-30T18:29:00Z"/>
          <w:rFonts w:ascii="Arial" w:eastAsiaTheme="minorEastAsia" w:hAnsi="Arial" w:cs="Arial"/>
          <w:noProof/>
          <w:lang w:val="en-GB" w:eastAsia="en-GB"/>
          <w:rPrChange w:id="281" w:author="MIGUEL FUERTES FERNANDEZ" w:date="2022-08-30T18:29:00Z">
            <w:rPr>
              <w:ins w:id="282" w:author="MIGUEL FUERTES FERNANDEZ" w:date="2022-08-30T18:29:00Z"/>
              <w:rFonts w:eastAsiaTheme="minorEastAsia"/>
              <w:noProof/>
              <w:lang w:val="en-GB" w:eastAsia="en-GB"/>
            </w:rPr>
          </w:rPrChange>
        </w:rPr>
        <w:pPrChange w:id="283" w:author="MIGUEL FUERTES FERNANDEZ" w:date="2022-08-30T18:29:00Z">
          <w:pPr>
            <w:pStyle w:val="TableofFigures"/>
            <w:tabs>
              <w:tab w:val="right" w:leader="dot" w:pos="9016"/>
            </w:tabs>
          </w:pPr>
        </w:pPrChange>
      </w:pPr>
      <w:ins w:id="284" w:author="MIGUEL FUERTES FERNANDEZ" w:date="2022-08-30T18:29:00Z">
        <w:r w:rsidRPr="00D87CC5">
          <w:rPr>
            <w:rStyle w:val="Hyperlink"/>
            <w:rFonts w:ascii="Arial" w:hAnsi="Arial" w:cs="Arial"/>
            <w:noProof/>
            <w:rPrChange w:id="285" w:author="MIGUEL FUERTES FERNANDEZ" w:date="2022-08-30T18:29:00Z">
              <w:rPr>
                <w:rStyle w:val="Hyperlink"/>
                <w:noProof/>
              </w:rPr>
            </w:rPrChange>
          </w:rPr>
          <w:fldChar w:fldCharType="begin"/>
        </w:r>
        <w:r w:rsidRPr="00D87CC5">
          <w:rPr>
            <w:rStyle w:val="Hyperlink"/>
            <w:rFonts w:ascii="Arial" w:hAnsi="Arial" w:cs="Arial"/>
            <w:noProof/>
            <w:rPrChange w:id="286" w:author="MIGUEL FUERTES FERNANDEZ" w:date="2022-08-30T18:29:00Z">
              <w:rPr>
                <w:rStyle w:val="Hyperlink"/>
                <w:noProof/>
              </w:rPr>
            </w:rPrChange>
          </w:rPr>
          <w:instrText xml:space="preserve"> </w:instrText>
        </w:r>
        <w:r w:rsidRPr="00D87CC5">
          <w:rPr>
            <w:rFonts w:ascii="Arial" w:hAnsi="Arial" w:cs="Arial"/>
            <w:noProof/>
            <w:rPrChange w:id="287" w:author="MIGUEL FUERTES FERNANDEZ" w:date="2022-08-30T18:29:00Z">
              <w:rPr>
                <w:noProof/>
              </w:rPr>
            </w:rPrChange>
          </w:rPr>
          <w:instrText>HYPERLINK \l "_Toc112776578"</w:instrText>
        </w:r>
        <w:r w:rsidRPr="00D87CC5">
          <w:rPr>
            <w:rStyle w:val="Hyperlink"/>
            <w:rFonts w:ascii="Arial" w:hAnsi="Arial" w:cs="Arial"/>
            <w:noProof/>
            <w:rPrChange w:id="288" w:author="MIGUEL FUERTES FERNANDEZ" w:date="2022-08-30T18:29:00Z">
              <w:rPr>
                <w:rStyle w:val="Hyperlink"/>
                <w:noProof/>
              </w:rPr>
            </w:rPrChange>
          </w:rPr>
          <w:instrText xml:space="preserve"> </w:instrText>
        </w:r>
        <w:r w:rsidRPr="00D87CC5">
          <w:rPr>
            <w:rStyle w:val="Hyperlink"/>
            <w:rFonts w:ascii="Arial" w:hAnsi="Arial" w:cs="Arial"/>
            <w:noProof/>
            <w:rPrChange w:id="289" w:author="MIGUEL FUERTES FERNANDEZ" w:date="2022-08-30T18:29:00Z">
              <w:rPr>
                <w:rStyle w:val="Hyperlink"/>
                <w:noProof/>
              </w:rPr>
            </w:rPrChange>
          </w:rPr>
          <w:fldChar w:fldCharType="separate"/>
        </w:r>
        <w:r w:rsidRPr="00D87CC5">
          <w:rPr>
            <w:rStyle w:val="Hyperlink"/>
            <w:rFonts w:ascii="Arial" w:hAnsi="Arial" w:cs="Arial"/>
            <w:noProof/>
          </w:rPr>
          <w:t>Ilustración 14. Edición del Perfil</w:t>
        </w:r>
        <w:r w:rsidRPr="00D87CC5">
          <w:rPr>
            <w:rFonts w:ascii="Arial" w:hAnsi="Arial" w:cs="Arial"/>
            <w:noProof/>
            <w:webHidden/>
            <w:rPrChange w:id="290" w:author="MIGUEL FUERTES FERNANDEZ" w:date="2022-08-30T18:29:00Z">
              <w:rPr>
                <w:noProof/>
                <w:webHidden/>
              </w:rPr>
            </w:rPrChange>
          </w:rPr>
          <w:tab/>
        </w:r>
        <w:r w:rsidRPr="00D87CC5">
          <w:rPr>
            <w:rFonts w:ascii="Arial" w:hAnsi="Arial" w:cs="Arial"/>
            <w:noProof/>
            <w:webHidden/>
            <w:rPrChange w:id="291" w:author="MIGUEL FUERTES FERNANDEZ" w:date="2022-08-30T18:29:00Z">
              <w:rPr>
                <w:noProof/>
                <w:webHidden/>
              </w:rPr>
            </w:rPrChange>
          </w:rPr>
          <w:fldChar w:fldCharType="begin"/>
        </w:r>
        <w:r w:rsidRPr="00D87CC5">
          <w:rPr>
            <w:rFonts w:ascii="Arial" w:hAnsi="Arial" w:cs="Arial"/>
            <w:noProof/>
            <w:webHidden/>
            <w:rPrChange w:id="292" w:author="MIGUEL FUERTES FERNANDEZ" w:date="2022-08-30T18:29:00Z">
              <w:rPr>
                <w:noProof/>
                <w:webHidden/>
              </w:rPr>
            </w:rPrChange>
          </w:rPr>
          <w:instrText xml:space="preserve"> PAGEREF _Toc112776578 \h </w:instrText>
        </w:r>
      </w:ins>
      <w:r w:rsidRPr="00207EA3">
        <w:rPr>
          <w:rFonts w:ascii="Arial" w:hAnsi="Arial" w:cs="Arial"/>
          <w:noProof/>
          <w:webHidden/>
        </w:rPr>
      </w:r>
      <w:r w:rsidRPr="00D87CC5">
        <w:rPr>
          <w:rFonts w:ascii="Arial" w:hAnsi="Arial" w:cs="Arial"/>
          <w:noProof/>
          <w:webHidden/>
          <w:rPrChange w:id="293" w:author="MIGUEL FUERTES FERNANDEZ" w:date="2022-08-30T18:29:00Z">
            <w:rPr>
              <w:noProof/>
              <w:webHidden/>
            </w:rPr>
          </w:rPrChange>
        </w:rPr>
        <w:fldChar w:fldCharType="separate"/>
      </w:r>
      <w:ins w:id="294" w:author="MIGUEL FUERTES FERNANDEZ" w:date="2022-09-05T21:28:00Z">
        <w:r w:rsidR="00E11349">
          <w:rPr>
            <w:rFonts w:ascii="Arial" w:hAnsi="Arial" w:cs="Arial"/>
            <w:noProof/>
            <w:webHidden/>
          </w:rPr>
          <w:t>45</w:t>
        </w:r>
      </w:ins>
      <w:ins w:id="295" w:author="MIGUEL FUERTES FERNANDEZ" w:date="2022-08-30T18:29:00Z">
        <w:r w:rsidRPr="00D87CC5">
          <w:rPr>
            <w:rFonts w:ascii="Arial" w:hAnsi="Arial" w:cs="Arial"/>
            <w:noProof/>
            <w:webHidden/>
            <w:rPrChange w:id="296" w:author="MIGUEL FUERTES FERNANDEZ" w:date="2022-08-30T18:29:00Z">
              <w:rPr>
                <w:noProof/>
                <w:webHidden/>
              </w:rPr>
            </w:rPrChange>
          </w:rPr>
          <w:fldChar w:fldCharType="end"/>
        </w:r>
        <w:r w:rsidRPr="00D87CC5">
          <w:rPr>
            <w:rStyle w:val="Hyperlink"/>
            <w:rFonts w:ascii="Arial" w:hAnsi="Arial" w:cs="Arial"/>
            <w:noProof/>
            <w:rPrChange w:id="297" w:author="MIGUEL FUERTES FERNANDEZ" w:date="2022-08-30T18:29:00Z">
              <w:rPr>
                <w:rStyle w:val="Hyperlink"/>
                <w:noProof/>
              </w:rPr>
            </w:rPrChange>
          </w:rPr>
          <w:fldChar w:fldCharType="end"/>
        </w:r>
      </w:ins>
    </w:p>
    <w:p w14:paraId="356FB825" w14:textId="49D8E3DA" w:rsidR="00D87CC5" w:rsidRPr="00D87CC5" w:rsidRDefault="00D87CC5">
      <w:pPr>
        <w:pStyle w:val="TableofFigures"/>
        <w:tabs>
          <w:tab w:val="right" w:leader="dot" w:pos="9016"/>
        </w:tabs>
        <w:spacing w:line="360" w:lineRule="auto"/>
        <w:rPr>
          <w:ins w:id="298" w:author="MIGUEL FUERTES FERNANDEZ" w:date="2022-08-30T18:29:00Z"/>
          <w:rFonts w:ascii="Arial" w:eastAsiaTheme="minorEastAsia" w:hAnsi="Arial" w:cs="Arial"/>
          <w:noProof/>
          <w:lang w:val="en-GB" w:eastAsia="en-GB"/>
          <w:rPrChange w:id="299" w:author="MIGUEL FUERTES FERNANDEZ" w:date="2022-08-30T18:29:00Z">
            <w:rPr>
              <w:ins w:id="300" w:author="MIGUEL FUERTES FERNANDEZ" w:date="2022-08-30T18:29:00Z"/>
              <w:rFonts w:eastAsiaTheme="minorEastAsia"/>
              <w:noProof/>
              <w:lang w:val="en-GB" w:eastAsia="en-GB"/>
            </w:rPr>
          </w:rPrChange>
        </w:rPr>
        <w:pPrChange w:id="301" w:author="MIGUEL FUERTES FERNANDEZ" w:date="2022-08-30T18:29:00Z">
          <w:pPr>
            <w:pStyle w:val="TableofFigures"/>
            <w:tabs>
              <w:tab w:val="right" w:leader="dot" w:pos="9016"/>
            </w:tabs>
          </w:pPr>
        </w:pPrChange>
      </w:pPr>
      <w:ins w:id="302" w:author="MIGUEL FUERTES FERNANDEZ" w:date="2022-08-30T18:29:00Z">
        <w:r w:rsidRPr="00D87CC5">
          <w:rPr>
            <w:rStyle w:val="Hyperlink"/>
            <w:rFonts w:ascii="Arial" w:hAnsi="Arial" w:cs="Arial"/>
            <w:noProof/>
            <w:rPrChange w:id="303" w:author="MIGUEL FUERTES FERNANDEZ" w:date="2022-08-30T18:29:00Z">
              <w:rPr>
                <w:rStyle w:val="Hyperlink"/>
                <w:noProof/>
              </w:rPr>
            </w:rPrChange>
          </w:rPr>
          <w:fldChar w:fldCharType="begin"/>
        </w:r>
        <w:r w:rsidRPr="00D87CC5">
          <w:rPr>
            <w:rStyle w:val="Hyperlink"/>
            <w:rFonts w:ascii="Arial" w:hAnsi="Arial" w:cs="Arial"/>
            <w:noProof/>
            <w:rPrChange w:id="304" w:author="MIGUEL FUERTES FERNANDEZ" w:date="2022-08-30T18:29:00Z">
              <w:rPr>
                <w:rStyle w:val="Hyperlink"/>
                <w:noProof/>
              </w:rPr>
            </w:rPrChange>
          </w:rPr>
          <w:instrText xml:space="preserve"> </w:instrText>
        </w:r>
        <w:r w:rsidRPr="00D87CC5">
          <w:rPr>
            <w:rFonts w:ascii="Arial" w:hAnsi="Arial" w:cs="Arial"/>
            <w:noProof/>
            <w:rPrChange w:id="305" w:author="MIGUEL FUERTES FERNANDEZ" w:date="2022-08-30T18:29:00Z">
              <w:rPr>
                <w:noProof/>
              </w:rPr>
            </w:rPrChange>
          </w:rPr>
          <w:instrText>HYPERLINK \l "_Toc112776579"</w:instrText>
        </w:r>
        <w:r w:rsidRPr="00D87CC5">
          <w:rPr>
            <w:rStyle w:val="Hyperlink"/>
            <w:rFonts w:ascii="Arial" w:hAnsi="Arial" w:cs="Arial"/>
            <w:noProof/>
            <w:rPrChange w:id="306" w:author="MIGUEL FUERTES FERNANDEZ" w:date="2022-08-30T18:29:00Z">
              <w:rPr>
                <w:rStyle w:val="Hyperlink"/>
                <w:noProof/>
              </w:rPr>
            </w:rPrChange>
          </w:rPr>
          <w:instrText xml:space="preserve"> </w:instrText>
        </w:r>
        <w:r w:rsidRPr="00D87CC5">
          <w:rPr>
            <w:rStyle w:val="Hyperlink"/>
            <w:rFonts w:ascii="Arial" w:hAnsi="Arial" w:cs="Arial"/>
            <w:noProof/>
            <w:rPrChange w:id="307" w:author="MIGUEL FUERTES FERNANDEZ" w:date="2022-08-30T18:29:00Z">
              <w:rPr>
                <w:rStyle w:val="Hyperlink"/>
                <w:noProof/>
              </w:rPr>
            </w:rPrChange>
          </w:rPr>
          <w:fldChar w:fldCharType="separate"/>
        </w:r>
        <w:r w:rsidRPr="00D87CC5">
          <w:rPr>
            <w:rStyle w:val="Hyperlink"/>
            <w:rFonts w:ascii="Arial" w:hAnsi="Arial" w:cs="Arial"/>
            <w:noProof/>
          </w:rPr>
          <w:t>Ilustración 15. Creación de profesores</w:t>
        </w:r>
        <w:r w:rsidRPr="00D87CC5">
          <w:rPr>
            <w:rFonts w:ascii="Arial" w:hAnsi="Arial" w:cs="Arial"/>
            <w:noProof/>
            <w:webHidden/>
            <w:rPrChange w:id="308" w:author="MIGUEL FUERTES FERNANDEZ" w:date="2022-08-30T18:29:00Z">
              <w:rPr>
                <w:noProof/>
                <w:webHidden/>
              </w:rPr>
            </w:rPrChange>
          </w:rPr>
          <w:tab/>
        </w:r>
        <w:r w:rsidRPr="00D87CC5">
          <w:rPr>
            <w:rFonts w:ascii="Arial" w:hAnsi="Arial" w:cs="Arial"/>
            <w:noProof/>
            <w:webHidden/>
            <w:rPrChange w:id="309" w:author="MIGUEL FUERTES FERNANDEZ" w:date="2022-08-30T18:29:00Z">
              <w:rPr>
                <w:noProof/>
                <w:webHidden/>
              </w:rPr>
            </w:rPrChange>
          </w:rPr>
          <w:fldChar w:fldCharType="begin"/>
        </w:r>
        <w:r w:rsidRPr="00D87CC5">
          <w:rPr>
            <w:rFonts w:ascii="Arial" w:hAnsi="Arial" w:cs="Arial"/>
            <w:noProof/>
            <w:webHidden/>
            <w:rPrChange w:id="310" w:author="MIGUEL FUERTES FERNANDEZ" w:date="2022-08-30T18:29:00Z">
              <w:rPr>
                <w:noProof/>
                <w:webHidden/>
              </w:rPr>
            </w:rPrChange>
          </w:rPr>
          <w:instrText xml:space="preserve"> PAGEREF _Toc112776579 \h </w:instrText>
        </w:r>
      </w:ins>
      <w:r w:rsidRPr="00207EA3">
        <w:rPr>
          <w:rFonts w:ascii="Arial" w:hAnsi="Arial" w:cs="Arial"/>
          <w:noProof/>
          <w:webHidden/>
        </w:rPr>
      </w:r>
      <w:r w:rsidRPr="00D87CC5">
        <w:rPr>
          <w:rFonts w:ascii="Arial" w:hAnsi="Arial" w:cs="Arial"/>
          <w:noProof/>
          <w:webHidden/>
          <w:rPrChange w:id="311" w:author="MIGUEL FUERTES FERNANDEZ" w:date="2022-08-30T18:29:00Z">
            <w:rPr>
              <w:noProof/>
              <w:webHidden/>
            </w:rPr>
          </w:rPrChange>
        </w:rPr>
        <w:fldChar w:fldCharType="separate"/>
      </w:r>
      <w:ins w:id="312" w:author="MIGUEL FUERTES FERNANDEZ" w:date="2022-09-05T21:28:00Z">
        <w:r w:rsidR="00E11349">
          <w:rPr>
            <w:rFonts w:ascii="Arial" w:hAnsi="Arial" w:cs="Arial"/>
            <w:noProof/>
            <w:webHidden/>
          </w:rPr>
          <w:t>46</w:t>
        </w:r>
      </w:ins>
      <w:ins w:id="313" w:author="MIGUEL FUERTES FERNANDEZ" w:date="2022-08-30T18:29:00Z">
        <w:r w:rsidRPr="00D87CC5">
          <w:rPr>
            <w:rFonts w:ascii="Arial" w:hAnsi="Arial" w:cs="Arial"/>
            <w:noProof/>
            <w:webHidden/>
            <w:rPrChange w:id="314" w:author="MIGUEL FUERTES FERNANDEZ" w:date="2022-08-30T18:29:00Z">
              <w:rPr>
                <w:noProof/>
                <w:webHidden/>
              </w:rPr>
            </w:rPrChange>
          </w:rPr>
          <w:fldChar w:fldCharType="end"/>
        </w:r>
        <w:r w:rsidRPr="00D87CC5">
          <w:rPr>
            <w:rStyle w:val="Hyperlink"/>
            <w:rFonts w:ascii="Arial" w:hAnsi="Arial" w:cs="Arial"/>
            <w:noProof/>
            <w:rPrChange w:id="315" w:author="MIGUEL FUERTES FERNANDEZ" w:date="2022-08-30T18:29:00Z">
              <w:rPr>
                <w:rStyle w:val="Hyperlink"/>
                <w:noProof/>
              </w:rPr>
            </w:rPrChange>
          </w:rPr>
          <w:fldChar w:fldCharType="end"/>
        </w:r>
      </w:ins>
    </w:p>
    <w:p w14:paraId="19F84167" w14:textId="34C95059" w:rsidR="00D87CC5" w:rsidRPr="00D87CC5" w:rsidRDefault="00D87CC5">
      <w:pPr>
        <w:pStyle w:val="TableofFigures"/>
        <w:tabs>
          <w:tab w:val="right" w:leader="dot" w:pos="9016"/>
        </w:tabs>
        <w:spacing w:line="360" w:lineRule="auto"/>
        <w:rPr>
          <w:ins w:id="316" w:author="MIGUEL FUERTES FERNANDEZ" w:date="2022-08-30T18:29:00Z"/>
          <w:rFonts w:ascii="Arial" w:eastAsiaTheme="minorEastAsia" w:hAnsi="Arial" w:cs="Arial"/>
          <w:noProof/>
          <w:lang w:val="en-GB" w:eastAsia="en-GB"/>
          <w:rPrChange w:id="317" w:author="MIGUEL FUERTES FERNANDEZ" w:date="2022-08-30T18:29:00Z">
            <w:rPr>
              <w:ins w:id="318" w:author="MIGUEL FUERTES FERNANDEZ" w:date="2022-08-30T18:29:00Z"/>
              <w:rFonts w:eastAsiaTheme="minorEastAsia"/>
              <w:noProof/>
              <w:lang w:val="en-GB" w:eastAsia="en-GB"/>
            </w:rPr>
          </w:rPrChange>
        </w:rPr>
        <w:pPrChange w:id="319" w:author="MIGUEL FUERTES FERNANDEZ" w:date="2022-08-30T18:29:00Z">
          <w:pPr>
            <w:pStyle w:val="TableofFigures"/>
            <w:tabs>
              <w:tab w:val="right" w:leader="dot" w:pos="9016"/>
            </w:tabs>
          </w:pPr>
        </w:pPrChange>
      </w:pPr>
      <w:ins w:id="320" w:author="MIGUEL FUERTES FERNANDEZ" w:date="2022-08-30T18:29:00Z">
        <w:r w:rsidRPr="00D87CC5">
          <w:rPr>
            <w:rStyle w:val="Hyperlink"/>
            <w:rFonts w:ascii="Arial" w:hAnsi="Arial" w:cs="Arial"/>
            <w:noProof/>
            <w:rPrChange w:id="321" w:author="MIGUEL FUERTES FERNANDEZ" w:date="2022-08-30T18:29:00Z">
              <w:rPr>
                <w:rStyle w:val="Hyperlink"/>
                <w:noProof/>
              </w:rPr>
            </w:rPrChange>
          </w:rPr>
          <w:fldChar w:fldCharType="begin"/>
        </w:r>
        <w:r w:rsidRPr="00D87CC5">
          <w:rPr>
            <w:rStyle w:val="Hyperlink"/>
            <w:rFonts w:ascii="Arial" w:hAnsi="Arial" w:cs="Arial"/>
            <w:noProof/>
            <w:rPrChange w:id="322" w:author="MIGUEL FUERTES FERNANDEZ" w:date="2022-08-30T18:29:00Z">
              <w:rPr>
                <w:rStyle w:val="Hyperlink"/>
                <w:noProof/>
              </w:rPr>
            </w:rPrChange>
          </w:rPr>
          <w:instrText xml:space="preserve"> </w:instrText>
        </w:r>
        <w:r w:rsidRPr="00D87CC5">
          <w:rPr>
            <w:rFonts w:ascii="Arial" w:hAnsi="Arial" w:cs="Arial"/>
            <w:noProof/>
            <w:rPrChange w:id="323" w:author="MIGUEL FUERTES FERNANDEZ" w:date="2022-08-30T18:29:00Z">
              <w:rPr>
                <w:noProof/>
              </w:rPr>
            </w:rPrChange>
          </w:rPr>
          <w:instrText>HYPERLINK \l "_Toc112776580"</w:instrText>
        </w:r>
        <w:r w:rsidRPr="00D87CC5">
          <w:rPr>
            <w:rStyle w:val="Hyperlink"/>
            <w:rFonts w:ascii="Arial" w:hAnsi="Arial" w:cs="Arial"/>
            <w:noProof/>
            <w:rPrChange w:id="324" w:author="MIGUEL FUERTES FERNANDEZ" w:date="2022-08-30T18:29:00Z">
              <w:rPr>
                <w:rStyle w:val="Hyperlink"/>
                <w:noProof/>
              </w:rPr>
            </w:rPrChange>
          </w:rPr>
          <w:instrText xml:space="preserve"> </w:instrText>
        </w:r>
        <w:r w:rsidRPr="00D87CC5">
          <w:rPr>
            <w:rStyle w:val="Hyperlink"/>
            <w:rFonts w:ascii="Arial" w:hAnsi="Arial" w:cs="Arial"/>
            <w:noProof/>
            <w:rPrChange w:id="325" w:author="MIGUEL FUERTES FERNANDEZ" w:date="2022-08-30T18:29:00Z">
              <w:rPr>
                <w:rStyle w:val="Hyperlink"/>
                <w:noProof/>
              </w:rPr>
            </w:rPrChange>
          </w:rPr>
          <w:fldChar w:fldCharType="separate"/>
        </w:r>
        <w:r w:rsidRPr="00D87CC5">
          <w:rPr>
            <w:rStyle w:val="Hyperlink"/>
            <w:rFonts w:ascii="Arial" w:hAnsi="Arial" w:cs="Arial"/>
            <w:noProof/>
          </w:rPr>
          <w:t>Ilustración 16. Inicio de los test Sociométricos</w:t>
        </w:r>
        <w:r w:rsidRPr="00D87CC5">
          <w:rPr>
            <w:rFonts w:ascii="Arial" w:hAnsi="Arial" w:cs="Arial"/>
            <w:noProof/>
            <w:webHidden/>
            <w:rPrChange w:id="326" w:author="MIGUEL FUERTES FERNANDEZ" w:date="2022-08-30T18:29:00Z">
              <w:rPr>
                <w:noProof/>
                <w:webHidden/>
              </w:rPr>
            </w:rPrChange>
          </w:rPr>
          <w:tab/>
        </w:r>
        <w:r w:rsidRPr="00D87CC5">
          <w:rPr>
            <w:rFonts w:ascii="Arial" w:hAnsi="Arial" w:cs="Arial"/>
            <w:noProof/>
            <w:webHidden/>
            <w:rPrChange w:id="327" w:author="MIGUEL FUERTES FERNANDEZ" w:date="2022-08-30T18:29:00Z">
              <w:rPr>
                <w:noProof/>
                <w:webHidden/>
              </w:rPr>
            </w:rPrChange>
          </w:rPr>
          <w:fldChar w:fldCharType="begin"/>
        </w:r>
        <w:r w:rsidRPr="00D87CC5">
          <w:rPr>
            <w:rFonts w:ascii="Arial" w:hAnsi="Arial" w:cs="Arial"/>
            <w:noProof/>
            <w:webHidden/>
            <w:rPrChange w:id="328" w:author="MIGUEL FUERTES FERNANDEZ" w:date="2022-08-30T18:29:00Z">
              <w:rPr>
                <w:noProof/>
                <w:webHidden/>
              </w:rPr>
            </w:rPrChange>
          </w:rPr>
          <w:instrText xml:space="preserve"> PAGEREF _Toc112776580 \h </w:instrText>
        </w:r>
      </w:ins>
      <w:r w:rsidRPr="00207EA3">
        <w:rPr>
          <w:rFonts w:ascii="Arial" w:hAnsi="Arial" w:cs="Arial"/>
          <w:noProof/>
          <w:webHidden/>
        </w:rPr>
      </w:r>
      <w:r w:rsidRPr="00D87CC5">
        <w:rPr>
          <w:rFonts w:ascii="Arial" w:hAnsi="Arial" w:cs="Arial"/>
          <w:noProof/>
          <w:webHidden/>
          <w:rPrChange w:id="329" w:author="MIGUEL FUERTES FERNANDEZ" w:date="2022-08-30T18:29:00Z">
            <w:rPr>
              <w:noProof/>
              <w:webHidden/>
            </w:rPr>
          </w:rPrChange>
        </w:rPr>
        <w:fldChar w:fldCharType="separate"/>
      </w:r>
      <w:ins w:id="330" w:author="MIGUEL FUERTES FERNANDEZ" w:date="2022-09-05T21:28:00Z">
        <w:r w:rsidR="00E11349">
          <w:rPr>
            <w:rFonts w:ascii="Arial" w:hAnsi="Arial" w:cs="Arial"/>
            <w:noProof/>
            <w:webHidden/>
          </w:rPr>
          <w:t>47</w:t>
        </w:r>
      </w:ins>
      <w:ins w:id="331" w:author="MIGUEL FUERTES FERNANDEZ" w:date="2022-08-30T18:29:00Z">
        <w:r w:rsidRPr="00D87CC5">
          <w:rPr>
            <w:rFonts w:ascii="Arial" w:hAnsi="Arial" w:cs="Arial"/>
            <w:noProof/>
            <w:webHidden/>
            <w:rPrChange w:id="332" w:author="MIGUEL FUERTES FERNANDEZ" w:date="2022-08-30T18:29:00Z">
              <w:rPr>
                <w:noProof/>
                <w:webHidden/>
              </w:rPr>
            </w:rPrChange>
          </w:rPr>
          <w:fldChar w:fldCharType="end"/>
        </w:r>
        <w:r w:rsidRPr="00D87CC5">
          <w:rPr>
            <w:rStyle w:val="Hyperlink"/>
            <w:rFonts w:ascii="Arial" w:hAnsi="Arial" w:cs="Arial"/>
            <w:noProof/>
            <w:rPrChange w:id="333" w:author="MIGUEL FUERTES FERNANDEZ" w:date="2022-08-30T18:29:00Z">
              <w:rPr>
                <w:rStyle w:val="Hyperlink"/>
                <w:noProof/>
              </w:rPr>
            </w:rPrChange>
          </w:rPr>
          <w:fldChar w:fldCharType="end"/>
        </w:r>
      </w:ins>
    </w:p>
    <w:p w14:paraId="63F1DDB7" w14:textId="16052A1F" w:rsidR="00D87CC5" w:rsidRPr="00D87CC5" w:rsidRDefault="00D87CC5">
      <w:pPr>
        <w:pStyle w:val="TableofFigures"/>
        <w:tabs>
          <w:tab w:val="right" w:leader="dot" w:pos="9016"/>
        </w:tabs>
        <w:spacing w:line="360" w:lineRule="auto"/>
        <w:rPr>
          <w:ins w:id="334" w:author="MIGUEL FUERTES FERNANDEZ" w:date="2022-08-30T18:29:00Z"/>
          <w:rFonts w:ascii="Arial" w:eastAsiaTheme="minorEastAsia" w:hAnsi="Arial" w:cs="Arial"/>
          <w:noProof/>
          <w:lang w:val="en-GB" w:eastAsia="en-GB"/>
          <w:rPrChange w:id="335" w:author="MIGUEL FUERTES FERNANDEZ" w:date="2022-08-30T18:29:00Z">
            <w:rPr>
              <w:ins w:id="336" w:author="MIGUEL FUERTES FERNANDEZ" w:date="2022-08-30T18:29:00Z"/>
              <w:rFonts w:eastAsiaTheme="minorEastAsia"/>
              <w:noProof/>
              <w:lang w:val="en-GB" w:eastAsia="en-GB"/>
            </w:rPr>
          </w:rPrChange>
        </w:rPr>
        <w:pPrChange w:id="337" w:author="MIGUEL FUERTES FERNANDEZ" w:date="2022-08-30T18:29:00Z">
          <w:pPr>
            <w:pStyle w:val="TableofFigures"/>
            <w:tabs>
              <w:tab w:val="right" w:leader="dot" w:pos="9016"/>
            </w:tabs>
          </w:pPr>
        </w:pPrChange>
      </w:pPr>
      <w:ins w:id="338" w:author="MIGUEL FUERTES FERNANDEZ" w:date="2022-08-30T18:29:00Z">
        <w:r w:rsidRPr="00D87CC5">
          <w:rPr>
            <w:rStyle w:val="Hyperlink"/>
            <w:rFonts w:ascii="Arial" w:hAnsi="Arial" w:cs="Arial"/>
            <w:noProof/>
            <w:rPrChange w:id="339" w:author="MIGUEL FUERTES FERNANDEZ" w:date="2022-08-30T18:29:00Z">
              <w:rPr>
                <w:rStyle w:val="Hyperlink"/>
                <w:noProof/>
              </w:rPr>
            </w:rPrChange>
          </w:rPr>
          <w:fldChar w:fldCharType="begin"/>
        </w:r>
        <w:r w:rsidRPr="00D87CC5">
          <w:rPr>
            <w:rStyle w:val="Hyperlink"/>
            <w:rFonts w:ascii="Arial" w:hAnsi="Arial" w:cs="Arial"/>
            <w:noProof/>
            <w:rPrChange w:id="340" w:author="MIGUEL FUERTES FERNANDEZ" w:date="2022-08-30T18:29:00Z">
              <w:rPr>
                <w:rStyle w:val="Hyperlink"/>
                <w:noProof/>
              </w:rPr>
            </w:rPrChange>
          </w:rPr>
          <w:instrText xml:space="preserve"> </w:instrText>
        </w:r>
        <w:r w:rsidRPr="00D87CC5">
          <w:rPr>
            <w:rFonts w:ascii="Arial" w:hAnsi="Arial" w:cs="Arial"/>
            <w:noProof/>
            <w:rPrChange w:id="341" w:author="MIGUEL FUERTES FERNANDEZ" w:date="2022-08-30T18:29:00Z">
              <w:rPr>
                <w:noProof/>
              </w:rPr>
            </w:rPrChange>
          </w:rPr>
          <w:instrText>HYPERLINK \l "_Toc112776581"</w:instrText>
        </w:r>
        <w:r w:rsidRPr="00D87CC5">
          <w:rPr>
            <w:rStyle w:val="Hyperlink"/>
            <w:rFonts w:ascii="Arial" w:hAnsi="Arial" w:cs="Arial"/>
            <w:noProof/>
            <w:rPrChange w:id="342" w:author="MIGUEL FUERTES FERNANDEZ" w:date="2022-08-30T18:29:00Z">
              <w:rPr>
                <w:rStyle w:val="Hyperlink"/>
                <w:noProof/>
              </w:rPr>
            </w:rPrChange>
          </w:rPr>
          <w:instrText xml:space="preserve"> </w:instrText>
        </w:r>
        <w:r w:rsidRPr="00D87CC5">
          <w:rPr>
            <w:rStyle w:val="Hyperlink"/>
            <w:rFonts w:ascii="Arial" w:hAnsi="Arial" w:cs="Arial"/>
            <w:noProof/>
            <w:rPrChange w:id="343" w:author="MIGUEL FUERTES FERNANDEZ" w:date="2022-08-30T18:29:00Z">
              <w:rPr>
                <w:rStyle w:val="Hyperlink"/>
                <w:noProof/>
              </w:rPr>
            </w:rPrChange>
          </w:rPr>
          <w:fldChar w:fldCharType="separate"/>
        </w:r>
        <w:r w:rsidRPr="00D87CC5">
          <w:rPr>
            <w:rStyle w:val="Hyperlink"/>
            <w:rFonts w:ascii="Arial" w:hAnsi="Arial" w:cs="Arial"/>
            <w:noProof/>
          </w:rPr>
          <w:t>Ilustración 17. Matriz Sociométrica</w:t>
        </w:r>
        <w:r w:rsidRPr="00D87CC5">
          <w:rPr>
            <w:rFonts w:ascii="Arial" w:hAnsi="Arial" w:cs="Arial"/>
            <w:noProof/>
            <w:webHidden/>
            <w:rPrChange w:id="344" w:author="MIGUEL FUERTES FERNANDEZ" w:date="2022-08-30T18:29:00Z">
              <w:rPr>
                <w:noProof/>
                <w:webHidden/>
              </w:rPr>
            </w:rPrChange>
          </w:rPr>
          <w:tab/>
        </w:r>
        <w:r w:rsidRPr="00D87CC5">
          <w:rPr>
            <w:rFonts w:ascii="Arial" w:hAnsi="Arial" w:cs="Arial"/>
            <w:noProof/>
            <w:webHidden/>
            <w:rPrChange w:id="345" w:author="MIGUEL FUERTES FERNANDEZ" w:date="2022-08-30T18:29:00Z">
              <w:rPr>
                <w:noProof/>
                <w:webHidden/>
              </w:rPr>
            </w:rPrChange>
          </w:rPr>
          <w:fldChar w:fldCharType="begin"/>
        </w:r>
        <w:r w:rsidRPr="00D87CC5">
          <w:rPr>
            <w:rFonts w:ascii="Arial" w:hAnsi="Arial" w:cs="Arial"/>
            <w:noProof/>
            <w:webHidden/>
            <w:rPrChange w:id="346" w:author="MIGUEL FUERTES FERNANDEZ" w:date="2022-08-30T18:29:00Z">
              <w:rPr>
                <w:noProof/>
                <w:webHidden/>
              </w:rPr>
            </w:rPrChange>
          </w:rPr>
          <w:instrText xml:space="preserve"> PAGEREF _Toc112776581 \h </w:instrText>
        </w:r>
      </w:ins>
      <w:r w:rsidRPr="00207EA3">
        <w:rPr>
          <w:rFonts w:ascii="Arial" w:hAnsi="Arial" w:cs="Arial"/>
          <w:noProof/>
          <w:webHidden/>
        </w:rPr>
      </w:r>
      <w:r w:rsidRPr="00D87CC5">
        <w:rPr>
          <w:rFonts w:ascii="Arial" w:hAnsi="Arial" w:cs="Arial"/>
          <w:noProof/>
          <w:webHidden/>
          <w:rPrChange w:id="347" w:author="MIGUEL FUERTES FERNANDEZ" w:date="2022-08-30T18:29:00Z">
            <w:rPr>
              <w:noProof/>
              <w:webHidden/>
            </w:rPr>
          </w:rPrChange>
        </w:rPr>
        <w:fldChar w:fldCharType="separate"/>
      </w:r>
      <w:ins w:id="348" w:author="MIGUEL FUERTES FERNANDEZ" w:date="2022-09-05T21:28:00Z">
        <w:r w:rsidR="00E11349">
          <w:rPr>
            <w:rFonts w:ascii="Arial" w:hAnsi="Arial" w:cs="Arial"/>
            <w:noProof/>
            <w:webHidden/>
          </w:rPr>
          <w:t>48</w:t>
        </w:r>
      </w:ins>
      <w:ins w:id="349" w:author="MIGUEL FUERTES FERNANDEZ" w:date="2022-08-30T18:29:00Z">
        <w:r w:rsidRPr="00D87CC5">
          <w:rPr>
            <w:rFonts w:ascii="Arial" w:hAnsi="Arial" w:cs="Arial"/>
            <w:noProof/>
            <w:webHidden/>
            <w:rPrChange w:id="350" w:author="MIGUEL FUERTES FERNANDEZ" w:date="2022-08-30T18:29:00Z">
              <w:rPr>
                <w:noProof/>
                <w:webHidden/>
              </w:rPr>
            </w:rPrChange>
          </w:rPr>
          <w:fldChar w:fldCharType="end"/>
        </w:r>
        <w:r w:rsidRPr="00D87CC5">
          <w:rPr>
            <w:rStyle w:val="Hyperlink"/>
            <w:rFonts w:ascii="Arial" w:hAnsi="Arial" w:cs="Arial"/>
            <w:noProof/>
            <w:rPrChange w:id="351" w:author="MIGUEL FUERTES FERNANDEZ" w:date="2022-08-30T18:29:00Z">
              <w:rPr>
                <w:rStyle w:val="Hyperlink"/>
                <w:noProof/>
              </w:rPr>
            </w:rPrChange>
          </w:rPr>
          <w:fldChar w:fldCharType="end"/>
        </w:r>
      </w:ins>
    </w:p>
    <w:p w14:paraId="50D39264" w14:textId="734E3990" w:rsidR="00D87CC5" w:rsidRPr="00D87CC5" w:rsidRDefault="00D87CC5">
      <w:pPr>
        <w:pStyle w:val="TableofFigures"/>
        <w:tabs>
          <w:tab w:val="right" w:leader="dot" w:pos="9016"/>
        </w:tabs>
        <w:spacing w:line="360" w:lineRule="auto"/>
        <w:rPr>
          <w:ins w:id="352" w:author="MIGUEL FUERTES FERNANDEZ" w:date="2022-08-30T18:29:00Z"/>
          <w:rFonts w:ascii="Arial" w:eastAsiaTheme="minorEastAsia" w:hAnsi="Arial" w:cs="Arial"/>
          <w:noProof/>
          <w:lang w:val="en-GB" w:eastAsia="en-GB"/>
          <w:rPrChange w:id="353" w:author="MIGUEL FUERTES FERNANDEZ" w:date="2022-08-30T18:29:00Z">
            <w:rPr>
              <w:ins w:id="354" w:author="MIGUEL FUERTES FERNANDEZ" w:date="2022-08-30T18:29:00Z"/>
              <w:rFonts w:eastAsiaTheme="minorEastAsia"/>
              <w:noProof/>
              <w:lang w:val="en-GB" w:eastAsia="en-GB"/>
            </w:rPr>
          </w:rPrChange>
        </w:rPr>
        <w:pPrChange w:id="355" w:author="MIGUEL FUERTES FERNANDEZ" w:date="2022-08-30T18:29:00Z">
          <w:pPr>
            <w:pStyle w:val="TableofFigures"/>
            <w:tabs>
              <w:tab w:val="right" w:leader="dot" w:pos="9016"/>
            </w:tabs>
          </w:pPr>
        </w:pPrChange>
      </w:pPr>
      <w:ins w:id="356" w:author="MIGUEL FUERTES FERNANDEZ" w:date="2022-08-30T18:29:00Z">
        <w:r w:rsidRPr="00D87CC5">
          <w:rPr>
            <w:rStyle w:val="Hyperlink"/>
            <w:rFonts w:ascii="Arial" w:hAnsi="Arial" w:cs="Arial"/>
            <w:noProof/>
            <w:rPrChange w:id="357" w:author="MIGUEL FUERTES FERNANDEZ" w:date="2022-08-30T18:29:00Z">
              <w:rPr>
                <w:rStyle w:val="Hyperlink"/>
                <w:noProof/>
              </w:rPr>
            </w:rPrChange>
          </w:rPr>
          <w:fldChar w:fldCharType="begin"/>
        </w:r>
        <w:r w:rsidRPr="00D87CC5">
          <w:rPr>
            <w:rStyle w:val="Hyperlink"/>
            <w:rFonts w:ascii="Arial" w:hAnsi="Arial" w:cs="Arial"/>
            <w:noProof/>
            <w:rPrChange w:id="358" w:author="MIGUEL FUERTES FERNANDEZ" w:date="2022-08-30T18:29:00Z">
              <w:rPr>
                <w:rStyle w:val="Hyperlink"/>
                <w:noProof/>
              </w:rPr>
            </w:rPrChange>
          </w:rPr>
          <w:instrText xml:space="preserve"> </w:instrText>
        </w:r>
        <w:r w:rsidRPr="00D87CC5">
          <w:rPr>
            <w:rFonts w:ascii="Arial" w:hAnsi="Arial" w:cs="Arial"/>
            <w:noProof/>
            <w:rPrChange w:id="359" w:author="MIGUEL FUERTES FERNANDEZ" w:date="2022-08-30T18:29:00Z">
              <w:rPr>
                <w:noProof/>
              </w:rPr>
            </w:rPrChange>
          </w:rPr>
          <w:instrText>HYPERLINK \l "_Toc112776582"</w:instrText>
        </w:r>
        <w:r w:rsidRPr="00D87CC5">
          <w:rPr>
            <w:rStyle w:val="Hyperlink"/>
            <w:rFonts w:ascii="Arial" w:hAnsi="Arial" w:cs="Arial"/>
            <w:noProof/>
            <w:rPrChange w:id="360" w:author="MIGUEL FUERTES FERNANDEZ" w:date="2022-08-30T18:29:00Z">
              <w:rPr>
                <w:rStyle w:val="Hyperlink"/>
                <w:noProof/>
              </w:rPr>
            </w:rPrChange>
          </w:rPr>
          <w:instrText xml:space="preserve"> </w:instrText>
        </w:r>
        <w:r w:rsidRPr="00D87CC5">
          <w:rPr>
            <w:rStyle w:val="Hyperlink"/>
            <w:rFonts w:ascii="Arial" w:hAnsi="Arial" w:cs="Arial"/>
            <w:noProof/>
            <w:rPrChange w:id="361" w:author="MIGUEL FUERTES FERNANDEZ" w:date="2022-08-30T18:29:00Z">
              <w:rPr>
                <w:rStyle w:val="Hyperlink"/>
                <w:noProof/>
              </w:rPr>
            </w:rPrChange>
          </w:rPr>
          <w:fldChar w:fldCharType="separate"/>
        </w:r>
        <w:r w:rsidRPr="00D87CC5">
          <w:rPr>
            <w:rStyle w:val="Hyperlink"/>
            <w:rFonts w:ascii="Arial" w:hAnsi="Arial" w:cs="Arial"/>
            <w:noProof/>
          </w:rPr>
          <w:t>Ilustración 18. Pantalla de inicio para los tests sociométricos</w:t>
        </w:r>
        <w:r w:rsidRPr="00D87CC5">
          <w:rPr>
            <w:rFonts w:ascii="Arial" w:hAnsi="Arial" w:cs="Arial"/>
            <w:noProof/>
            <w:webHidden/>
            <w:rPrChange w:id="362" w:author="MIGUEL FUERTES FERNANDEZ" w:date="2022-08-30T18:29:00Z">
              <w:rPr>
                <w:noProof/>
                <w:webHidden/>
              </w:rPr>
            </w:rPrChange>
          </w:rPr>
          <w:tab/>
        </w:r>
        <w:r w:rsidRPr="00D87CC5">
          <w:rPr>
            <w:rFonts w:ascii="Arial" w:hAnsi="Arial" w:cs="Arial"/>
            <w:noProof/>
            <w:webHidden/>
            <w:rPrChange w:id="363" w:author="MIGUEL FUERTES FERNANDEZ" w:date="2022-08-30T18:29:00Z">
              <w:rPr>
                <w:noProof/>
                <w:webHidden/>
              </w:rPr>
            </w:rPrChange>
          </w:rPr>
          <w:fldChar w:fldCharType="begin"/>
        </w:r>
        <w:r w:rsidRPr="00D87CC5">
          <w:rPr>
            <w:rFonts w:ascii="Arial" w:hAnsi="Arial" w:cs="Arial"/>
            <w:noProof/>
            <w:webHidden/>
            <w:rPrChange w:id="364" w:author="MIGUEL FUERTES FERNANDEZ" w:date="2022-08-30T18:29:00Z">
              <w:rPr>
                <w:noProof/>
                <w:webHidden/>
              </w:rPr>
            </w:rPrChange>
          </w:rPr>
          <w:instrText xml:space="preserve"> PAGEREF _Toc112776582 \h </w:instrText>
        </w:r>
      </w:ins>
      <w:r w:rsidRPr="00207EA3">
        <w:rPr>
          <w:rFonts w:ascii="Arial" w:hAnsi="Arial" w:cs="Arial"/>
          <w:noProof/>
          <w:webHidden/>
        </w:rPr>
      </w:r>
      <w:r w:rsidRPr="00D87CC5">
        <w:rPr>
          <w:rFonts w:ascii="Arial" w:hAnsi="Arial" w:cs="Arial"/>
          <w:noProof/>
          <w:webHidden/>
          <w:rPrChange w:id="365" w:author="MIGUEL FUERTES FERNANDEZ" w:date="2022-08-30T18:29:00Z">
            <w:rPr>
              <w:noProof/>
              <w:webHidden/>
            </w:rPr>
          </w:rPrChange>
        </w:rPr>
        <w:fldChar w:fldCharType="separate"/>
      </w:r>
      <w:ins w:id="366" w:author="MIGUEL FUERTES FERNANDEZ" w:date="2022-09-05T21:28:00Z">
        <w:r w:rsidR="00E11349">
          <w:rPr>
            <w:rFonts w:ascii="Arial" w:hAnsi="Arial" w:cs="Arial"/>
            <w:noProof/>
            <w:webHidden/>
          </w:rPr>
          <w:t>49</w:t>
        </w:r>
      </w:ins>
      <w:ins w:id="367" w:author="MIGUEL FUERTES FERNANDEZ" w:date="2022-08-30T18:29:00Z">
        <w:r w:rsidRPr="00D87CC5">
          <w:rPr>
            <w:rFonts w:ascii="Arial" w:hAnsi="Arial" w:cs="Arial"/>
            <w:noProof/>
            <w:webHidden/>
            <w:rPrChange w:id="368" w:author="MIGUEL FUERTES FERNANDEZ" w:date="2022-08-30T18:29:00Z">
              <w:rPr>
                <w:noProof/>
                <w:webHidden/>
              </w:rPr>
            </w:rPrChange>
          </w:rPr>
          <w:fldChar w:fldCharType="end"/>
        </w:r>
        <w:r w:rsidRPr="00D87CC5">
          <w:rPr>
            <w:rStyle w:val="Hyperlink"/>
            <w:rFonts w:ascii="Arial" w:hAnsi="Arial" w:cs="Arial"/>
            <w:noProof/>
            <w:rPrChange w:id="369" w:author="MIGUEL FUERTES FERNANDEZ" w:date="2022-08-30T18:29:00Z">
              <w:rPr>
                <w:rStyle w:val="Hyperlink"/>
                <w:noProof/>
              </w:rPr>
            </w:rPrChange>
          </w:rPr>
          <w:fldChar w:fldCharType="end"/>
        </w:r>
      </w:ins>
    </w:p>
    <w:p w14:paraId="5FA3E928" w14:textId="66481438" w:rsidR="00D87CC5" w:rsidRPr="00D87CC5" w:rsidRDefault="00D87CC5">
      <w:pPr>
        <w:pStyle w:val="TableofFigures"/>
        <w:tabs>
          <w:tab w:val="right" w:leader="dot" w:pos="9016"/>
        </w:tabs>
        <w:spacing w:line="360" w:lineRule="auto"/>
        <w:rPr>
          <w:ins w:id="370" w:author="MIGUEL FUERTES FERNANDEZ" w:date="2022-08-30T18:29:00Z"/>
          <w:rFonts w:ascii="Arial" w:eastAsiaTheme="minorEastAsia" w:hAnsi="Arial" w:cs="Arial"/>
          <w:noProof/>
          <w:lang w:val="en-GB" w:eastAsia="en-GB"/>
          <w:rPrChange w:id="371" w:author="MIGUEL FUERTES FERNANDEZ" w:date="2022-08-30T18:29:00Z">
            <w:rPr>
              <w:ins w:id="372" w:author="MIGUEL FUERTES FERNANDEZ" w:date="2022-08-30T18:29:00Z"/>
              <w:rFonts w:eastAsiaTheme="minorEastAsia"/>
              <w:noProof/>
              <w:lang w:val="en-GB" w:eastAsia="en-GB"/>
            </w:rPr>
          </w:rPrChange>
        </w:rPr>
        <w:pPrChange w:id="373" w:author="MIGUEL FUERTES FERNANDEZ" w:date="2022-08-30T18:29:00Z">
          <w:pPr>
            <w:pStyle w:val="TableofFigures"/>
            <w:tabs>
              <w:tab w:val="right" w:leader="dot" w:pos="9016"/>
            </w:tabs>
          </w:pPr>
        </w:pPrChange>
      </w:pPr>
      <w:ins w:id="374" w:author="MIGUEL FUERTES FERNANDEZ" w:date="2022-08-30T18:29:00Z">
        <w:r w:rsidRPr="00D87CC5">
          <w:rPr>
            <w:rStyle w:val="Hyperlink"/>
            <w:rFonts w:ascii="Arial" w:hAnsi="Arial" w:cs="Arial"/>
            <w:noProof/>
            <w:rPrChange w:id="375" w:author="MIGUEL FUERTES FERNANDEZ" w:date="2022-08-30T18:29:00Z">
              <w:rPr>
                <w:rStyle w:val="Hyperlink"/>
                <w:noProof/>
              </w:rPr>
            </w:rPrChange>
          </w:rPr>
          <w:fldChar w:fldCharType="begin"/>
        </w:r>
        <w:r w:rsidRPr="00D87CC5">
          <w:rPr>
            <w:rStyle w:val="Hyperlink"/>
            <w:rFonts w:ascii="Arial" w:hAnsi="Arial" w:cs="Arial"/>
            <w:noProof/>
            <w:rPrChange w:id="376" w:author="MIGUEL FUERTES FERNANDEZ" w:date="2022-08-30T18:29:00Z">
              <w:rPr>
                <w:rStyle w:val="Hyperlink"/>
                <w:noProof/>
              </w:rPr>
            </w:rPrChange>
          </w:rPr>
          <w:instrText xml:space="preserve"> </w:instrText>
        </w:r>
        <w:r w:rsidRPr="00D87CC5">
          <w:rPr>
            <w:rFonts w:ascii="Arial" w:hAnsi="Arial" w:cs="Arial"/>
            <w:noProof/>
            <w:rPrChange w:id="377" w:author="MIGUEL FUERTES FERNANDEZ" w:date="2022-08-30T18:29:00Z">
              <w:rPr>
                <w:noProof/>
              </w:rPr>
            </w:rPrChange>
          </w:rPr>
          <w:instrText>HYPERLINK \l "_Toc112776583"</w:instrText>
        </w:r>
        <w:r w:rsidRPr="00D87CC5">
          <w:rPr>
            <w:rStyle w:val="Hyperlink"/>
            <w:rFonts w:ascii="Arial" w:hAnsi="Arial" w:cs="Arial"/>
            <w:noProof/>
            <w:rPrChange w:id="378" w:author="MIGUEL FUERTES FERNANDEZ" w:date="2022-08-30T18:29:00Z">
              <w:rPr>
                <w:rStyle w:val="Hyperlink"/>
                <w:noProof/>
              </w:rPr>
            </w:rPrChange>
          </w:rPr>
          <w:instrText xml:space="preserve"> </w:instrText>
        </w:r>
        <w:r w:rsidRPr="00D87CC5">
          <w:rPr>
            <w:rStyle w:val="Hyperlink"/>
            <w:rFonts w:ascii="Arial" w:hAnsi="Arial" w:cs="Arial"/>
            <w:noProof/>
            <w:rPrChange w:id="379" w:author="MIGUEL FUERTES FERNANDEZ" w:date="2022-08-30T18:29:00Z">
              <w:rPr>
                <w:rStyle w:val="Hyperlink"/>
                <w:noProof/>
              </w:rPr>
            </w:rPrChange>
          </w:rPr>
          <w:fldChar w:fldCharType="separate"/>
        </w:r>
        <w:r w:rsidRPr="00D87CC5">
          <w:rPr>
            <w:rStyle w:val="Hyperlink"/>
            <w:rFonts w:ascii="Arial" w:hAnsi="Arial" w:cs="Arial"/>
            <w:noProof/>
          </w:rPr>
          <w:t>Ilustración 19. Matriz Sociométrica</w:t>
        </w:r>
        <w:r w:rsidRPr="00D87CC5">
          <w:rPr>
            <w:rFonts w:ascii="Arial" w:hAnsi="Arial" w:cs="Arial"/>
            <w:noProof/>
            <w:webHidden/>
            <w:rPrChange w:id="380" w:author="MIGUEL FUERTES FERNANDEZ" w:date="2022-08-30T18:29:00Z">
              <w:rPr>
                <w:noProof/>
                <w:webHidden/>
              </w:rPr>
            </w:rPrChange>
          </w:rPr>
          <w:tab/>
        </w:r>
        <w:r w:rsidRPr="00D87CC5">
          <w:rPr>
            <w:rFonts w:ascii="Arial" w:hAnsi="Arial" w:cs="Arial"/>
            <w:noProof/>
            <w:webHidden/>
            <w:rPrChange w:id="381" w:author="MIGUEL FUERTES FERNANDEZ" w:date="2022-08-30T18:29:00Z">
              <w:rPr>
                <w:noProof/>
                <w:webHidden/>
              </w:rPr>
            </w:rPrChange>
          </w:rPr>
          <w:fldChar w:fldCharType="begin"/>
        </w:r>
        <w:r w:rsidRPr="00D87CC5">
          <w:rPr>
            <w:rFonts w:ascii="Arial" w:hAnsi="Arial" w:cs="Arial"/>
            <w:noProof/>
            <w:webHidden/>
            <w:rPrChange w:id="382" w:author="MIGUEL FUERTES FERNANDEZ" w:date="2022-08-30T18:29:00Z">
              <w:rPr>
                <w:noProof/>
                <w:webHidden/>
              </w:rPr>
            </w:rPrChange>
          </w:rPr>
          <w:instrText xml:space="preserve"> PAGEREF _Toc112776583 \h </w:instrText>
        </w:r>
      </w:ins>
      <w:r w:rsidRPr="00207EA3">
        <w:rPr>
          <w:rFonts w:ascii="Arial" w:hAnsi="Arial" w:cs="Arial"/>
          <w:noProof/>
          <w:webHidden/>
        </w:rPr>
      </w:r>
      <w:r w:rsidRPr="00D87CC5">
        <w:rPr>
          <w:rFonts w:ascii="Arial" w:hAnsi="Arial" w:cs="Arial"/>
          <w:noProof/>
          <w:webHidden/>
          <w:rPrChange w:id="383" w:author="MIGUEL FUERTES FERNANDEZ" w:date="2022-08-30T18:29:00Z">
            <w:rPr>
              <w:noProof/>
              <w:webHidden/>
            </w:rPr>
          </w:rPrChange>
        </w:rPr>
        <w:fldChar w:fldCharType="separate"/>
      </w:r>
      <w:ins w:id="384" w:author="MIGUEL FUERTES FERNANDEZ" w:date="2022-09-05T21:28:00Z">
        <w:r w:rsidR="00E11349">
          <w:rPr>
            <w:rFonts w:ascii="Arial" w:hAnsi="Arial" w:cs="Arial"/>
            <w:noProof/>
            <w:webHidden/>
          </w:rPr>
          <w:t>50</w:t>
        </w:r>
      </w:ins>
      <w:ins w:id="385" w:author="MIGUEL FUERTES FERNANDEZ" w:date="2022-08-30T18:29:00Z">
        <w:r w:rsidRPr="00D87CC5">
          <w:rPr>
            <w:rFonts w:ascii="Arial" w:hAnsi="Arial" w:cs="Arial"/>
            <w:noProof/>
            <w:webHidden/>
            <w:rPrChange w:id="386" w:author="MIGUEL FUERTES FERNANDEZ" w:date="2022-08-30T18:29:00Z">
              <w:rPr>
                <w:noProof/>
                <w:webHidden/>
              </w:rPr>
            </w:rPrChange>
          </w:rPr>
          <w:fldChar w:fldCharType="end"/>
        </w:r>
        <w:r w:rsidRPr="00D87CC5">
          <w:rPr>
            <w:rStyle w:val="Hyperlink"/>
            <w:rFonts w:ascii="Arial" w:hAnsi="Arial" w:cs="Arial"/>
            <w:noProof/>
            <w:rPrChange w:id="387" w:author="MIGUEL FUERTES FERNANDEZ" w:date="2022-08-30T18:29:00Z">
              <w:rPr>
                <w:rStyle w:val="Hyperlink"/>
                <w:noProof/>
              </w:rPr>
            </w:rPrChange>
          </w:rPr>
          <w:fldChar w:fldCharType="end"/>
        </w:r>
      </w:ins>
    </w:p>
    <w:p w14:paraId="2E3493C6" w14:textId="0FB07952" w:rsidR="00D87CC5" w:rsidRPr="00D87CC5" w:rsidRDefault="00D87CC5">
      <w:pPr>
        <w:pStyle w:val="TableofFigures"/>
        <w:tabs>
          <w:tab w:val="right" w:leader="dot" w:pos="9016"/>
        </w:tabs>
        <w:spacing w:line="360" w:lineRule="auto"/>
        <w:rPr>
          <w:ins w:id="388" w:author="MIGUEL FUERTES FERNANDEZ" w:date="2022-08-30T18:29:00Z"/>
          <w:rFonts w:ascii="Arial" w:eastAsiaTheme="minorEastAsia" w:hAnsi="Arial" w:cs="Arial"/>
          <w:noProof/>
          <w:lang w:val="en-GB" w:eastAsia="en-GB"/>
          <w:rPrChange w:id="389" w:author="MIGUEL FUERTES FERNANDEZ" w:date="2022-08-30T18:29:00Z">
            <w:rPr>
              <w:ins w:id="390" w:author="MIGUEL FUERTES FERNANDEZ" w:date="2022-08-30T18:29:00Z"/>
              <w:rFonts w:eastAsiaTheme="minorEastAsia"/>
              <w:noProof/>
              <w:lang w:val="en-GB" w:eastAsia="en-GB"/>
            </w:rPr>
          </w:rPrChange>
        </w:rPr>
        <w:pPrChange w:id="391" w:author="MIGUEL FUERTES FERNANDEZ" w:date="2022-08-30T18:29:00Z">
          <w:pPr>
            <w:pStyle w:val="TableofFigures"/>
            <w:tabs>
              <w:tab w:val="right" w:leader="dot" w:pos="9016"/>
            </w:tabs>
          </w:pPr>
        </w:pPrChange>
      </w:pPr>
      <w:ins w:id="392" w:author="MIGUEL FUERTES FERNANDEZ" w:date="2022-08-30T18:29:00Z">
        <w:r w:rsidRPr="00D87CC5">
          <w:rPr>
            <w:rStyle w:val="Hyperlink"/>
            <w:rFonts w:ascii="Arial" w:hAnsi="Arial" w:cs="Arial"/>
            <w:noProof/>
            <w:rPrChange w:id="393" w:author="MIGUEL FUERTES FERNANDEZ" w:date="2022-08-30T18:29:00Z">
              <w:rPr>
                <w:rStyle w:val="Hyperlink"/>
                <w:noProof/>
              </w:rPr>
            </w:rPrChange>
          </w:rPr>
          <w:fldChar w:fldCharType="begin"/>
        </w:r>
        <w:r w:rsidRPr="00D87CC5">
          <w:rPr>
            <w:rStyle w:val="Hyperlink"/>
            <w:rFonts w:ascii="Arial" w:hAnsi="Arial" w:cs="Arial"/>
            <w:noProof/>
            <w:rPrChange w:id="394" w:author="MIGUEL FUERTES FERNANDEZ" w:date="2022-08-30T18:29:00Z">
              <w:rPr>
                <w:rStyle w:val="Hyperlink"/>
                <w:noProof/>
              </w:rPr>
            </w:rPrChange>
          </w:rPr>
          <w:instrText xml:space="preserve"> </w:instrText>
        </w:r>
        <w:r w:rsidRPr="00D87CC5">
          <w:rPr>
            <w:rFonts w:ascii="Arial" w:hAnsi="Arial" w:cs="Arial"/>
            <w:noProof/>
            <w:rPrChange w:id="395" w:author="MIGUEL FUERTES FERNANDEZ" w:date="2022-08-30T18:29:00Z">
              <w:rPr>
                <w:noProof/>
              </w:rPr>
            </w:rPrChange>
          </w:rPr>
          <w:instrText>HYPERLINK \l "_Toc112776584"</w:instrText>
        </w:r>
        <w:r w:rsidRPr="00D87CC5">
          <w:rPr>
            <w:rStyle w:val="Hyperlink"/>
            <w:rFonts w:ascii="Arial" w:hAnsi="Arial" w:cs="Arial"/>
            <w:noProof/>
            <w:rPrChange w:id="396" w:author="MIGUEL FUERTES FERNANDEZ" w:date="2022-08-30T18:29:00Z">
              <w:rPr>
                <w:rStyle w:val="Hyperlink"/>
                <w:noProof/>
              </w:rPr>
            </w:rPrChange>
          </w:rPr>
          <w:instrText xml:space="preserve"> </w:instrText>
        </w:r>
        <w:r w:rsidRPr="00D87CC5">
          <w:rPr>
            <w:rStyle w:val="Hyperlink"/>
            <w:rFonts w:ascii="Arial" w:hAnsi="Arial" w:cs="Arial"/>
            <w:noProof/>
            <w:rPrChange w:id="397" w:author="MIGUEL FUERTES FERNANDEZ" w:date="2022-08-30T18:29:00Z">
              <w:rPr>
                <w:rStyle w:val="Hyperlink"/>
                <w:noProof/>
              </w:rPr>
            </w:rPrChange>
          </w:rPr>
          <w:fldChar w:fldCharType="separate"/>
        </w:r>
        <w:r w:rsidRPr="00D87CC5">
          <w:rPr>
            <w:rStyle w:val="Hyperlink"/>
            <w:rFonts w:ascii="Arial" w:hAnsi="Arial" w:cs="Arial"/>
            <w:noProof/>
          </w:rPr>
          <w:t>Ilustración 20. Logo de Moodle</w:t>
        </w:r>
        <w:r w:rsidRPr="00D87CC5">
          <w:rPr>
            <w:rFonts w:ascii="Arial" w:hAnsi="Arial" w:cs="Arial"/>
            <w:noProof/>
            <w:webHidden/>
            <w:rPrChange w:id="398" w:author="MIGUEL FUERTES FERNANDEZ" w:date="2022-08-30T18:29:00Z">
              <w:rPr>
                <w:noProof/>
                <w:webHidden/>
              </w:rPr>
            </w:rPrChange>
          </w:rPr>
          <w:tab/>
        </w:r>
        <w:r w:rsidRPr="00D87CC5">
          <w:rPr>
            <w:rFonts w:ascii="Arial" w:hAnsi="Arial" w:cs="Arial"/>
            <w:noProof/>
            <w:webHidden/>
            <w:rPrChange w:id="399" w:author="MIGUEL FUERTES FERNANDEZ" w:date="2022-08-30T18:29:00Z">
              <w:rPr>
                <w:noProof/>
                <w:webHidden/>
              </w:rPr>
            </w:rPrChange>
          </w:rPr>
          <w:fldChar w:fldCharType="begin"/>
        </w:r>
        <w:r w:rsidRPr="00D87CC5">
          <w:rPr>
            <w:rFonts w:ascii="Arial" w:hAnsi="Arial" w:cs="Arial"/>
            <w:noProof/>
            <w:webHidden/>
            <w:rPrChange w:id="400" w:author="MIGUEL FUERTES FERNANDEZ" w:date="2022-08-30T18:29:00Z">
              <w:rPr>
                <w:noProof/>
                <w:webHidden/>
              </w:rPr>
            </w:rPrChange>
          </w:rPr>
          <w:instrText xml:space="preserve"> PAGEREF _Toc112776584 \h </w:instrText>
        </w:r>
      </w:ins>
      <w:r w:rsidRPr="00207EA3">
        <w:rPr>
          <w:rFonts w:ascii="Arial" w:hAnsi="Arial" w:cs="Arial"/>
          <w:noProof/>
          <w:webHidden/>
        </w:rPr>
      </w:r>
      <w:r w:rsidRPr="00D87CC5">
        <w:rPr>
          <w:rFonts w:ascii="Arial" w:hAnsi="Arial" w:cs="Arial"/>
          <w:noProof/>
          <w:webHidden/>
          <w:rPrChange w:id="401" w:author="MIGUEL FUERTES FERNANDEZ" w:date="2022-08-30T18:29:00Z">
            <w:rPr>
              <w:noProof/>
              <w:webHidden/>
            </w:rPr>
          </w:rPrChange>
        </w:rPr>
        <w:fldChar w:fldCharType="separate"/>
      </w:r>
      <w:ins w:id="402" w:author="MIGUEL FUERTES FERNANDEZ" w:date="2022-09-05T21:28:00Z">
        <w:r w:rsidR="00E11349">
          <w:rPr>
            <w:rFonts w:ascii="Arial" w:hAnsi="Arial" w:cs="Arial"/>
            <w:noProof/>
            <w:webHidden/>
          </w:rPr>
          <w:t>52</w:t>
        </w:r>
      </w:ins>
      <w:ins w:id="403" w:author="MIGUEL FUERTES FERNANDEZ" w:date="2022-08-30T18:29:00Z">
        <w:r w:rsidRPr="00D87CC5">
          <w:rPr>
            <w:rFonts w:ascii="Arial" w:hAnsi="Arial" w:cs="Arial"/>
            <w:noProof/>
            <w:webHidden/>
            <w:rPrChange w:id="404" w:author="MIGUEL FUERTES FERNANDEZ" w:date="2022-08-30T18:29:00Z">
              <w:rPr>
                <w:noProof/>
                <w:webHidden/>
              </w:rPr>
            </w:rPrChange>
          </w:rPr>
          <w:fldChar w:fldCharType="end"/>
        </w:r>
        <w:r w:rsidRPr="00D87CC5">
          <w:rPr>
            <w:rStyle w:val="Hyperlink"/>
            <w:rFonts w:ascii="Arial" w:hAnsi="Arial" w:cs="Arial"/>
            <w:noProof/>
            <w:rPrChange w:id="405" w:author="MIGUEL FUERTES FERNANDEZ" w:date="2022-08-30T18:29:00Z">
              <w:rPr>
                <w:rStyle w:val="Hyperlink"/>
                <w:noProof/>
              </w:rPr>
            </w:rPrChange>
          </w:rPr>
          <w:fldChar w:fldCharType="end"/>
        </w:r>
      </w:ins>
    </w:p>
    <w:p w14:paraId="4CE053D5" w14:textId="3215F084" w:rsidR="001B6917" w:rsidRPr="00D87CC5" w:rsidDel="00D87CC5" w:rsidRDefault="001B6917">
      <w:pPr>
        <w:pStyle w:val="TableofFigures"/>
        <w:tabs>
          <w:tab w:val="right" w:leader="dot" w:pos="9016"/>
        </w:tabs>
        <w:spacing w:line="360" w:lineRule="auto"/>
        <w:rPr>
          <w:del w:id="406" w:author="MIGUEL FUERTES FERNANDEZ" w:date="2022-08-30T18:29:00Z"/>
          <w:rFonts w:ascii="Arial" w:eastAsiaTheme="minorEastAsia" w:hAnsi="Arial" w:cs="Arial"/>
          <w:noProof/>
          <w:lang w:val="en-GB" w:eastAsia="en-GB"/>
          <w:rPrChange w:id="407" w:author="MIGUEL FUERTES FERNANDEZ" w:date="2022-08-30T18:29:00Z">
            <w:rPr>
              <w:del w:id="408" w:author="MIGUEL FUERTES FERNANDEZ" w:date="2022-08-30T18:29:00Z"/>
              <w:rFonts w:eastAsiaTheme="minorEastAsia"/>
              <w:noProof/>
              <w:lang w:val="en-GB" w:eastAsia="en-GB"/>
            </w:rPr>
          </w:rPrChange>
        </w:rPr>
      </w:pPr>
      <w:del w:id="409" w:author="MIGUEL FUERTES FERNANDEZ" w:date="2022-08-30T18:29:00Z">
        <w:r w:rsidRPr="00D87CC5" w:rsidDel="00D87CC5">
          <w:rPr>
            <w:rPrChange w:id="410" w:author="MIGUEL FUERTES FERNANDEZ" w:date="2022-08-30T18:29:00Z">
              <w:rPr>
                <w:rStyle w:val="Hyperlink"/>
                <w:rFonts w:ascii="Arial" w:hAnsi="Arial" w:cs="Arial"/>
                <w:noProof/>
              </w:rPr>
            </w:rPrChange>
          </w:rPr>
          <w:delText>Ilustración 1. Infografía sobre el Aprendizaje Colaborativo</w:delText>
        </w:r>
        <w:r w:rsidRPr="00D87CC5" w:rsidDel="00D87CC5">
          <w:rPr>
            <w:rFonts w:ascii="Arial" w:hAnsi="Arial" w:cs="Arial"/>
            <w:noProof/>
            <w:webHidden/>
            <w:rPrChange w:id="411" w:author="MIGUEL FUERTES FERNANDEZ" w:date="2022-08-30T18:29:00Z">
              <w:rPr>
                <w:noProof/>
                <w:webHidden/>
              </w:rPr>
            </w:rPrChange>
          </w:rPr>
          <w:tab/>
          <w:delText>20</w:delText>
        </w:r>
      </w:del>
    </w:p>
    <w:p w14:paraId="54FCFCDA" w14:textId="0C048D01" w:rsidR="001B6917" w:rsidRPr="00D87CC5" w:rsidDel="00D87CC5" w:rsidRDefault="001B6917">
      <w:pPr>
        <w:pStyle w:val="TableofFigures"/>
        <w:tabs>
          <w:tab w:val="right" w:leader="dot" w:pos="9016"/>
        </w:tabs>
        <w:spacing w:line="360" w:lineRule="auto"/>
        <w:rPr>
          <w:del w:id="412" w:author="MIGUEL FUERTES FERNANDEZ" w:date="2022-08-30T18:29:00Z"/>
          <w:rFonts w:ascii="Arial" w:eastAsiaTheme="minorEastAsia" w:hAnsi="Arial" w:cs="Arial"/>
          <w:noProof/>
          <w:lang w:val="en-GB" w:eastAsia="en-GB"/>
          <w:rPrChange w:id="413" w:author="MIGUEL FUERTES FERNANDEZ" w:date="2022-08-30T18:29:00Z">
            <w:rPr>
              <w:del w:id="414" w:author="MIGUEL FUERTES FERNANDEZ" w:date="2022-08-30T18:29:00Z"/>
              <w:rFonts w:eastAsiaTheme="minorEastAsia"/>
              <w:noProof/>
              <w:lang w:val="en-GB" w:eastAsia="en-GB"/>
            </w:rPr>
          </w:rPrChange>
        </w:rPr>
      </w:pPr>
      <w:del w:id="415" w:author="MIGUEL FUERTES FERNANDEZ" w:date="2022-08-30T18:29:00Z">
        <w:r w:rsidRPr="00D87CC5" w:rsidDel="00D87CC5">
          <w:rPr>
            <w:rPrChange w:id="416" w:author="MIGUEL FUERTES FERNANDEZ" w:date="2022-08-30T18:29:00Z">
              <w:rPr>
                <w:rStyle w:val="Hyperlink"/>
                <w:rFonts w:ascii="Arial" w:hAnsi="Arial" w:cs="Arial"/>
                <w:noProof/>
              </w:rPr>
            </w:rPrChange>
          </w:rPr>
          <w:delText>Ilustración 2. Diagrama del test Sociométrico</w:delText>
        </w:r>
        <w:r w:rsidRPr="00D87CC5" w:rsidDel="00D87CC5">
          <w:rPr>
            <w:rFonts w:ascii="Arial" w:hAnsi="Arial" w:cs="Arial"/>
            <w:noProof/>
            <w:webHidden/>
            <w:rPrChange w:id="417" w:author="MIGUEL FUERTES FERNANDEZ" w:date="2022-08-30T18:29:00Z">
              <w:rPr>
                <w:noProof/>
                <w:webHidden/>
              </w:rPr>
            </w:rPrChange>
          </w:rPr>
          <w:tab/>
          <w:delText>29</w:delText>
        </w:r>
      </w:del>
    </w:p>
    <w:p w14:paraId="087D154F" w14:textId="259ED208" w:rsidR="001B6917" w:rsidRPr="00D87CC5" w:rsidDel="00D87CC5" w:rsidRDefault="001B6917">
      <w:pPr>
        <w:pStyle w:val="TableofFigures"/>
        <w:tabs>
          <w:tab w:val="right" w:leader="dot" w:pos="9016"/>
        </w:tabs>
        <w:spacing w:line="360" w:lineRule="auto"/>
        <w:rPr>
          <w:del w:id="418" w:author="MIGUEL FUERTES FERNANDEZ" w:date="2022-08-30T18:29:00Z"/>
          <w:rFonts w:ascii="Arial" w:eastAsiaTheme="minorEastAsia" w:hAnsi="Arial" w:cs="Arial"/>
          <w:noProof/>
          <w:lang w:val="en-GB" w:eastAsia="en-GB"/>
          <w:rPrChange w:id="419" w:author="MIGUEL FUERTES FERNANDEZ" w:date="2022-08-30T18:29:00Z">
            <w:rPr>
              <w:del w:id="420" w:author="MIGUEL FUERTES FERNANDEZ" w:date="2022-08-30T18:29:00Z"/>
              <w:rFonts w:eastAsiaTheme="minorEastAsia"/>
              <w:noProof/>
              <w:lang w:val="en-GB" w:eastAsia="en-GB"/>
            </w:rPr>
          </w:rPrChange>
        </w:rPr>
      </w:pPr>
      <w:del w:id="421" w:author="MIGUEL FUERTES FERNANDEZ" w:date="2022-08-30T18:29:00Z">
        <w:r w:rsidRPr="00D87CC5" w:rsidDel="00D87CC5">
          <w:rPr>
            <w:rPrChange w:id="422" w:author="MIGUEL FUERTES FERNANDEZ" w:date="2022-08-30T18:29:00Z">
              <w:rPr>
                <w:rStyle w:val="Hyperlink"/>
                <w:rFonts w:ascii="Arial" w:hAnsi="Arial" w:cs="Arial"/>
                <w:noProof/>
              </w:rPr>
            </w:rPrChange>
          </w:rPr>
          <w:delText>Ilustración 3. Diagrama ER</w:delText>
        </w:r>
        <w:r w:rsidRPr="00D87CC5" w:rsidDel="00D87CC5">
          <w:rPr>
            <w:rFonts w:ascii="Arial" w:hAnsi="Arial" w:cs="Arial"/>
            <w:noProof/>
            <w:webHidden/>
            <w:rPrChange w:id="423" w:author="MIGUEL FUERTES FERNANDEZ" w:date="2022-08-30T18:29:00Z">
              <w:rPr>
                <w:noProof/>
                <w:webHidden/>
              </w:rPr>
            </w:rPrChange>
          </w:rPr>
          <w:tab/>
          <w:delText>35</w:delText>
        </w:r>
      </w:del>
    </w:p>
    <w:p w14:paraId="41A73092" w14:textId="13D0E7F8" w:rsidR="001B6917" w:rsidRPr="00D87CC5" w:rsidDel="00D87CC5" w:rsidRDefault="001B6917">
      <w:pPr>
        <w:pStyle w:val="TableofFigures"/>
        <w:tabs>
          <w:tab w:val="right" w:leader="dot" w:pos="9016"/>
        </w:tabs>
        <w:spacing w:line="360" w:lineRule="auto"/>
        <w:rPr>
          <w:del w:id="424" w:author="MIGUEL FUERTES FERNANDEZ" w:date="2022-08-30T18:29:00Z"/>
          <w:rFonts w:ascii="Arial" w:eastAsiaTheme="minorEastAsia" w:hAnsi="Arial" w:cs="Arial"/>
          <w:noProof/>
          <w:lang w:val="en-GB" w:eastAsia="en-GB"/>
          <w:rPrChange w:id="425" w:author="MIGUEL FUERTES FERNANDEZ" w:date="2022-08-30T18:29:00Z">
            <w:rPr>
              <w:del w:id="426" w:author="MIGUEL FUERTES FERNANDEZ" w:date="2022-08-30T18:29:00Z"/>
              <w:rFonts w:eastAsiaTheme="minorEastAsia"/>
              <w:noProof/>
              <w:lang w:val="en-GB" w:eastAsia="en-GB"/>
            </w:rPr>
          </w:rPrChange>
        </w:rPr>
      </w:pPr>
      <w:del w:id="427" w:author="MIGUEL FUERTES FERNANDEZ" w:date="2022-08-30T18:29:00Z">
        <w:r w:rsidRPr="00D87CC5" w:rsidDel="00D87CC5">
          <w:rPr>
            <w:rPrChange w:id="428" w:author="MIGUEL FUERTES FERNANDEZ" w:date="2022-08-30T18:29:00Z">
              <w:rPr>
                <w:rStyle w:val="Hyperlink"/>
                <w:rFonts w:ascii="Arial" w:hAnsi="Arial" w:cs="Arial"/>
                <w:noProof/>
              </w:rPr>
            </w:rPrChange>
          </w:rPr>
          <w:delText>Ilustración 4. Arquitectura</w:delText>
        </w:r>
        <w:r w:rsidRPr="00D87CC5" w:rsidDel="00D87CC5">
          <w:rPr>
            <w:rFonts w:ascii="Arial" w:hAnsi="Arial" w:cs="Arial"/>
            <w:noProof/>
            <w:webHidden/>
            <w:rPrChange w:id="429" w:author="MIGUEL FUERTES FERNANDEZ" w:date="2022-08-30T18:29:00Z">
              <w:rPr>
                <w:noProof/>
                <w:webHidden/>
              </w:rPr>
            </w:rPrChange>
          </w:rPr>
          <w:tab/>
          <w:delText>37</w:delText>
        </w:r>
      </w:del>
    </w:p>
    <w:p w14:paraId="45FF25B5" w14:textId="24466E6C" w:rsidR="001B6917" w:rsidRPr="00D87CC5" w:rsidDel="00D87CC5" w:rsidRDefault="001B6917">
      <w:pPr>
        <w:pStyle w:val="TableofFigures"/>
        <w:tabs>
          <w:tab w:val="right" w:leader="dot" w:pos="9016"/>
        </w:tabs>
        <w:spacing w:line="360" w:lineRule="auto"/>
        <w:rPr>
          <w:del w:id="430" w:author="MIGUEL FUERTES FERNANDEZ" w:date="2022-08-30T18:29:00Z"/>
          <w:rFonts w:ascii="Arial" w:eastAsiaTheme="minorEastAsia" w:hAnsi="Arial" w:cs="Arial"/>
          <w:noProof/>
          <w:lang w:val="en-GB" w:eastAsia="en-GB"/>
          <w:rPrChange w:id="431" w:author="MIGUEL FUERTES FERNANDEZ" w:date="2022-08-30T18:29:00Z">
            <w:rPr>
              <w:del w:id="432" w:author="MIGUEL FUERTES FERNANDEZ" w:date="2022-08-30T18:29:00Z"/>
              <w:rFonts w:eastAsiaTheme="minorEastAsia"/>
              <w:noProof/>
              <w:lang w:val="en-GB" w:eastAsia="en-GB"/>
            </w:rPr>
          </w:rPrChange>
        </w:rPr>
      </w:pPr>
      <w:del w:id="433" w:author="MIGUEL FUERTES FERNANDEZ" w:date="2022-08-30T18:29:00Z">
        <w:r w:rsidRPr="00D87CC5" w:rsidDel="00D87CC5">
          <w:rPr>
            <w:rPrChange w:id="434" w:author="MIGUEL FUERTES FERNANDEZ" w:date="2022-08-30T18:29:00Z">
              <w:rPr>
                <w:rStyle w:val="Hyperlink"/>
                <w:rFonts w:ascii="Arial" w:hAnsi="Arial" w:cs="Arial"/>
                <w:noProof/>
              </w:rPr>
            </w:rPrChange>
          </w:rPr>
          <w:delText>Ilustración 5. Plantilla AdminLTE3</w:delText>
        </w:r>
        <w:r w:rsidRPr="00D87CC5" w:rsidDel="00D87CC5">
          <w:rPr>
            <w:rFonts w:ascii="Arial" w:hAnsi="Arial" w:cs="Arial"/>
            <w:noProof/>
            <w:webHidden/>
            <w:rPrChange w:id="435" w:author="MIGUEL FUERTES FERNANDEZ" w:date="2022-08-30T18:29:00Z">
              <w:rPr>
                <w:noProof/>
                <w:webHidden/>
              </w:rPr>
            </w:rPrChange>
          </w:rPr>
          <w:tab/>
          <w:delText>38</w:delText>
        </w:r>
      </w:del>
    </w:p>
    <w:p w14:paraId="68567455" w14:textId="0F6903B1" w:rsidR="001B6917" w:rsidRPr="00D87CC5" w:rsidDel="00D87CC5" w:rsidRDefault="001B6917">
      <w:pPr>
        <w:pStyle w:val="TableofFigures"/>
        <w:tabs>
          <w:tab w:val="right" w:leader="dot" w:pos="9016"/>
        </w:tabs>
        <w:spacing w:line="360" w:lineRule="auto"/>
        <w:rPr>
          <w:del w:id="436" w:author="MIGUEL FUERTES FERNANDEZ" w:date="2022-08-30T18:29:00Z"/>
          <w:rFonts w:ascii="Arial" w:eastAsiaTheme="minorEastAsia" w:hAnsi="Arial" w:cs="Arial"/>
          <w:noProof/>
          <w:lang w:val="en-GB" w:eastAsia="en-GB"/>
          <w:rPrChange w:id="437" w:author="MIGUEL FUERTES FERNANDEZ" w:date="2022-08-30T18:29:00Z">
            <w:rPr>
              <w:del w:id="438" w:author="MIGUEL FUERTES FERNANDEZ" w:date="2022-08-30T18:29:00Z"/>
              <w:rFonts w:eastAsiaTheme="minorEastAsia"/>
              <w:noProof/>
              <w:lang w:val="en-GB" w:eastAsia="en-GB"/>
            </w:rPr>
          </w:rPrChange>
        </w:rPr>
      </w:pPr>
      <w:del w:id="439" w:author="MIGUEL FUERTES FERNANDEZ" w:date="2022-08-30T18:29:00Z">
        <w:r w:rsidRPr="00D87CC5" w:rsidDel="00D87CC5">
          <w:rPr>
            <w:rPrChange w:id="440" w:author="MIGUEL FUERTES FERNANDEZ" w:date="2022-08-30T18:29:00Z">
              <w:rPr>
                <w:rStyle w:val="Hyperlink"/>
                <w:rFonts w:ascii="Arial" w:hAnsi="Arial" w:cs="Arial"/>
                <w:noProof/>
              </w:rPr>
            </w:rPrChange>
          </w:rPr>
          <w:delText>Ilustración 6. Fichero docker-compose.yml</w:delText>
        </w:r>
        <w:r w:rsidRPr="00D87CC5" w:rsidDel="00D87CC5">
          <w:rPr>
            <w:rFonts w:ascii="Arial" w:hAnsi="Arial" w:cs="Arial"/>
            <w:noProof/>
            <w:webHidden/>
            <w:rPrChange w:id="441" w:author="MIGUEL FUERTES FERNANDEZ" w:date="2022-08-30T18:29:00Z">
              <w:rPr>
                <w:noProof/>
                <w:webHidden/>
              </w:rPr>
            </w:rPrChange>
          </w:rPr>
          <w:tab/>
          <w:delText>39</w:delText>
        </w:r>
      </w:del>
    </w:p>
    <w:p w14:paraId="57B9CA14" w14:textId="3570A2B6" w:rsidR="001B6917" w:rsidRPr="00D87CC5" w:rsidDel="00D87CC5" w:rsidRDefault="001B6917">
      <w:pPr>
        <w:pStyle w:val="TableofFigures"/>
        <w:tabs>
          <w:tab w:val="right" w:leader="dot" w:pos="9016"/>
        </w:tabs>
        <w:spacing w:line="360" w:lineRule="auto"/>
        <w:rPr>
          <w:del w:id="442" w:author="MIGUEL FUERTES FERNANDEZ" w:date="2022-08-30T18:29:00Z"/>
          <w:rFonts w:ascii="Arial" w:eastAsiaTheme="minorEastAsia" w:hAnsi="Arial" w:cs="Arial"/>
          <w:noProof/>
          <w:lang w:val="en-GB" w:eastAsia="en-GB"/>
          <w:rPrChange w:id="443" w:author="MIGUEL FUERTES FERNANDEZ" w:date="2022-08-30T18:29:00Z">
            <w:rPr>
              <w:del w:id="444" w:author="MIGUEL FUERTES FERNANDEZ" w:date="2022-08-30T18:29:00Z"/>
              <w:rFonts w:eastAsiaTheme="minorEastAsia"/>
              <w:noProof/>
              <w:lang w:val="en-GB" w:eastAsia="en-GB"/>
            </w:rPr>
          </w:rPrChange>
        </w:rPr>
      </w:pPr>
      <w:del w:id="445" w:author="MIGUEL FUERTES FERNANDEZ" w:date="2022-08-30T18:29:00Z">
        <w:r w:rsidRPr="00D87CC5" w:rsidDel="00D87CC5">
          <w:rPr>
            <w:rPrChange w:id="446" w:author="MIGUEL FUERTES FERNANDEZ" w:date="2022-08-30T18:29:00Z">
              <w:rPr>
                <w:rStyle w:val="Hyperlink"/>
                <w:rFonts w:ascii="Arial" w:hAnsi="Arial" w:cs="Arial"/>
                <w:noProof/>
              </w:rPr>
            </w:rPrChange>
          </w:rPr>
          <w:delText>Ilustración 7. Pantalla de gestión de alumnos</w:delText>
        </w:r>
        <w:r w:rsidRPr="00D87CC5" w:rsidDel="00D87CC5">
          <w:rPr>
            <w:rFonts w:ascii="Arial" w:hAnsi="Arial" w:cs="Arial"/>
            <w:noProof/>
            <w:webHidden/>
            <w:rPrChange w:id="447" w:author="MIGUEL FUERTES FERNANDEZ" w:date="2022-08-30T18:29:00Z">
              <w:rPr>
                <w:noProof/>
                <w:webHidden/>
              </w:rPr>
            </w:rPrChange>
          </w:rPr>
          <w:tab/>
          <w:delText>40</w:delText>
        </w:r>
      </w:del>
    </w:p>
    <w:p w14:paraId="0D8A3C02" w14:textId="3D429DB7" w:rsidR="001B6917" w:rsidRPr="00D87CC5" w:rsidDel="00D87CC5" w:rsidRDefault="001B6917">
      <w:pPr>
        <w:pStyle w:val="TableofFigures"/>
        <w:tabs>
          <w:tab w:val="right" w:leader="dot" w:pos="9016"/>
        </w:tabs>
        <w:spacing w:line="360" w:lineRule="auto"/>
        <w:rPr>
          <w:del w:id="448" w:author="MIGUEL FUERTES FERNANDEZ" w:date="2022-08-30T18:29:00Z"/>
          <w:rFonts w:ascii="Arial" w:eastAsiaTheme="minorEastAsia" w:hAnsi="Arial" w:cs="Arial"/>
          <w:noProof/>
          <w:lang w:val="en-GB" w:eastAsia="en-GB"/>
          <w:rPrChange w:id="449" w:author="MIGUEL FUERTES FERNANDEZ" w:date="2022-08-30T18:29:00Z">
            <w:rPr>
              <w:del w:id="450" w:author="MIGUEL FUERTES FERNANDEZ" w:date="2022-08-30T18:29:00Z"/>
              <w:rFonts w:eastAsiaTheme="minorEastAsia"/>
              <w:noProof/>
              <w:lang w:val="en-GB" w:eastAsia="en-GB"/>
            </w:rPr>
          </w:rPrChange>
        </w:rPr>
      </w:pPr>
      <w:del w:id="451" w:author="MIGUEL FUERTES FERNANDEZ" w:date="2022-08-30T18:29:00Z">
        <w:r w:rsidRPr="00D87CC5" w:rsidDel="00D87CC5">
          <w:rPr>
            <w:rPrChange w:id="452" w:author="MIGUEL FUERTES FERNANDEZ" w:date="2022-08-30T18:29:00Z">
              <w:rPr>
                <w:rStyle w:val="Hyperlink"/>
                <w:rFonts w:ascii="Arial" w:hAnsi="Arial" w:cs="Arial"/>
                <w:noProof/>
              </w:rPr>
            </w:rPrChange>
          </w:rPr>
          <w:delText>Ilustración 8. Visualización de un alumno</w:delText>
        </w:r>
        <w:r w:rsidRPr="00D87CC5" w:rsidDel="00D87CC5">
          <w:rPr>
            <w:rFonts w:ascii="Arial" w:hAnsi="Arial" w:cs="Arial"/>
            <w:noProof/>
            <w:webHidden/>
            <w:rPrChange w:id="453" w:author="MIGUEL FUERTES FERNANDEZ" w:date="2022-08-30T18:29:00Z">
              <w:rPr>
                <w:noProof/>
                <w:webHidden/>
              </w:rPr>
            </w:rPrChange>
          </w:rPr>
          <w:tab/>
          <w:delText>41</w:delText>
        </w:r>
      </w:del>
    </w:p>
    <w:p w14:paraId="0B2CCAEF" w14:textId="7E99F776" w:rsidR="001B6917" w:rsidRPr="00D87CC5" w:rsidDel="00D87CC5" w:rsidRDefault="001B6917">
      <w:pPr>
        <w:pStyle w:val="TableofFigures"/>
        <w:tabs>
          <w:tab w:val="right" w:leader="dot" w:pos="9016"/>
        </w:tabs>
        <w:spacing w:line="360" w:lineRule="auto"/>
        <w:rPr>
          <w:del w:id="454" w:author="MIGUEL FUERTES FERNANDEZ" w:date="2022-08-30T18:29:00Z"/>
          <w:rFonts w:ascii="Arial" w:eastAsiaTheme="minorEastAsia" w:hAnsi="Arial" w:cs="Arial"/>
          <w:noProof/>
          <w:lang w:val="en-GB" w:eastAsia="en-GB"/>
          <w:rPrChange w:id="455" w:author="MIGUEL FUERTES FERNANDEZ" w:date="2022-08-30T18:29:00Z">
            <w:rPr>
              <w:del w:id="456" w:author="MIGUEL FUERTES FERNANDEZ" w:date="2022-08-30T18:29:00Z"/>
              <w:rFonts w:eastAsiaTheme="minorEastAsia"/>
              <w:noProof/>
              <w:lang w:val="en-GB" w:eastAsia="en-GB"/>
            </w:rPr>
          </w:rPrChange>
        </w:rPr>
      </w:pPr>
      <w:del w:id="457" w:author="MIGUEL FUERTES FERNANDEZ" w:date="2022-08-30T18:29:00Z">
        <w:r w:rsidRPr="00D87CC5" w:rsidDel="00D87CC5">
          <w:rPr>
            <w:rPrChange w:id="458" w:author="MIGUEL FUERTES FERNANDEZ" w:date="2022-08-30T18:29:00Z">
              <w:rPr>
                <w:rStyle w:val="Hyperlink"/>
                <w:rFonts w:ascii="Arial" w:hAnsi="Arial" w:cs="Arial"/>
                <w:noProof/>
              </w:rPr>
            </w:rPrChange>
          </w:rPr>
          <w:delText>Ilustración 9. Edición de un alumno</w:delText>
        </w:r>
        <w:r w:rsidRPr="00D87CC5" w:rsidDel="00D87CC5">
          <w:rPr>
            <w:rFonts w:ascii="Arial" w:hAnsi="Arial" w:cs="Arial"/>
            <w:noProof/>
            <w:webHidden/>
            <w:rPrChange w:id="459" w:author="MIGUEL FUERTES FERNANDEZ" w:date="2022-08-30T18:29:00Z">
              <w:rPr>
                <w:noProof/>
                <w:webHidden/>
              </w:rPr>
            </w:rPrChange>
          </w:rPr>
          <w:tab/>
          <w:delText>42</w:delText>
        </w:r>
      </w:del>
    </w:p>
    <w:p w14:paraId="5071DAC3" w14:textId="380B5EC9" w:rsidR="001B6917" w:rsidRPr="00D87CC5" w:rsidDel="00D87CC5" w:rsidRDefault="001B6917">
      <w:pPr>
        <w:pStyle w:val="TableofFigures"/>
        <w:tabs>
          <w:tab w:val="right" w:leader="dot" w:pos="9016"/>
        </w:tabs>
        <w:spacing w:line="360" w:lineRule="auto"/>
        <w:rPr>
          <w:del w:id="460" w:author="MIGUEL FUERTES FERNANDEZ" w:date="2022-08-30T18:29:00Z"/>
          <w:rFonts w:ascii="Arial" w:eastAsiaTheme="minorEastAsia" w:hAnsi="Arial" w:cs="Arial"/>
          <w:noProof/>
          <w:lang w:val="en-GB" w:eastAsia="en-GB"/>
          <w:rPrChange w:id="461" w:author="MIGUEL FUERTES FERNANDEZ" w:date="2022-08-30T18:29:00Z">
            <w:rPr>
              <w:del w:id="462" w:author="MIGUEL FUERTES FERNANDEZ" w:date="2022-08-30T18:29:00Z"/>
              <w:rFonts w:eastAsiaTheme="minorEastAsia"/>
              <w:noProof/>
              <w:lang w:val="en-GB" w:eastAsia="en-GB"/>
            </w:rPr>
          </w:rPrChange>
        </w:rPr>
      </w:pPr>
      <w:del w:id="463" w:author="MIGUEL FUERTES FERNANDEZ" w:date="2022-08-30T18:29:00Z">
        <w:r w:rsidRPr="00D87CC5" w:rsidDel="00D87CC5">
          <w:rPr>
            <w:rPrChange w:id="464" w:author="MIGUEL FUERTES FERNANDEZ" w:date="2022-08-30T18:29:00Z">
              <w:rPr>
                <w:rStyle w:val="Hyperlink"/>
                <w:rFonts w:ascii="Arial" w:hAnsi="Arial" w:cs="Arial"/>
                <w:noProof/>
              </w:rPr>
            </w:rPrChange>
          </w:rPr>
          <w:delText>Ilustración 10. Página de inicio de las Asignaturas</w:delText>
        </w:r>
        <w:r w:rsidRPr="00D87CC5" w:rsidDel="00D87CC5">
          <w:rPr>
            <w:rFonts w:ascii="Arial" w:hAnsi="Arial" w:cs="Arial"/>
            <w:noProof/>
            <w:webHidden/>
            <w:rPrChange w:id="465" w:author="MIGUEL FUERTES FERNANDEZ" w:date="2022-08-30T18:29:00Z">
              <w:rPr>
                <w:noProof/>
                <w:webHidden/>
              </w:rPr>
            </w:rPrChange>
          </w:rPr>
          <w:tab/>
          <w:delText>42</w:delText>
        </w:r>
      </w:del>
    </w:p>
    <w:p w14:paraId="3AE23D90" w14:textId="164CC13C" w:rsidR="001B6917" w:rsidRPr="00D87CC5" w:rsidDel="00D87CC5" w:rsidRDefault="001B6917">
      <w:pPr>
        <w:pStyle w:val="TableofFigures"/>
        <w:tabs>
          <w:tab w:val="right" w:leader="dot" w:pos="9016"/>
        </w:tabs>
        <w:spacing w:line="360" w:lineRule="auto"/>
        <w:rPr>
          <w:del w:id="466" w:author="MIGUEL FUERTES FERNANDEZ" w:date="2022-08-30T18:29:00Z"/>
          <w:rFonts w:ascii="Arial" w:eastAsiaTheme="minorEastAsia" w:hAnsi="Arial" w:cs="Arial"/>
          <w:noProof/>
          <w:lang w:val="en-GB" w:eastAsia="en-GB"/>
          <w:rPrChange w:id="467" w:author="MIGUEL FUERTES FERNANDEZ" w:date="2022-08-30T18:29:00Z">
            <w:rPr>
              <w:del w:id="468" w:author="MIGUEL FUERTES FERNANDEZ" w:date="2022-08-30T18:29:00Z"/>
              <w:rFonts w:eastAsiaTheme="minorEastAsia"/>
              <w:noProof/>
              <w:lang w:val="en-GB" w:eastAsia="en-GB"/>
            </w:rPr>
          </w:rPrChange>
        </w:rPr>
      </w:pPr>
      <w:del w:id="469" w:author="MIGUEL FUERTES FERNANDEZ" w:date="2022-08-30T18:29:00Z">
        <w:r w:rsidRPr="00D87CC5" w:rsidDel="00D87CC5">
          <w:rPr>
            <w:rPrChange w:id="470" w:author="MIGUEL FUERTES FERNANDEZ" w:date="2022-08-30T18:29:00Z">
              <w:rPr>
                <w:rStyle w:val="Hyperlink"/>
                <w:rFonts w:ascii="Arial" w:hAnsi="Arial" w:cs="Arial"/>
                <w:noProof/>
              </w:rPr>
            </w:rPrChange>
          </w:rPr>
          <w:delText>Ilustración 11. Página de edición de una asignatura</w:delText>
        </w:r>
        <w:r w:rsidRPr="00D87CC5" w:rsidDel="00D87CC5">
          <w:rPr>
            <w:rFonts w:ascii="Arial" w:hAnsi="Arial" w:cs="Arial"/>
            <w:noProof/>
            <w:webHidden/>
            <w:rPrChange w:id="471" w:author="MIGUEL FUERTES FERNANDEZ" w:date="2022-08-30T18:29:00Z">
              <w:rPr>
                <w:noProof/>
                <w:webHidden/>
              </w:rPr>
            </w:rPrChange>
          </w:rPr>
          <w:tab/>
          <w:delText>43</w:delText>
        </w:r>
      </w:del>
    </w:p>
    <w:p w14:paraId="1460852C" w14:textId="0579CE62" w:rsidR="001B6917" w:rsidRPr="00D87CC5" w:rsidDel="00D87CC5" w:rsidRDefault="001B6917">
      <w:pPr>
        <w:pStyle w:val="TableofFigures"/>
        <w:tabs>
          <w:tab w:val="right" w:leader="dot" w:pos="9016"/>
        </w:tabs>
        <w:spacing w:line="360" w:lineRule="auto"/>
        <w:rPr>
          <w:del w:id="472" w:author="MIGUEL FUERTES FERNANDEZ" w:date="2022-08-30T18:29:00Z"/>
          <w:rFonts w:ascii="Arial" w:eastAsiaTheme="minorEastAsia" w:hAnsi="Arial" w:cs="Arial"/>
          <w:noProof/>
          <w:lang w:val="en-GB" w:eastAsia="en-GB"/>
          <w:rPrChange w:id="473" w:author="MIGUEL FUERTES FERNANDEZ" w:date="2022-08-30T18:29:00Z">
            <w:rPr>
              <w:del w:id="474" w:author="MIGUEL FUERTES FERNANDEZ" w:date="2022-08-30T18:29:00Z"/>
              <w:rFonts w:eastAsiaTheme="minorEastAsia"/>
              <w:noProof/>
              <w:lang w:val="en-GB" w:eastAsia="en-GB"/>
            </w:rPr>
          </w:rPrChange>
        </w:rPr>
      </w:pPr>
      <w:del w:id="475" w:author="MIGUEL FUERTES FERNANDEZ" w:date="2022-08-30T18:29:00Z">
        <w:r w:rsidRPr="00D87CC5" w:rsidDel="00D87CC5">
          <w:rPr>
            <w:rPrChange w:id="476" w:author="MIGUEL FUERTES FERNANDEZ" w:date="2022-08-30T18:29:00Z">
              <w:rPr>
                <w:rStyle w:val="Hyperlink"/>
                <w:rFonts w:ascii="Arial" w:hAnsi="Arial" w:cs="Arial"/>
                <w:noProof/>
              </w:rPr>
            </w:rPrChange>
          </w:rPr>
          <w:delText>Ilustración 12. Pantalla de inicio de sesión</w:delText>
        </w:r>
        <w:r w:rsidRPr="00D87CC5" w:rsidDel="00D87CC5">
          <w:rPr>
            <w:rFonts w:ascii="Arial" w:hAnsi="Arial" w:cs="Arial"/>
            <w:noProof/>
            <w:webHidden/>
            <w:rPrChange w:id="477" w:author="MIGUEL FUERTES FERNANDEZ" w:date="2022-08-30T18:29:00Z">
              <w:rPr>
                <w:noProof/>
                <w:webHidden/>
              </w:rPr>
            </w:rPrChange>
          </w:rPr>
          <w:tab/>
          <w:delText>44</w:delText>
        </w:r>
      </w:del>
    </w:p>
    <w:p w14:paraId="55E1A3E1" w14:textId="47E77075" w:rsidR="001B6917" w:rsidRPr="00D87CC5" w:rsidDel="00D87CC5" w:rsidRDefault="001B6917">
      <w:pPr>
        <w:pStyle w:val="TableofFigures"/>
        <w:tabs>
          <w:tab w:val="right" w:leader="dot" w:pos="9016"/>
        </w:tabs>
        <w:spacing w:line="360" w:lineRule="auto"/>
        <w:rPr>
          <w:del w:id="478" w:author="MIGUEL FUERTES FERNANDEZ" w:date="2022-08-30T18:29:00Z"/>
          <w:rFonts w:ascii="Arial" w:eastAsiaTheme="minorEastAsia" w:hAnsi="Arial" w:cs="Arial"/>
          <w:noProof/>
          <w:lang w:val="en-GB" w:eastAsia="en-GB"/>
          <w:rPrChange w:id="479" w:author="MIGUEL FUERTES FERNANDEZ" w:date="2022-08-30T18:29:00Z">
            <w:rPr>
              <w:del w:id="480" w:author="MIGUEL FUERTES FERNANDEZ" w:date="2022-08-30T18:29:00Z"/>
              <w:rFonts w:eastAsiaTheme="minorEastAsia"/>
              <w:noProof/>
              <w:lang w:val="en-GB" w:eastAsia="en-GB"/>
            </w:rPr>
          </w:rPrChange>
        </w:rPr>
      </w:pPr>
      <w:del w:id="481" w:author="MIGUEL FUERTES FERNANDEZ" w:date="2022-08-30T18:29:00Z">
        <w:r w:rsidRPr="00D87CC5" w:rsidDel="00D87CC5">
          <w:rPr>
            <w:rPrChange w:id="482" w:author="MIGUEL FUERTES FERNANDEZ" w:date="2022-08-30T18:29:00Z">
              <w:rPr>
                <w:rStyle w:val="Hyperlink"/>
                <w:rFonts w:ascii="Arial" w:hAnsi="Arial" w:cs="Arial"/>
                <w:noProof/>
              </w:rPr>
            </w:rPrChange>
          </w:rPr>
          <w:delText>Ilustración 13. Menú del profesor</w:delText>
        </w:r>
        <w:r w:rsidRPr="00D87CC5" w:rsidDel="00D87CC5">
          <w:rPr>
            <w:rFonts w:ascii="Arial" w:hAnsi="Arial" w:cs="Arial"/>
            <w:noProof/>
            <w:webHidden/>
            <w:rPrChange w:id="483" w:author="MIGUEL FUERTES FERNANDEZ" w:date="2022-08-30T18:29:00Z">
              <w:rPr>
                <w:noProof/>
                <w:webHidden/>
              </w:rPr>
            </w:rPrChange>
          </w:rPr>
          <w:tab/>
          <w:delText>44</w:delText>
        </w:r>
      </w:del>
    </w:p>
    <w:p w14:paraId="4C58BFBC" w14:textId="0F3D3EF8" w:rsidR="001B6917" w:rsidRPr="00D87CC5" w:rsidDel="00D87CC5" w:rsidRDefault="001B6917">
      <w:pPr>
        <w:pStyle w:val="TableofFigures"/>
        <w:tabs>
          <w:tab w:val="right" w:leader="dot" w:pos="9016"/>
        </w:tabs>
        <w:spacing w:line="360" w:lineRule="auto"/>
        <w:rPr>
          <w:del w:id="484" w:author="MIGUEL FUERTES FERNANDEZ" w:date="2022-08-30T18:29:00Z"/>
          <w:rFonts w:ascii="Arial" w:eastAsiaTheme="minorEastAsia" w:hAnsi="Arial" w:cs="Arial"/>
          <w:noProof/>
          <w:lang w:val="en-GB" w:eastAsia="en-GB"/>
          <w:rPrChange w:id="485" w:author="MIGUEL FUERTES FERNANDEZ" w:date="2022-08-30T18:29:00Z">
            <w:rPr>
              <w:del w:id="486" w:author="MIGUEL FUERTES FERNANDEZ" w:date="2022-08-30T18:29:00Z"/>
              <w:rFonts w:eastAsiaTheme="minorEastAsia"/>
              <w:noProof/>
              <w:lang w:val="en-GB" w:eastAsia="en-GB"/>
            </w:rPr>
          </w:rPrChange>
        </w:rPr>
      </w:pPr>
      <w:del w:id="487" w:author="MIGUEL FUERTES FERNANDEZ" w:date="2022-08-30T18:29:00Z">
        <w:r w:rsidRPr="00D87CC5" w:rsidDel="00D87CC5">
          <w:rPr>
            <w:rPrChange w:id="488" w:author="MIGUEL FUERTES FERNANDEZ" w:date="2022-08-30T18:29:00Z">
              <w:rPr>
                <w:rStyle w:val="Hyperlink"/>
                <w:rFonts w:ascii="Arial" w:hAnsi="Arial" w:cs="Arial"/>
                <w:noProof/>
              </w:rPr>
            </w:rPrChange>
          </w:rPr>
          <w:delText>Ilustración 14. Edición del Perfil</w:delText>
        </w:r>
        <w:r w:rsidRPr="00D87CC5" w:rsidDel="00D87CC5">
          <w:rPr>
            <w:rFonts w:ascii="Arial" w:hAnsi="Arial" w:cs="Arial"/>
            <w:noProof/>
            <w:webHidden/>
            <w:rPrChange w:id="489" w:author="MIGUEL FUERTES FERNANDEZ" w:date="2022-08-30T18:29:00Z">
              <w:rPr>
                <w:noProof/>
                <w:webHidden/>
              </w:rPr>
            </w:rPrChange>
          </w:rPr>
          <w:tab/>
          <w:delText>45</w:delText>
        </w:r>
      </w:del>
    </w:p>
    <w:p w14:paraId="03C076B4" w14:textId="507CC6AD" w:rsidR="001B6917" w:rsidRPr="00D87CC5" w:rsidDel="00D87CC5" w:rsidRDefault="001B6917">
      <w:pPr>
        <w:pStyle w:val="TableofFigures"/>
        <w:tabs>
          <w:tab w:val="right" w:leader="dot" w:pos="9016"/>
        </w:tabs>
        <w:spacing w:line="360" w:lineRule="auto"/>
        <w:rPr>
          <w:del w:id="490" w:author="MIGUEL FUERTES FERNANDEZ" w:date="2022-08-30T18:29:00Z"/>
          <w:rFonts w:ascii="Arial" w:eastAsiaTheme="minorEastAsia" w:hAnsi="Arial" w:cs="Arial"/>
          <w:noProof/>
          <w:lang w:val="en-GB" w:eastAsia="en-GB"/>
          <w:rPrChange w:id="491" w:author="MIGUEL FUERTES FERNANDEZ" w:date="2022-08-30T18:29:00Z">
            <w:rPr>
              <w:del w:id="492" w:author="MIGUEL FUERTES FERNANDEZ" w:date="2022-08-30T18:29:00Z"/>
              <w:rFonts w:eastAsiaTheme="minorEastAsia"/>
              <w:noProof/>
              <w:lang w:val="en-GB" w:eastAsia="en-GB"/>
            </w:rPr>
          </w:rPrChange>
        </w:rPr>
      </w:pPr>
      <w:del w:id="493" w:author="MIGUEL FUERTES FERNANDEZ" w:date="2022-08-30T18:29:00Z">
        <w:r w:rsidRPr="00D87CC5" w:rsidDel="00D87CC5">
          <w:rPr>
            <w:rPrChange w:id="494" w:author="MIGUEL FUERTES FERNANDEZ" w:date="2022-08-30T18:29:00Z">
              <w:rPr>
                <w:rStyle w:val="Hyperlink"/>
                <w:rFonts w:ascii="Arial" w:hAnsi="Arial" w:cs="Arial"/>
                <w:noProof/>
              </w:rPr>
            </w:rPrChange>
          </w:rPr>
          <w:delText>Ilustración 15. Creación de profesores</w:delText>
        </w:r>
        <w:r w:rsidRPr="00D87CC5" w:rsidDel="00D87CC5">
          <w:rPr>
            <w:rFonts w:ascii="Arial" w:hAnsi="Arial" w:cs="Arial"/>
            <w:noProof/>
            <w:webHidden/>
            <w:rPrChange w:id="495" w:author="MIGUEL FUERTES FERNANDEZ" w:date="2022-08-30T18:29:00Z">
              <w:rPr>
                <w:noProof/>
                <w:webHidden/>
              </w:rPr>
            </w:rPrChange>
          </w:rPr>
          <w:tab/>
          <w:delText>46</w:delText>
        </w:r>
      </w:del>
    </w:p>
    <w:p w14:paraId="09967DFB" w14:textId="5CE07E9A" w:rsidR="001B6917" w:rsidRPr="00D87CC5" w:rsidDel="00D87CC5" w:rsidRDefault="001B6917">
      <w:pPr>
        <w:pStyle w:val="TableofFigures"/>
        <w:tabs>
          <w:tab w:val="right" w:leader="dot" w:pos="9016"/>
        </w:tabs>
        <w:spacing w:line="360" w:lineRule="auto"/>
        <w:rPr>
          <w:del w:id="496" w:author="MIGUEL FUERTES FERNANDEZ" w:date="2022-08-30T18:29:00Z"/>
          <w:rFonts w:ascii="Arial" w:eastAsiaTheme="minorEastAsia" w:hAnsi="Arial" w:cs="Arial"/>
          <w:noProof/>
          <w:lang w:val="en-GB" w:eastAsia="en-GB"/>
          <w:rPrChange w:id="497" w:author="MIGUEL FUERTES FERNANDEZ" w:date="2022-08-30T18:29:00Z">
            <w:rPr>
              <w:del w:id="498" w:author="MIGUEL FUERTES FERNANDEZ" w:date="2022-08-30T18:29:00Z"/>
              <w:rFonts w:eastAsiaTheme="minorEastAsia"/>
              <w:noProof/>
              <w:lang w:val="en-GB" w:eastAsia="en-GB"/>
            </w:rPr>
          </w:rPrChange>
        </w:rPr>
      </w:pPr>
      <w:del w:id="499" w:author="MIGUEL FUERTES FERNANDEZ" w:date="2022-08-30T18:29:00Z">
        <w:r w:rsidRPr="00D87CC5" w:rsidDel="00D87CC5">
          <w:rPr>
            <w:rPrChange w:id="500" w:author="MIGUEL FUERTES FERNANDEZ" w:date="2022-08-30T18:29:00Z">
              <w:rPr>
                <w:rStyle w:val="Hyperlink"/>
                <w:rFonts w:ascii="Arial" w:hAnsi="Arial" w:cs="Arial"/>
                <w:noProof/>
              </w:rPr>
            </w:rPrChange>
          </w:rPr>
          <w:delText>Ilustración 16. Inicio de los test Sociométricos</w:delText>
        </w:r>
        <w:r w:rsidRPr="00D87CC5" w:rsidDel="00D87CC5">
          <w:rPr>
            <w:rFonts w:ascii="Arial" w:hAnsi="Arial" w:cs="Arial"/>
            <w:noProof/>
            <w:webHidden/>
            <w:rPrChange w:id="501" w:author="MIGUEL FUERTES FERNANDEZ" w:date="2022-08-30T18:29:00Z">
              <w:rPr>
                <w:noProof/>
                <w:webHidden/>
              </w:rPr>
            </w:rPrChange>
          </w:rPr>
          <w:tab/>
          <w:delText>47</w:delText>
        </w:r>
      </w:del>
    </w:p>
    <w:p w14:paraId="6D6BCE90" w14:textId="57D33DBC" w:rsidR="001B6917" w:rsidRPr="00D87CC5" w:rsidDel="00D87CC5" w:rsidRDefault="001B6917">
      <w:pPr>
        <w:pStyle w:val="TableofFigures"/>
        <w:tabs>
          <w:tab w:val="right" w:leader="dot" w:pos="9016"/>
        </w:tabs>
        <w:spacing w:line="360" w:lineRule="auto"/>
        <w:rPr>
          <w:del w:id="502" w:author="MIGUEL FUERTES FERNANDEZ" w:date="2022-08-30T18:29:00Z"/>
          <w:rFonts w:ascii="Arial" w:eastAsiaTheme="minorEastAsia" w:hAnsi="Arial" w:cs="Arial"/>
          <w:noProof/>
          <w:lang w:val="en-GB" w:eastAsia="en-GB"/>
          <w:rPrChange w:id="503" w:author="MIGUEL FUERTES FERNANDEZ" w:date="2022-08-30T18:29:00Z">
            <w:rPr>
              <w:del w:id="504" w:author="MIGUEL FUERTES FERNANDEZ" w:date="2022-08-30T18:29:00Z"/>
              <w:rFonts w:eastAsiaTheme="minorEastAsia"/>
              <w:noProof/>
              <w:lang w:val="en-GB" w:eastAsia="en-GB"/>
            </w:rPr>
          </w:rPrChange>
        </w:rPr>
      </w:pPr>
      <w:del w:id="505" w:author="MIGUEL FUERTES FERNANDEZ" w:date="2022-08-30T18:29:00Z">
        <w:r w:rsidRPr="00D87CC5" w:rsidDel="00D87CC5">
          <w:rPr>
            <w:rPrChange w:id="506" w:author="MIGUEL FUERTES FERNANDEZ" w:date="2022-08-30T18:29:00Z">
              <w:rPr>
                <w:rStyle w:val="Hyperlink"/>
                <w:rFonts w:ascii="Arial" w:hAnsi="Arial" w:cs="Arial"/>
                <w:noProof/>
              </w:rPr>
            </w:rPrChange>
          </w:rPr>
          <w:delText>Ilustración 17. Matriz Sociométrica</w:delText>
        </w:r>
        <w:r w:rsidRPr="00D87CC5" w:rsidDel="00D87CC5">
          <w:rPr>
            <w:rFonts w:ascii="Arial" w:hAnsi="Arial" w:cs="Arial"/>
            <w:noProof/>
            <w:webHidden/>
            <w:rPrChange w:id="507" w:author="MIGUEL FUERTES FERNANDEZ" w:date="2022-08-30T18:29:00Z">
              <w:rPr>
                <w:noProof/>
                <w:webHidden/>
              </w:rPr>
            </w:rPrChange>
          </w:rPr>
          <w:tab/>
          <w:delText>48</w:delText>
        </w:r>
      </w:del>
    </w:p>
    <w:p w14:paraId="5BE055FC" w14:textId="5A3C42E5" w:rsidR="001B6917" w:rsidRPr="00D87CC5" w:rsidDel="00D87CC5" w:rsidRDefault="001B6917">
      <w:pPr>
        <w:pStyle w:val="TableofFigures"/>
        <w:tabs>
          <w:tab w:val="right" w:leader="dot" w:pos="9016"/>
        </w:tabs>
        <w:spacing w:line="360" w:lineRule="auto"/>
        <w:rPr>
          <w:del w:id="508" w:author="MIGUEL FUERTES FERNANDEZ" w:date="2022-08-30T18:29:00Z"/>
          <w:rFonts w:ascii="Arial" w:eastAsiaTheme="minorEastAsia" w:hAnsi="Arial" w:cs="Arial"/>
          <w:noProof/>
          <w:lang w:val="en-GB" w:eastAsia="en-GB"/>
          <w:rPrChange w:id="509" w:author="MIGUEL FUERTES FERNANDEZ" w:date="2022-08-30T18:29:00Z">
            <w:rPr>
              <w:del w:id="510" w:author="MIGUEL FUERTES FERNANDEZ" w:date="2022-08-30T18:29:00Z"/>
              <w:rFonts w:eastAsiaTheme="minorEastAsia"/>
              <w:noProof/>
              <w:lang w:val="en-GB" w:eastAsia="en-GB"/>
            </w:rPr>
          </w:rPrChange>
        </w:rPr>
      </w:pPr>
      <w:del w:id="511" w:author="MIGUEL FUERTES FERNANDEZ" w:date="2022-08-30T18:29:00Z">
        <w:r w:rsidRPr="00D87CC5" w:rsidDel="00D87CC5">
          <w:rPr>
            <w:rPrChange w:id="512" w:author="MIGUEL FUERTES FERNANDEZ" w:date="2022-08-30T18:29:00Z">
              <w:rPr>
                <w:rStyle w:val="Hyperlink"/>
                <w:rFonts w:ascii="Arial" w:hAnsi="Arial" w:cs="Arial"/>
                <w:noProof/>
              </w:rPr>
            </w:rPrChange>
          </w:rPr>
          <w:delText>Ilustración 18. Pantalla de inicio para los tests sociométricos</w:delText>
        </w:r>
        <w:r w:rsidRPr="00D87CC5" w:rsidDel="00D87CC5">
          <w:rPr>
            <w:rFonts w:ascii="Arial" w:hAnsi="Arial" w:cs="Arial"/>
            <w:noProof/>
            <w:webHidden/>
            <w:rPrChange w:id="513" w:author="MIGUEL FUERTES FERNANDEZ" w:date="2022-08-30T18:29:00Z">
              <w:rPr>
                <w:noProof/>
                <w:webHidden/>
              </w:rPr>
            </w:rPrChange>
          </w:rPr>
          <w:tab/>
          <w:delText>49</w:delText>
        </w:r>
      </w:del>
    </w:p>
    <w:p w14:paraId="484F7F23" w14:textId="0C3D7396" w:rsidR="001B6917" w:rsidRPr="00D87CC5" w:rsidDel="00D87CC5" w:rsidRDefault="001B6917">
      <w:pPr>
        <w:pStyle w:val="TableofFigures"/>
        <w:tabs>
          <w:tab w:val="right" w:leader="dot" w:pos="9016"/>
        </w:tabs>
        <w:spacing w:line="360" w:lineRule="auto"/>
        <w:rPr>
          <w:del w:id="514" w:author="MIGUEL FUERTES FERNANDEZ" w:date="2022-08-30T18:29:00Z"/>
          <w:rFonts w:ascii="Arial" w:eastAsiaTheme="minorEastAsia" w:hAnsi="Arial" w:cs="Arial"/>
          <w:noProof/>
          <w:lang w:val="en-GB" w:eastAsia="en-GB"/>
          <w:rPrChange w:id="515" w:author="MIGUEL FUERTES FERNANDEZ" w:date="2022-08-30T18:29:00Z">
            <w:rPr>
              <w:del w:id="516" w:author="MIGUEL FUERTES FERNANDEZ" w:date="2022-08-30T18:29:00Z"/>
              <w:rFonts w:eastAsiaTheme="minorEastAsia"/>
              <w:noProof/>
              <w:lang w:val="en-GB" w:eastAsia="en-GB"/>
            </w:rPr>
          </w:rPrChange>
        </w:rPr>
      </w:pPr>
      <w:del w:id="517" w:author="MIGUEL FUERTES FERNANDEZ" w:date="2022-08-30T18:29:00Z">
        <w:r w:rsidRPr="00D87CC5" w:rsidDel="00D87CC5">
          <w:rPr>
            <w:rPrChange w:id="518" w:author="MIGUEL FUERTES FERNANDEZ" w:date="2022-08-30T18:29:00Z">
              <w:rPr>
                <w:rStyle w:val="Hyperlink"/>
                <w:rFonts w:ascii="Arial" w:hAnsi="Arial" w:cs="Arial"/>
                <w:noProof/>
              </w:rPr>
            </w:rPrChange>
          </w:rPr>
          <w:delText>Ilustración 19. Matriz Sociométrica</w:delText>
        </w:r>
        <w:r w:rsidRPr="00D87CC5" w:rsidDel="00D87CC5">
          <w:rPr>
            <w:rFonts w:ascii="Arial" w:hAnsi="Arial" w:cs="Arial"/>
            <w:noProof/>
            <w:webHidden/>
            <w:rPrChange w:id="519" w:author="MIGUEL FUERTES FERNANDEZ" w:date="2022-08-30T18:29:00Z">
              <w:rPr>
                <w:noProof/>
                <w:webHidden/>
              </w:rPr>
            </w:rPrChange>
          </w:rPr>
          <w:tab/>
          <w:delText>50</w:delText>
        </w:r>
      </w:del>
    </w:p>
    <w:p w14:paraId="690B9E41" w14:textId="53CA973E" w:rsidR="006C0305" w:rsidRPr="00EE580E" w:rsidRDefault="006C0305" w:rsidP="00D87CC5">
      <w:pPr>
        <w:spacing w:after="120" w:line="360" w:lineRule="auto"/>
        <w:rPr>
          <w:rFonts w:ascii="Arial" w:hAnsi="Arial" w:cs="Arial"/>
        </w:rPr>
      </w:pPr>
      <w:r w:rsidRPr="00D87CC5">
        <w:rPr>
          <w:rFonts w:ascii="Arial" w:hAnsi="Arial" w:cs="Arial"/>
        </w:rPr>
        <w:fldChar w:fldCharType="end"/>
      </w:r>
    </w:p>
    <w:p w14:paraId="05424E5B" w14:textId="77777777" w:rsidR="006C0305" w:rsidRPr="00EE580E" w:rsidRDefault="006C0305">
      <w:pPr>
        <w:rPr>
          <w:rFonts w:ascii="Arial" w:hAnsi="Arial" w:cs="Arial"/>
        </w:rPr>
      </w:pPr>
      <w:r w:rsidRPr="00EE580E">
        <w:rPr>
          <w:rFonts w:ascii="Arial" w:hAnsi="Arial" w:cs="Arial"/>
        </w:rPr>
        <w:br w:type="page"/>
      </w:r>
    </w:p>
    <w:p w14:paraId="14CF3692" w14:textId="67CBBC29" w:rsidR="00D52A63" w:rsidRDefault="00D52A63" w:rsidP="009D3D7E">
      <w:pPr>
        <w:pStyle w:val="Ttulo1Plantilla"/>
      </w:pPr>
      <w:bookmarkStart w:id="520" w:name="_Toc112684092"/>
      <w:r w:rsidRPr="00EE580E">
        <w:lastRenderedPageBreak/>
        <w:t>Índice</w:t>
      </w:r>
      <w:r>
        <w:t xml:space="preserve"> de</w:t>
      </w:r>
      <w:r w:rsidRPr="00EE580E">
        <w:t xml:space="preserve"> Tablas</w:t>
      </w:r>
      <w:bookmarkEnd w:id="520"/>
    </w:p>
    <w:p w14:paraId="3A42F88C" w14:textId="0A692EB5" w:rsidR="00471F71" w:rsidRPr="003F623C" w:rsidRDefault="006C0305" w:rsidP="003F623C">
      <w:pPr>
        <w:pStyle w:val="TableofFigures"/>
        <w:tabs>
          <w:tab w:val="right" w:leader="dot" w:pos="9016"/>
        </w:tabs>
        <w:spacing w:line="360" w:lineRule="auto"/>
        <w:rPr>
          <w:rFonts w:ascii="Arial" w:eastAsiaTheme="minorEastAsia" w:hAnsi="Arial" w:cs="Arial"/>
          <w:noProof/>
          <w:lang w:val="en-GB" w:eastAsia="en-GB"/>
        </w:rPr>
      </w:pPr>
      <w:r w:rsidRPr="00471F71">
        <w:rPr>
          <w:rFonts w:ascii="Arial" w:hAnsi="Arial" w:cs="Arial"/>
        </w:rPr>
        <w:fldChar w:fldCharType="begin"/>
      </w:r>
      <w:r w:rsidRPr="00471F71">
        <w:rPr>
          <w:rFonts w:ascii="Arial" w:hAnsi="Arial" w:cs="Arial"/>
        </w:rPr>
        <w:instrText xml:space="preserve"> TOC \h \z \c "Tabla" </w:instrText>
      </w:r>
      <w:r w:rsidRPr="00471F71">
        <w:rPr>
          <w:rFonts w:ascii="Arial" w:hAnsi="Arial" w:cs="Arial"/>
        </w:rPr>
        <w:fldChar w:fldCharType="separate"/>
      </w:r>
      <w:hyperlink w:anchor="_Toc112699707" w:history="1">
        <w:r w:rsidR="00471F71" w:rsidRPr="00471F71">
          <w:rPr>
            <w:rStyle w:val="Hyperlink"/>
            <w:rFonts w:ascii="Arial" w:hAnsi="Arial" w:cs="Arial"/>
            <w:noProof/>
          </w:rPr>
          <w:t>Tabla 1. Funcionalidad y herramientas IC en las que se desarrolla</w:t>
        </w:r>
        <w:r w:rsidR="00471F71" w:rsidRPr="003F623C">
          <w:rPr>
            <w:rFonts w:ascii="Arial" w:hAnsi="Arial" w:cs="Arial"/>
            <w:noProof/>
            <w:webHidden/>
          </w:rPr>
          <w:tab/>
        </w:r>
        <w:r w:rsidR="00471F71" w:rsidRPr="003F623C">
          <w:rPr>
            <w:rFonts w:ascii="Arial" w:hAnsi="Arial" w:cs="Arial"/>
            <w:noProof/>
            <w:webHidden/>
          </w:rPr>
          <w:fldChar w:fldCharType="begin"/>
        </w:r>
        <w:r w:rsidR="00471F71" w:rsidRPr="003F623C">
          <w:rPr>
            <w:rFonts w:ascii="Arial" w:hAnsi="Arial" w:cs="Arial"/>
            <w:noProof/>
            <w:webHidden/>
          </w:rPr>
          <w:instrText xml:space="preserve"> PAGEREF _Toc112699707 \h </w:instrText>
        </w:r>
        <w:r w:rsidR="00471F71" w:rsidRPr="003F623C">
          <w:rPr>
            <w:rFonts w:ascii="Arial" w:hAnsi="Arial" w:cs="Arial"/>
            <w:noProof/>
            <w:webHidden/>
          </w:rPr>
        </w:r>
        <w:r w:rsidR="00471F71" w:rsidRPr="003F623C">
          <w:rPr>
            <w:rFonts w:ascii="Arial" w:hAnsi="Arial" w:cs="Arial"/>
            <w:noProof/>
            <w:webHidden/>
          </w:rPr>
          <w:fldChar w:fldCharType="separate"/>
        </w:r>
        <w:r w:rsidR="00E11349">
          <w:rPr>
            <w:rFonts w:ascii="Arial" w:hAnsi="Arial" w:cs="Arial"/>
            <w:noProof/>
            <w:webHidden/>
          </w:rPr>
          <w:t>7</w:t>
        </w:r>
        <w:r w:rsidR="00471F71" w:rsidRPr="003F623C">
          <w:rPr>
            <w:rFonts w:ascii="Arial" w:hAnsi="Arial" w:cs="Arial"/>
            <w:noProof/>
            <w:webHidden/>
          </w:rPr>
          <w:fldChar w:fldCharType="end"/>
        </w:r>
      </w:hyperlink>
    </w:p>
    <w:p w14:paraId="3645F611" w14:textId="06F781A9" w:rsidR="00471F71" w:rsidRPr="003F623C" w:rsidRDefault="00E11349" w:rsidP="003F623C">
      <w:pPr>
        <w:pStyle w:val="TableofFigures"/>
        <w:tabs>
          <w:tab w:val="right" w:leader="dot" w:pos="9016"/>
        </w:tabs>
        <w:spacing w:line="360" w:lineRule="auto"/>
        <w:rPr>
          <w:rFonts w:ascii="Arial" w:eastAsiaTheme="minorEastAsia" w:hAnsi="Arial" w:cs="Arial"/>
          <w:noProof/>
          <w:lang w:val="en-GB" w:eastAsia="en-GB"/>
        </w:rPr>
      </w:pPr>
      <w:hyperlink w:anchor="_Toc112699708" w:history="1">
        <w:r w:rsidR="00471F71" w:rsidRPr="00471F71">
          <w:rPr>
            <w:rStyle w:val="Hyperlink"/>
            <w:rFonts w:ascii="Arial" w:hAnsi="Arial" w:cs="Arial"/>
            <w:noProof/>
          </w:rPr>
          <w:t>Tabla 2. Herramientas TIC disponibles</w:t>
        </w:r>
        <w:r w:rsidR="00471F71" w:rsidRPr="003F623C">
          <w:rPr>
            <w:rFonts w:ascii="Arial" w:hAnsi="Arial" w:cs="Arial"/>
            <w:noProof/>
            <w:webHidden/>
          </w:rPr>
          <w:tab/>
        </w:r>
        <w:r w:rsidR="00471F71" w:rsidRPr="003F623C">
          <w:rPr>
            <w:rFonts w:ascii="Arial" w:hAnsi="Arial" w:cs="Arial"/>
            <w:noProof/>
            <w:webHidden/>
          </w:rPr>
          <w:fldChar w:fldCharType="begin"/>
        </w:r>
        <w:r w:rsidR="00471F71" w:rsidRPr="003F623C">
          <w:rPr>
            <w:rFonts w:ascii="Arial" w:hAnsi="Arial" w:cs="Arial"/>
            <w:noProof/>
            <w:webHidden/>
          </w:rPr>
          <w:instrText xml:space="preserve"> PAGEREF _Toc112699708 \h </w:instrText>
        </w:r>
        <w:r w:rsidR="00471F71" w:rsidRPr="003F623C">
          <w:rPr>
            <w:rFonts w:ascii="Arial" w:hAnsi="Arial" w:cs="Arial"/>
            <w:noProof/>
            <w:webHidden/>
          </w:rPr>
        </w:r>
        <w:r w:rsidR="00471F71" w:rsidRPr="003F623C">
          <w:rPr>
            <w:rFonts w:ascii="Arial" w:hAnsi="Arial" w:cs="Arial"/>
            <w:noProof/>
            <w:webHidden/>
          </w:rPr>
          <w:fldChar w:fldCharType="separate"/>
        </w:r>
        <w:r>
          <w:rPr>
            <w:rFonts w:ascii="Arial" w:hAnsi="Arial" w:cs="Arial"/>
            <w:noProof/>
            <w:webHidden/>
          </w:rPr>
          <w:t>9</w:t>
        </w:r>
        <w:r w:rsidR="00471F71" w:rsidRPr="003F623C">
          <w:rPr>
            <w:rFonts w:ascii="Arial" w:hAnsi="Arial" w:cs="Arial"/>
            <w:noProof/>
            <w:webHidden/>
          </w:rPr>
          <w:fldChar w:fldCharType="end"/>
        </w:r>
      </w:hyperlink>
    </w:p>
    <w:p w14:paraId="34FDB089" w14:textId="0D1625CB" w:rsidR="00471F71" w:rsidRPr="003F623C" w:rsidRDefault="00E11349" w:rsidP="003F623C">
      <w:pPr>
        <w:pStyle w:val="TableofFigures"/>
        <w:tabs>
          <w:tab w:val="right" w:leader="dot" w:pos="9016"/>
        </w:tabs>
        <w:spacing w:line="360" w:lineRule="auto"/>
        <w:rPr>
          <w:rFonts w:ascii="Arial" w:eastAsiaTheme="minorEastAsia" w:hAnsi="Arial" w:cs="Arial"/>
          <w:noProof/>
          <w:lang w:val="en-GB" w:eastAsia="en-GB"/>
        </w:rPr>
      </w:pPr>
      <w:hyperlink w:anchor="_Toc112699709" w:history="1">
        <w:r w:rsidR="00471F71" w:rsidRPr="00471F71">
          <w:rPr>
            <w:rStyle w:val="Hyperlink"/>
            <w:rFonts w:ascii="Arial" w:hAnsi="Arial" w:cs="Arial"/>
            <w:noProof/>
          </w:rPr>
          <w:t>Tabla 3. Matriz Sociométrica</w:t>
        </w:r>
        <w:r w:rsidR="00471F71" w:rsidRPr="003F623C">
          <w:rPr>
            <w:rFonts w:ascii="Arial" w:hAnsi="Arial" w:cs="Arial"/>
            <w:noProof/>
            <w:webHidden/>
          </w:rPr>
          <w:tab/>
        </w:r>
        <w:r w:rsidR="00471F71" w:rsidRPr="003F623C">
          <w:rPr>
            <w:rFonts w:ascii="Arial" w:hAnsi="Arial" w:cs="Arial"/>
            <w:noProof/>
            <w:webHidden/>
          </w:rPr>
          <w:fldChar w:fldCharType="begin"/>
        </w:r>
        <w:r w:rsidR="00471F71" w:rsidRPr="003F623C">
          <w:rPr>
            <w:rFonts w:ascii="Arial" w:hAnsi="Arial" w:cs="Arial"/>
            <w:noProof/>
            <w:webHidden/>
          </w:rPr>
          <w:instrText xml:space="preserve"> PAGEREF _Toc112699709 \h </w:instrText>
        </w:r>
        <w:r w:rsidR="00471F71" w:rsidRPr="003F623C">
          <w:rPr>
            <w:rFonts w:ascii="Arial" w:hAnsi="Arial" w:cs="Arial"/>
            <w:noProof/>
            <w:webHidden/>
          </w:rPr>
        </w:r>
        <w:r w:rsidR="00471F71" w:rsidRPr="003F623C">
          <w:rPr>
            <w:rFonts w:ascii="Arial" w:hAnsi="Arial" w:cs="Arial"/>
            <w:noProof/>
            <w:webHidden/>
          </w:rPr>
          <w:fldChar w:fldCharType="separate"/>
        </w:r>
        <w:r>
          <w:rPr>
            <w:rFonts w:ascii="Arial" w:hAnsi="Arial" w:cs="Arial"/>
            <w:noProof/>
            <w:webHidden/>
          </w:rPr>
          <w:t>28</w:t>
        </w:r>
        <w:r w:rsidR="00471F71" w:rsidRPr="003F623C">
          <w:rPr>
            <w:rFonts w:ascii="Arial" w:hAnsi="Arial" w:cs="Arial"/>
            <w:noProof/>
            <w:webHidden/>
          </w:rPr>
          <w:fldChar w:fldCharType="end"/>
        </w:r>
      </w:hyperlink>
    </w:p>
    <w:p w14:paraId="036A40C1" w14:textId="1BF3A209" w:rsidR="00471F71" w:rsidRPr="003F623C" w:rsidRDefault="00E11349" w:rsidP="003F623C">
      <w:pPr>
        <w:pStyle w:val="TableofFigures"/>
        <w:tabs>
          <w:tab w:val="right" w:leader="dot" w:pos="9016"/>
        </w:tabs>
        <w:spacing w:line="360" w:lineRule="auto"/>
        <w:rPr>
          <w:rFonts w:ascii="Arial" w:eastAsiaTheme="minorEastAsia" w:hAnsi="Arial" w:cs="Arial"/>
          <w:noProof/>
          <w:lang w:val="en-GB" w:eastAsia="en-GB"/>
        </w:rPr>
      </w:pPr>
      <w:hyperlink w:anchor="_Toc112699710" w:history="1">
        <w:r w:rsidR="00471F71" w:rsidRPr="00471F71">
          <w:rPr>
            <w:rStyle w:val="Hyperlink"/>
            <w:rFonts w:ascii="Arial" w:hAnsi="Arial" w:cs="Arial"/>
            <w:noProof/>
          </w:rPr>
          <w:t>Tabla 4. Explicación de Atributos</w:t>
        </w:r>
        <w:r w:rsidR="00471F71" w:rsidRPr="003F623C">
          <w:rPr>
            <w:rFonts w:ascii="Arial" w:hAnsi="Arial" w:cs="Arial"/>
            <w:noProof/>
            <w:webHidden/>
          </w:rPr>
          <w:tab/>
        </w:r>
        <w:r w:rsidR="00471F71" w:rsidRPr="003F623C">
          <w:rPr>
            <w:rFonts w:ascii="Arial" w:hAnsi="Arial" w:cs="Arial"/>
            <w:noProof/>
            <w:webHidden/>
          </w:rPr>
          <w:fldChar w:fldCharType="begin"/>
        </w:r>
        <w:r w:rsidR="00471F71" w:rsidRPr="003F623C">
          <w:rPr>
            <w:rFonts w:ascii="Arial" w:hAnsi="Arial" w:cs="Arial"/>
            <w:noProof/>
            <w:webHidden/>
          </w:rPr>
          <w:instrText xml:space="preserve"> PAGEREF _Toc112699710 \h </w:instrText>
        </w:r>
        <w:r w:rsidR="00471F71" w:rsidRPr="003F623C">
          <w:rPr>
            <w:rFonts w:ascii="Arial" w:hAnsi="Arial" w:cs="Arial"/>
            <w:noProof/>
            <w:webHidden/>
          </w:rPr>
        </w:r>
        <w:r w:rsidR="00471F71" w:rsidRPr="003F623C">
          <w:rPr>
            <w:rFonts w:ascii="Arial" w:hAnsi="Arial" w:cs="Arial"/>
            <w:noProof/>
            <w:webHidden/>
          </w:rPr>
          <w:fldChar w:fldCharType="separate"/>
        </w:r>
        <w:r>
          <w:rPr>
            <w:rFonts w:ascii="Arial" w:hAnsi="Arial" w:cs="Arial"/>
            <w:noProof/>
            <w:webHidden/>
          </w:rPr>
          <w:t>36</w:t>
        </w:r>
        <w:r w:rsidR="00471F71" w:rsidRPr="003F623C">
          <w:rPr>
            <w:rFonts w:ascii="Arial" w:hAnsi="Arial" w:cs="Arial"/>
            <w:noProof/>
            <w:webHidden/>
          </w:rPr>
          <w:fldChar w:fldCharType="end"/>
        </w:r>
      </w:hyperlink>
    </w:p>
    <w:p w14:paraId="5A676159" w14:textId="75FD2A2E" w:rsidR="007D5314" w:rsidRPr="00EE580E" w:rsidRDefault="006C0305" w:rsidP="003F623C">
      <w:pPr>
        <w:spacing w:after="120" w:line="360" w:lineRule="auto"/>
        <w:rPr>
          <w:rFonts w:ascii="Arial" w:hAnsi="Arial" w:cs="Arial"/>
        </w:rPr>
      </w:pPr>
      <w:r w:rsidRPr="00471F71">
        <w:rPr>
          <w:rFonts w:ascii="Arial" w:hAnsi="Arial" w:cs="Arial"/>
        </w:rPr>
        <w:fldChar w:fldCharType="end"/>
      </w:r>
    </w:p>
    <w:p w14:paraId="7DC31606" w14:textId="77777777" w:rsidR="007D5314" w:rsidRPr="00EE580E" w:rsidRDefault="007D5314" w:rsidP="007D5314">
      <w:pPr>
        <w:rPr>
          <w:rFonts w:ascii="Arial" w:hAnsi="Arial" w:cs="Arial"/>
        </w:rPr>
      </w:pPr>
      <w:r w:rsidRPr="00EE580E">
        <w:rPr>
          <w:rFonts w:ascii="Arial" w:hAnsi="Arial" w:cs="Arial"/>
        </w:rPr>
        <w:br w:type="page"/>
      </w:r>
    </w:p>
    <w:p w14:paraId="4030F265" w14:textId="77777777" w:rsidR="007D5314" w:rsidRPr="00EE580E" w:rsidRDefault="007D5314" w:rsidP="009D3D7E">
      <w:pPr>
        <w:pStyle w:val="Ttulo1Plantilla"/>
      </w:pPr>
      <w:bookmarkStart w:id="521" w:name="_Toc112348038"/>
      <w:bookmarkStart w:id="522" w:name="_Toc112672581"/>
      <w:bookmarkStart w:id="523" w:name="_Toc112672677"/>
      <w:bookmarkStart w:id="524" w:name="_Toc112684093"/>
      <w:r w:rsidRPr="00EE580E">
        <w:lastRenderedPageBreak/>
        <w:t>RESUMEN</w:t>
      </w:r>
      <w:bookmarkEnd w:id="521"/>
      <w:bookmarkEnd w:id="522"/>
      <w:bookmarkEnd w:id="523"/>
      <w:bookmarkEnd w:id="524"/>
    </w:p>
    <w:p w14:paraId="3167511E" w14:textId="6A1528AE" w:rsidR="007D5314" w:rsidRPr="00EE580E" w:rsidRDefault="009235C3" w:rsidP="00D52A63">
      <w:pPr>
        <w:pStyle w:val="Contenidodelmarco"/>
        <w:spacing w:afterLines="120" w:after="288" w:line="360" w:lineRule="auto"/>
      </w:pPr>
      <w:r>
        <w:rPr>
          <w:noProof/>
        </w:rPr>
        <w:t>En un mundo donde poco a poco la inform</w:t>
      </w:r>
      <w:r w:rsidR="00D52A63">
        <w:rPr>
          <w:noProof/>
        </w:rPr>
        <w:t>á</w:t>
      </w:r>
      <w:r>
        <w:rPr>
          <w:noProof/>
        </w:rPr>
        <w:t>tica domina el panomrama mundial, la educaci</w:t>
      </w:r>
      <w:r w:rsidR="00D52A63">
        <w:rPr>
          <w:noProof/>
        </w:rPr>
        <w:t>ó</w:t>
      </w:r>
      <w:r>
        <w:rPr>
          <w:noProof/>
        </w:rPr>
        <w:t xml:space="preserve">n ha de tomar el relevo y modernizar </w:t>
      </w:r>
      <w:r w:rsidR="00D52A63">
        <w:rPr>
          <w:noProof/>
        </w:rPr>
        <w:t xml:space="preserve">sus </w:t>
      </w:r>
      <w:r>
        <w:rPr>
          <w:noProof/>
        </w:rPr>
        <w:t xml:space="preserve">sistemas. </w:t>
      </w:r>
      <w:r>
        <w:t>Este estudio muestra una imagen de las herramientas actuales, y propone una más, para el uso del docente, ayudándole y facilitándole la creación de grupos.</w:t>
      </w:r>
      <w:r w:rsidR="00D52A63">
        <w:t xml:space="preserve"> </w:t>
      </w:r>
      <w:r>
        <w:t>Muchos estudios recientes demuestran que el trabajo y el aprendizaje colaborativos, son el futuro sobre el que apostar.</w:t>
      </w:r>
      <w:r w:rsidR="00D52A63">
        <w:t xml:space="preserve"> </w:t>
      </w:r>
      <w:r>
        <w:t>Uniendo estas dos ideas, este trabajo aporta una herramienta nueva, que facilita al profesor la labor de conformar esos grupos.</w:t>
      </w:r>
      <w:r w:rsidR="00D52A63">
        <w:t xml:space="preserve"> </w:t>
      </w:r>
      <w:r>
        <w:t>Se detalla en este trabajo, el estudio del panorama actual tanto de las TIC como de los métodos de aprendizaje colaborativo.</w:t>
      </w:r>
      <w:r w:rsidR="00D52A63">
        <w:t xml:space="preserve"> </w:t>
      </w:r>
      <w:r>
        <w:t>Así mismo se ofrece una herramienta ya implementada, que sirve de base para futuros estudios</w:t>
      </w:r>
      <w:r w:rsidR="006127EA">
        <w:t xml:space="preserve">, pero que, </w:t>
      </w:r>
      <w:r w:rsidR="00F561B8">
        <w:t>hoy en día</w:t>
      </w:r>
      <w:r w:rsidR="006127EA">
        <w:t xml:space="preserve">, ofrece la realización de </w:t>
      </w:r>
      <w:proofErr w:type="spellStart"/>
      <w:r w:rsidR="006127EA">
        <w:t>tests</w:t>
      </w:r>
      <w:proofErr w:type="spellEnd"/>
      <w:r w:rsidR="006127EA">
        <w:t xml:space="preserve"> sociométricos.</w:t>
      </w:r>
    </w:p>
    <w:p w14:paraId="639FAB36" w14:textId="48C69126" w:rsidR="007D5314" w:rsidRPr="00EE580E" w:rsidRDefault="006127EA" w:rsidP="006127EA">
      <w:pPr>
        <w:pStyle w:val="Contenidodelmarco"/>
        <w:spacing w:line="360" w:lineRule="auto"/>
      </w:pPr>
      <w:r w:rsidRPr="006127EA">
        <w:rPr>
          <w:b/>
          <w:bCs/>
        </w:rPr>
        <w:t>Palabras clave</w:t>
      </w:r>
      <w:r>
        <w:t>: Aprendizaje colaborativo, TIC, Test sociométricos, Plataforma online.</w:t>
      </w:r>
    </w:p>
    <w:p w14:paraId="7F78231C" w14:textId="77777777" w:rsidR="007D5314" w:rsidRPr="00EE580E" w:rsidRDefault="007D5314" w:rsidP="007D5314">
      <w:pPr>
        <w:rPr>
          <w:rFonts w:ascii="Arial" w:hAnsi="Arial" w:cs="Arial"/>
        </w:rPr>
      </w:pPr>
      <w:r w:rsidRPr="00EE580E">
        <w:rPr>
          <w:rFonts w:ascii="Arial" w:hAnsi="Arial" w:cs="Arial"/>
        </w:rPr>
        <w:br w:type="page"/>
      </w:r>
    </w:p>
    <w:p w14:paraId="3EE7E9F9" w14:textId="77777777" w:rsidR="007D5314" w:rsidRPr="00F561B8" w:rsidRDefault="007D5314" w:rsidP="009D3D7E">
      <w:pPr>
        <w:pStyle w:val="Ttulo1Plantilla"/>
        <w:rPr>
          <w:lang w:val="en-GB"/>
        </w:rPr>
      </w:pPr>
      <w:bookmarkStart w:id="525" w:name="_Toc112348039"/>
      <w:bookmarkStart w:id="526" w:name="_Toc112672582"/>
      <w:bookmarkStart w:id="527" w:name="_Toc112672678"/>
      <w:bookmarkStart w:id="528" w:name="_Toc112684094"/>
      <w:r w:rsidRPr="00F561B8">
        <w:rPr>
          <w:lang w:val="en-GB"/>
        </w:rPr>
        <w:lastRenderedPageBreak/>
        <w:t>ABSTRACT</w:t>
      </w:r>
      <w:bookmarkEnd w:id="525"/>
      <w:bookmarkEnd w:id="526"/>
      <w:bookmarkEnd w:id="527"/>
      <w:bookmarkEnd w:id="528"/>
    </w:p>
    <w:p w14:paraId="2A30A2A1" w14:textId="64ADDFF4" w:rsidR="006D547B" w:rsidRDefault="006D547B" w:rsidP="00D52A63">
      <w:pPr>
        <w:pStyle w:val="Contenidodelmarco"/>
        <w:spacing w:afterLines="120" w:after="288" w:line="360" w:lineRule="auto"/>
        <w:rPr>
          <w:rFonts w:eastAsiaTheme="minorHAnsi"/>
          <w:lang w:val="en-GB"/>
        </w:rPr>
      </w:pPr>
      <w:r w:rsidRPr="006D547B">
        <w:rPr>
          <w:rFonts w:eastAsiaTheme="minorHAnsi"/>
          <w:lang w:val="en-GB"/>
        </w:rPr>
        <w:t xml:space="preserve">In a world where computers are gradually dominating the global landscape, education has to take over and modernize its systems. This study shows a picture of the current tools, and proposes one more, for the </w:t>
      </w:r>
      <w:r w:rsidR="006E6B50">
        <w:rPr>
          <w:rFonts w:eastAsiaTheme="minorHAnsi"/>
          <w:lang w:val="en-GB"/>
        </w:rPr>
        <w:t xml:space="preserve">teachers to </w:t>
      </w:r>
      <w:r w:rsidRPr="006D547B">
        <w:rPr>
          <w:rFonts w:eastAsiaTheme="minorHAnsi"/>
          <w:lang w:val="en-GB"/>
        </w:rPr>
        <w:t>use, helping and facilitating the creation of groups.</w:t>
      </w:r>
      <w:r w:rsidR="00D52A63">
        <w:rPr>
          <w:rFonts w:eastAsiaTheme="minorHAnsi"/>
          <w:lang w:val="en-GB"/>
        </w:rPr>
        <w:t xml:space="preserve"> </w:t>
      </w:r>
      <w:r w:rsidRPr="006D547B">
        <w:rPr>
          <w:rFonts w:eastAsiaTheme="minorHAnsi"/>
          <w:lang w:val="en-GB"/>
        </w:rPr>
        <w:t>Many recent studies show that collaborative work and learning are the future on which to bet.</w:t>
      </w:r>
      <w:r w:rsidR="00D52A63">
        <w:rPr>
          <w:rFonts w:eastAsiaTheme="minorHAnsi"/>
          <w:lang w:val="en-GB"/>
        </w:rPr>
        <w:t xml:space="preserve"> </w:t>
      </w:r>
      <w:r w:rsidRPr="006D547B">
        <w:rPr>
          <w:rFonts w:eastAsiaTheme="minorHAnsi"/>
          <w:lang w:val="en-GB"/>
        </w:rPr>
        <w:t xml:space="preserve">Joining these two ideas, this </w:t>
      </w:r>
      <w:r w:rsidR="006E6B50">
        <w:rPr>
          <w:rFonts w:eastAsiaTheme="minorHAnsi"/>
          <w:lang w:val="en-GB"/>
        </w:rPr>
        <w:t>study</w:t>
      </w:r>
      <w:r w:rsidRPr="006D547B">
        <w:rPr>
          <w:rFonts w:eastAsiaTheme="minorHAnsi"/>
          <w:lang w:val="en-GB"/>
        </w:rPr>
        <w:t xml:space="preserve"> provides a new tool that facilitates the teacher's task of forming these groups.</w:t>
      </w:r>
      <w:r w:rsidR="00D52A63">
        <w:rPr>
          <w:rFonts w:eastAsiaTheme="minorHAnsi"/>
          <w:lang w:val="en-GB"/>
        </w:rPr>
        <w:t xml:space="preserve"> </w:t>
      </w:r>
      <w:r w:rsidR="006E6B50">
        <w:rPr>
          <w:rFonts w:eastAsiaTheme="minorHAnsi"/>
          <w:lang w:val="en-GB"/>
        </w:rPr>
        <w:t>T</w:t>
      </w:r>
      <w:r w:rsidR="006E6B50" w:rsidRPr="006D547B">
        <w:rPr>
          <w:rFonts w:eastAsiaTheme="minorHAnsi"/>
          <w:lang w:val="en-GB"/>
        </w:rPr>
        <w:t xml:space="preserve">his </w:t>
      </w:r>
      <w:r w:rsidR="006E6B50">
        <w:rPr>
          <w:rFonts w:eastAsiaTheme="minorHAnsi"/>
          <w:lang w:val="en-GB"/>
        </w:rPr>
        <w:t>study</w:t>
      </w:r>
      <w:r w:rsidRPr="006D547B">
        <w:rPr>
          <w:rFonts w:eastAsiaTheme="minorHAnsi"/>
          <w:lang w:val="en-GB"/>
        </w:rPr>
        <w:t xml:space="preserve"> </w:t>
      </w:r>
      <w:r w:rsidR="006E6B50">
        <w:rPr>
          <w:rFonts w:eastAsiaTheme="minorHAnsi"/>
          <w:lang w:val="en-GB"/>
        </w:rPr>
        <w:t>peeks</w:t>
      </w:r>
      <w:r w:rsidRPr="006D547B">
        <w:rPr>
          <w:rFonts w:eastAsiaTheme="minorHAnsi"/>
          <w:lang w:val="en-GB"/>
        </w:rPr>
        <w:t xml:space="preserve"> the current panorama of both </w:t>
      </w:r>
      <w:r w:rsidR="006E6B50">
        <w:rPr>
          <w:rFonts w:eastAsiaTheme="minorHAnsi"/>
          <w:lang w:val="en-GB"/>
        </w:rPr>
        <w:t>TIC</w:t>
      </w:r>
      <w:r w:rsidRPr="006D547B">
        <w:rPr>
          <w:rFonts w:eastAsiaTheme="minorHAnsi"/>
          <w:lang w:val="en-GB"/>
        </w:rPr>
        <w:t xml:space="preserve"> and collaborative learning methods</w:t>
      </w:r>
      <w:r w:rsidR="006E6B50">
        <w:rPr>
          <w:rFonts w:eastAsiaTheme="minorHAnsi"/>
          <w:lang w:val="en-GB"/>
        </w:rPr>
        <w:t>.</w:t>
      </w:r>
      <w:r w:rsidR="00D52A63">
        <w:rPr>
          <w:rFonts w:eastAsiaTheme="minorHAnsi"/>
          <w:lang w:val="en-GB"/>
        </w:rPr>
        <w:t xml:space="preserve"> </w:t>
      </w:r>
      <w:r w:rsidRPr="006D547B">
        <w:rPr>
          <w:rFonts w:eastAsiaTheme="minorHAnsi"/>
          <w:lang w:val="en-GB"/>
        </w:rPr>
        <w:t xml:space="preserve">It also offers a tool already implemented, which serves as a basis for future studies, but which, at </w:t>
      </w:r>
      <w:r w:rsidR="006E6B50">
        <w:rPr>
          <w:rFonts w:eastAsiaTheme="minorHAnsi"/>
          <w:lang w:val="en-GB"/>
        </w:rPr>
        <w:t>this moment</w:t>
      </w:r>
      <w:r w:rsidRPr="006D547B">
        <w:rPr>
          <w:rFonts w:eastAsiaTheme="minorHAnsi"/>
          <w:lang w:val="en-GB"/>
        </w:rPr>
        <w:t>, offers the realization of sociometric tests.</w:t>
      </w:r>
    </w:p>
    <w:p w14:paraId="773D623C" w14:textId="1FCFF882" w:rsidR="00B87B27" w:rsidRPr="00B87B27" w:rsidRDefault="00B87B27" w:rsidP="00B87B27">
      <w:pPr>
        <w:pStyle w:val="Contenidodelmarco"/>
        <w:spacing w:line="360" w:lineRule="auto"/>
        <w:rPr>
          <w:lang w:val="en-GB"/>
        </w:rPr>
      </w:pPr>
      <w:r w:rsidRPr="00B87B27">
        <w:rPr>
          <w:b/>
          <w:bCs/>
          <w:lang w:val="en-GB"/>
        </w:rPr>
        <w:t>Keywords</w:t>
      </w:r>
      <w:r w:rsidRPr="00B87B27">
        <w:rPr>
          <w:lang w:val="en-GB"/>
        </w:rPr>
        <w:t xml:space="preserve">: Collaborative Learning, TIC, </w:t>
      </w:r>
      <w:r w:rsidR="00F561B8">
        <w:rPr>
          <w:lang w:val="en-GB"/>
        </w:rPr>
        <w:t>Sociometric</w:t>
      </w:r>
      <w:r>
        <w:rPr>
          <w:lang w:val="en-GB"/>
        </w:rPr>
        <w:t xml:space="preserve"> Tests</w:t>
      </w:r>
      <w:r w:rsidRPr="00B87B27">
        <w:rPr>
          <w:lang w:val="en-GB"/>
        </w:rPr>
        <w:t xml:space="preserve">, </w:t>
      </w:r>
      <w:r>
        <w:rPr>
          <w:lang w:val="en-GB"/>
        </w:rPr>
        <w:t>Online Platform.</w:t>
      </w:r>
    </w:p>
    <w:p w14:paraId="5B9ED424" w14:textId="77777777" w:rsidR="00B87B27" w:rsidRPr="00B87B27" w:rsidRDefault="00B87B27" w:rsidP="006D547B">
      <w:pPr>
        <w:pStyle w:val="Contenidodelmarco"/>
        <w:spacing w:afterLines="120" w:after="288" w:line="360" w:lineRule="auto"/>
        <w:rPr>
          <w:rFonts w:eastAsiaTheme="minorHAnsi"/>
          <w:lang w:val="en-GB"/>
        </w:rPr>
      </w:pPr>
    </w:p>
    <w:p w14:paraId="04B0B127" w14:textId="77777777" w:rsidR="00BA1FEA" w:rsidRPr="00B87B27" w:rsidRDefault="00BA1FEA" w:rsidP="00A2001B">
      <w:pPr>
        <w:spacing w:afterLines="120" w:after="288" w:line="360" w:lineRule="auto"/>
        <w:ind w:firstLine="709"/>
        <w:rPr>
          <w:rFonts w:ascii="Arial" w:hAnsi="Arial" w:cs="Arial"/>
          <w:lang w:val="en-GB"/>
        </w:rPr>
        <w:sectPr w:rsidR="00BA1FEA" w:rsidRPr="00B87B27" w:rsidSect="006B0243">
          <w:footerReference w:type="default" r:id="rId10"/>
          <w:pgSz w:w="11906" w:h="16838" w:code="9"/>
          <w:pgMar w:top="1440" w:right="1440" w:bottom="1440" w:left="1440" w:header="709" w:footer="709" w:gutter="0"/>
          <w:pgNumType w:fmt="lowerRoman" w:start="1"/>
          <w:cols w:space="708"/>
          <w:docGrid w:linePitch="360"/>
        </w:sectPr>
      </w:pPr>
    </w:p>
    <w:p w14:paraId="0988CA69" w14:textId="5CE6CBD4" w:rsidR="00394151" w:rsidRPr="00EE580E" w:rsidRDefault="003F623C" w:rsidP="009D3D7E">
      <w:pPr>
        <w:pStyle w:val="Ttulo1Plantilla"/>
      </w:pPr>
      <w:bookmarkStart w:id="529" w:name="_Toc112348040"/>
      <w:bookmarkStart w:id="530" w:name="_Toc112684095"/>
      <w:r>
        <w:lastRenderedPageBreak/>
        <w:t xml:space="preserve">1. </w:t>
      </w:r>
      <w:r w:rsidR="009C39FF" w:rsidRPr="00EE580E">
        <w:t>Introducción</w:t>
      </w:r>
      <w:bookmarkEnd w:id="529"/>
      <w:bookmarkEnd w:id="530"/>
    </w:p>
    <w:p w14:paraId="5FC9DC2F" w14:textId="5F8B50BE" w:rsidR="00394151" w:rsidRPr="00EE580E" w:rsidRDefault="00D52A63" w:rsidP="00CF4234">
      <w:pPr>
        <w:pStyle w:val="Ttulo2plantilla"/>
      </w:pPr>
      <w:bookmarkStart w:id="531" w:name="_Toc112348041"/>
      <w:bookmarkStart w:id="532" w:name="_Toc112684096"/>
      <w:r>
        <w:t xml:space="preserve">1.1. </w:t>
      </w:r>
      <w:r w:rsidR="00BB186A" w:rsidRPr="00EE580E">
        <w:t>Justificación</w:t>
      </w:r>
      <w:bookmarkEnd w:id="531"/>
      <w:bookmarkEnd w:id="532"/>
    </w:p>
    <w:p w14:paraId="19CFE2F8" w14:textId="117EEF72" w:rsidR="000E26C9" w:rsidRPr="00EE580E" w:rsidRDefault="000E26C9"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Tradicionalmente se ha buscado la innovación en la educación en los sitios donde el sentido común más invita a fijarse. Cuando te hablan de educación, del proceso de enseñanza-aprendizaje, siempre te viene a la cabeza el alumnado y el profesorado.</w:t>
      </w:r>
    </w:p>
    <w:p w14:paraId="5742F6BF" w14:textId="77777777" w:rsidR="000E26C9" w:rsidRPr="00EE580E" w:rsidRDefault="000E26C9"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Técnicas de cómo enseñar, cómo aprender, cómo memorizar, cómo exponer, están a la orden del día y hay infinidad de herramientas, artículos, estudios que definen que tal método es mejor que tal otro método.</w:t>
      </w:r>
    </w:p>
    <w:p w14:paraId="3F00CF22" w14:textId="77777777" w:rsidR="000E26C9" w:rsidRPr="00EE580E" w:rsidRDefault="000E26C9"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 xml:space="preserve">También hay mucha literatura que versa sobre la introducción de las nuevas tecnologías, se habla de la digitalización de los centros, de los alumnos como nativos digitales, de todas las ventajas que la tecnología puede ofrecer y lo poco aprovechada que está siendo. </w:t>
      </w:r>
    </w:p>
    <w:p w14:paraId="1D172BB6" w14:textId="77777777" w:rsidR="000E26C9" w:rsidRPr="00EE580E" w:rsidRDefault="000E26C9"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 xml:space="preserve">Este trabajo fin de máster (TFM) se centra en la aplicación tecnológica dentro del aula, no como contenido ni como herramienta de enseñanza-aprendizaje, sino como ayuda y soporte en la labor docente no ayudando directamente ni a un colectivo ni a otro, pero del que ambos salgan beneficiados. </w:t>
      </w:r>
    </w:p>
    <w:p w14:paraId="1CF4AF39" w14:textId="77777777" w:rsidR="000E26C9" w:rsidRPr="00EE580E" w:rsidRDefault="000E26C9"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El trabajo en equipo y las ventajas de desarrollo emocional y conceptual de los alumnos es una de las metodologías más avaladas y de la que más beneficios se pueden observar directamente. Es por ello que muchas veces, y como parte de esa metodología que se usa por parte de los profesores, hay necesidad de conformar una serie de grupos para realizar la actividad. Y la formación de estos grupos determinan mucho el buen funcionamiento del mismo y el enriquecimiento de cada participante, siendo muy necesario un buen conocimiento del grupo y de las teorías de grupo. Este TFM surge de esta necesidad, de facilitar el trabajo de una manera objetiva y lógica mediante una herramienta que, en base a parámetros rellenados por el profesor mediante la observación directa, sirvan para la generación equitativa o especifica de grupos de trabajo para los alumnos.</w:t>
      </w:r>
    </w:p>
    <w:p w14:paraId="71F2E9D5" w14:textId="7113B27C" w:rsidR="000E26C9" w:rsidRPr="00EE580E" w:rsidRDefault="00667EB3"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Resulta</w:t>
      </w:r>
      <w:r w:rsidR="000E26C9" w:rsidRPr="00EE580E">
        <w:rPr>
          <w:rFonts w:ascii="Arial" w:eastAsiaTheme="minorEastAsia" w:hAnsi="Arial" w:cs="Arial"/>
          <w:szCs w:val="24"/>
          <w:lang w:eastAsia="es-ES"/>
        </w:rPr>
        <w:t xml:space="preserve"> interesante este proyecto por dos motivos principales, por ser un subproducto de la enseñanza, es decir, por ayudar al profesorado en su función más organizativa (una de las olvidadas) y por el producto en sí</w:t>
      </w:r>
      <w:r w:rsidR="00D52A63">
        <w:rPr>
          <w:rFonts w:ascii="Arial" w:eastAsiaTheme="minorEastAsia" w:hAnsi="Arial" w:cs="Arial"/>
          <w:szCs w:val="24"/>
          <w:lang w:eastAsia="es-ES"/>
        </w:rPr>
        <w:t>. S</w:t>
      </w:r>
      <w:r w:rsidR="000E26C9" w:rsidRPr="00EE580E">
        <w:rPr>
          <w:rFonts w:ascii="Arial" w:eastAsiaTheme="minorEastAsia" w:hAnsi="Arial" w:cs="Arial"/>
          <w:szCs w:val="24"/>
          <w:lang w:eastAsia="es-ES"/>
        </w:rPr>
        <w:t>e trata de utilizar teoría de grupos, combinatoria y lógica de ‘negocio’ para valorar el mejor 'match' para una actividad concreta.</w:t>
      </w:r>
    </w:p>
    <w:p w14:paraId="0F017F33" w14:textId="77777777" w:rsidR="000E26C9" w:rsidRPr="00EE580E" w:rsidRDefault="000E26C9" w:rsidP="00A2001B">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lastRenderedPageBreak/>
        <w:t>Con esta información de grupos, además, si se incluye una valoración por parte del profesor, se puede generar un banco de datos estadístico que puede ser interesante para futuros estudios, a saber, si la combinación X para la actividad Y, en base a la observación subjetiva del profesor, es satisfactoria o no.</w:t>
      </w:r>
    </w:p>
    <w:p w14:paraId="477993E1" w14:textId="2C41ADBA" w:rsidR="000E26C9" w:rsidRPr="00EE580E" w:rsidRDefault="000E26C9">
      <w:pPr>
        <w:spacing w:afterLines="120" w:after="288" w:line="360" w:lineRule="auto"/>
        <w:ind w:firstLine="709"/>
        <w:jc w:val="both"/>
        <w:rPr>
          <w:rFonts w:ascii="Arial" w:eastAsiaTheme="minorEastAsia" w:hAnsi="Arial" w:cs="Arial"/>
          <w:szCs w:val="24"/>
          <w:lang w:eastAsia="es-ES"/>
        </w:rPr>
      </w:pPr>
      <w:r w:rsidRPr="00EE580E">
        <w:rPr>
          <w:rFonts w:ascii="Arial" w:eastAsiaTheme="minorEastAsia" w:hAnsi="Arial" w:cs="Arial"/>
          <w:szCs w:val="24"/>
          <w:lang w:eastAsia="es-ES"/>
        </w:rPr>
        <w:t>Como iniciativa de futuro, esta información estadística, puede ser retroalimentada por la aplicación para mediante inteligencia artificial, mejorar la siguiente decisión, el siguiente grupo.</w:t>
      </w:r>
    </w:p>
    <w:p w14:paraId="4FE8CB57" w14:textId="1DB7DB97" w:rsidR="003A22BC" w:rsidRPr="00EE580E" w:rsidRDefault="003A22BC" w:rsidP="00A2001B">
      <w:pPr>
        <w:spacing w:afterLines="120" w:after="288" w:line="360" w:lineRule="auto"/>
        <w:ind w:firstLine="709"/>
        <w:jc w:val="both"/>
        <w:rPr>
          <w:rFonts w:ascii="Arial" w:hAnsi="Arial" w:cs="Arial"/>
        </w:rPr>
      </w:pPr>
      <w:r w:rsidRPr="00EE580E">
        <w:rPr>
          <w:rFonts w:ascii="Arial" w:hAnsi="Arial" w:cs="Arial"/>
        </w:rPr>
        <w:t>Como se verá a lo largo del trabajo, solo hay estudios relativos a la e-rubrica y plataformas de apoyo al alumno, y aun así las tecnologías no están del todo implantadas. Este trabajo no pretende rellenar ese hueco, sino aportar una herramienta nueva en otro campo de la educación, donde ya hemos visto que los proyectos son escasos.</w:t>
      </w:r>
    </w:p>
    <w:p w14:paraId="7A62A75B" w14:textId="1BB342D9" w:rsidR="00501048" w:rsidRDefault="003A22BC" w:rsidP="003A22BC">
      <w:pPr>
        <w:spacing w:afterLines="120" w:after="288" w:line="360" w:lineRule="auto"/>
        <w:ind w:firstLine="709"/>
        <w:jc w:val="both"/>
        <w:rPr>
          <w:rFonts w:ascii="Arial" w:hAnsi="Arial" w:cs="Arial"/>
        </w:rPr>
      </w:pPr>
      <w:r w:rsidRPr="00EE580E">
        <w:rPr>
          <w:rFonts w:ascii="Arial" w:hAnsi="Arial" w:cs="Arial"/>
        </w:rPr>
        <w:t xml:space="preserve">Sirva este trabajo como una herramienta más a disposición del profesor, con resultados intrínsecamente para el docente, que pueda ser utilizada o no a discreción del docente. </w:t>
      </w:r>
      <w:r w:rsidR="00D52A63" w:rsidRPr="00EE580E">
        <w:rPr>
          <w:rFonts w:ascii="Arial" w:hAnsi="Arial" w:cs="Arial"/>
        </w:rPr>
        <w:t>Más</w:t>
      </w:r>
      <w:r w:rsidRPr="00EE580E">
        <w:rPr>
          <w:rFonts w:ascii="Arial" w:hAnsi="Arial" w:cs="Arial"/>
        </w:rPr>
        <w:t xml:space="preserve"> adelante en el trabajo se hablará específicamente que se plantea, pero sirva de introducción que se trata de una herramienta para facilitar la creación de grupos en el aula, atendiendo a las necesidades tanto de los alumnos como de la actividad que se quiera realizar en grupos.</w:t>
      </w:r>
    </w:p>
    <w:p w14:paraId="58706DF0" w14:textId="093A30C0" w:rsidR="000E26C9" w:rsidRPr="00EE580E" w:rsidRDefault="00D52A63" w:rsidP="00CF4234">
      <w:pPr>
        <w:pStyle w:val="Ttulo2plantilla"/>
      </w:pPr>
      <w:bookmarkStart w:id="533" w:name="_Toc112684097"/>
      <w:r>
        <w:rPr>
          <w:rFonts w:cs="Arial"/>
        </w:rPr>
        <w:t>1.2.</w:t>
      </w:r>
      <w:bookmarkEnd w:id="533"/>
      <w:r>
        <w:rPr>
          <w:rFonts w:cs="Arial"/>
        </w:rPr>
        <w:t xml:space="preserve"> </w:t>
      </w:r>
      <w:bookmarkStart w:id="534" w:name="_Toc112348042"/>
      <w:bookmarkStart w:id="535" w:name="_Toc112684098"/>
      <w:r w:rsidR="000E26C9" w:rsidRPr="00EE580E">
        <w:t>Objetivos</w:t>
      </w:r>
      <w:bookmarkEnd w:id="534"/>
      <w:bookmarkEnd w:id="535"/>
    </w:p>
    <w:p w14:paraId="6C367005" w14:textId="0C802867" w:rsidR="000E26C9" w:rsidRPr="00EE580E" w:rsidRDefault="000E26C9" w:rsidP="00CF4234">
      <w:pPr>
        <w:pStyle w:val="Ttulo3plantilla"/>
      </w:pPr>
      <w:bookmarkStart w:id="536" w:name="_Toc112348043"/>
      <w:r w:rsidRPr="00EE580E">
        <w:t>Objetivo principal</w:t>
      </w:r>
      <w:bookmarkEnd w:id="536"/>
    </w:p>
    <w:p w14:paraId="7F7455DD" w14:textId="2B9AA307" w:rsidR="000E26C9" w:rsidRPr="00EE580E" w:rsidRDefault="000E26C9" w:rsidP="00A2001B">
      <w:pPr>
        <w:spacing w:afterLines="120" w:after="288" w:line="360" w:lineRule="auto"/>
        <w:rPr>
          <w:rFonts w:cs="Arial"/>
        </w:rPr>
      </w:pPr>
      <w:r w:rsidRPr="00A2001B">
        <w:rPr>
          <w:rFonts w:ascii="Arial" w:hAnsi="Arial" w:cs="Arial"/>
        </w:rPr>
        <w:t>Diseñar una herramienta que permita generar grupos de trabajo teniendo en cuenta</w:t>
      </w:r>
      <w:r w:rsidR="007904F3" w:rsidRPr="00A2001B">
        <w:rPr>
          <w:rFonts w:ascii="Arial" w:hAnsi="Arial" w:cs="Arial"/>
        </w:rPr>
        <w:t xml:space="preserve"> </w:t>
      </w:r>
      <w:r w:rsidRPr="00A2001B">
        <w:rPr>
          <w:rFonts w:ascii="Arial" w:hAnsi="Arial" w:cs="Arial"/>
        </w:rPr>
        <w:t>las características del alumnado y los objetivos de dicha actividad</w:t>
      </w:r>
    </w:p>
    <w:p w14:paraId="2D0F0EC6" w14:textId="7DF301EB" w:rsidR="000E26C9" w:rsidRPr="00EE580E" w:rsidRDefault="000E26C9" w:rsidP="00CF4234">
      <w:pPr>
        <w:pStyle w:val="Ttulo3plantilla"/>
      </w:pPr>
      <w:bookmarkStart w:id="537" w:name="_Toc112348044"/>
      <w:r w:rsidRPr="00EE580E">
        <w:t>Objetivos secundarios</w:t>
      </w:r>
      <w:bookmarkEnd w:id="537"/>
    </w:p>
    <w:p w14:paraId="35B695C7" w14:textId="77777777" w:rsidR="000E26C9" w:rsidRPr="00EE580E" w:rsidRDefault="000E26C9" w:rsidP="00A2001B">
      <w:pPr>
        <w:pStyle w:val="ListParagraph"/>
        <w:numPr>
          <w:ilvl w:val="0"/>
          <w:numId w:val="25"/>
        </w:numPr>
        <w:spacing w:line="360" w:lineRule="auto"/>
      </w:pPr>
      <w:r w:rsidRPr="00EE580E">
        <w:t>Identificar las principales herramientas TIC empleadas por los docentes y sus usos</w:t>
      </w:r>
    </w:p>
    <w:p w14:paraId="389CB096" w14:textId="3E46BD2C" w:rsidR="000E26C9" w:rsidRPr="00EE580E" w:rsidRDefault="000E26C9">
      <w:pPr>
        <w:pStyle w:val="ListParagraph"/>
        <w:numPr>
          <w:ilvl w:val="0"/>
          <w:numId w:val="25"/>
        </w:numPr>
        <w:spacing w:line="360" w:lineRule="auto"/>
      </w:pPr>
      <w:r w:rsidRPr="00EE580E">
        <w:t>Reconocer las características del aprendizaje cooperativo y la formación de grupos</w:t>
      </w:r>
    </w:p>
    <w:p w14:paraId="3AD40B17" w14:textId="69410983" w:rsidR="006607A9" w:rsidRPr="00EE580E" w:rsidRDefault="006607A9">
      <w:pPr>
        <w:pStyle w:val="ListParagraph"/>
        <w:numPr>
          <w:ilvl w:val="0"/>
          <w:numId w:val="25"/>
        </w:numPr>
        <w:spacing w:line="360" w:lineRule="auto"/>
      </w:pPr>
      <w:r w:rsidRPr="00EE580E">
        <w:t>Proponer una herramienta organizativa como base para la docencia del profesor donde poder añadir nuevas funcionalidades bajo demanda</w:t>
      </w:r>
    </w:p>
    <w:p w14:paraId="7F16DD59" w14:textId="4E155B36" w:rsidR="006607A9" w:rsidRPr="00EE580E" w:rsidRDefault="006607A9" w:rsidP="00A2001B">
      <w:pPr>
        <w:pStyle w:val="ListParagraph"/>
        <w:numPr>
          <w:ilvl w:val="0"/>
          <w:numId w:val="25"/>
        </w:numPr>
        <w:spacing w:line="360" w:lineRule="auto"/>
      </w:pPr>
      <w:r w:rsidRPr="00EE580E">
        <w:t>Realización de test sociométricos como ayuda a la generación de grupos</w:t>
      </w:r>
    </w:p>
    <w:p w14:paraId="33F27003" w14:textId="77777777" w:rsidR="000E26C9" w:rsidRPr="00EE580E" w:rsidRDefault="000E26C9" w:rsidP="00A2001B">
      <w:pPr>
        <w:pStyle w:val="ListParagraph"/>
        <w:numPr>
          <w:ilvl w:val="0"/>
          <w:numId w:val="25"/>
        </w:numPr>
        <w:spacing w:line="360" w:lineRule="auto"/>
      </w:pPr>
      <w:r w:rsidRPr="00EE580E">
        <w:t>Crear una aplicación sencilla de usar y útil para los profesores para poder hacer grupos según las distintas necesidades docentes</w:t>
      </w:r>
    </w:p>
    <w:p w14:paraId="34E31A1E" w14:textId="77777777" w:rsidR="00D52A63" w:rsidRDefault="00D52A63" w:rsidP="00CF4234">
      <w:pPr>
        <w:pStyle w:val="Ttulo2plantilla"/>
      </w:pPr>
    </w:p>
    <w:p w14:paraId="289A5952" w14:textId="3F7272A5" w:rsidR="003A6642" w:rsidRDefault="00D52A63" w:rsidP="00CF4234">
      <w:pPr>
        <w:pStyle w:val="Ttulo2plantilla"/>
      </w:pPr>
      <w:bookmarkStart w:id="538" w:name="_Toc112684099"/>
      <w:r>
        <w:lastRenderedPageBreak/>
        <w:t>1.3.</w:t>
      </w:r>
      <w:bookmarkEnd w:id="538"/>
      <w:r>
        <w:t xml:space="preserve"> </w:t>
      </w:r>
      <w:bookmarkStart w:id="539" w:name="_Toc112348045"/>
      <w:bookmarkStart w:id="540" w:name="_Toc112684100"/>
      <w:r w:rsidR="000E26C9" w:rsidRPr="00EE580E">
        <w:t>Estructura del TFM</w:t>
      </w:r>
      <w:bookmarkEnd w:id="539"/>
      <w:bookmarkEnd w:id="540"/>
    </w:p>
    <w:p w14:paraId="4F4CD399" w14:textId="64F5CBCB" w:rsidR="003A6642" w:rsidRDefault="003A6642" w:rsidP="00A2001B">
      <w:pPr>
        <w:pStyle w:val="Contenidodelmarco"/>
        <w:spacing w:afterLines="120" w:after="288" w:line="360" w:lineRule="auto"/>
      </w:pPr>
      <w:r>
        <w:t>La estructura que se propone para este trabajo pasa por analizar y desarrollar el producto que se propone, esto es, un análisis o estudio de mercado, para ver las herramientas existentes, y a la par el panorama actual que tiene que ver con la función del producto que se propone.</w:t>
      </w:r>
    </w:p>
    <w:p w14:paraId="44981C43" w14:textId="79609233" w:rsidR="003A6642" w:rsidRDefault="003A6642" w:rsidP="00A2001B">
      <w:pPr>
        <w:pStyle w:val="Contenidodelmarco"/>
        <w:spacing w:afterLines="120" w:after="288" w:line="360" w:lineRule="auto"/>
      </w:pPr>
      <w:r>
        <w:t xml:space="preserve">En </w:t>
      </w:r>
      <w:r w:rsidRPr="00D52A63">
        <w:t>el “</w:t>
      </w:r>
      <w:r w:rsidRPr="00F93A90">
        <w:rPr>
          <w:bCs/>
        </w:rPr>
        <w:t>Estado de la cuestión</w:t>
      </w:r>
      <w:r w:rsidRPr="00D52A63">
        <w:t xml:space="preserve">” </w:t>
      </w:r>
      <w:r>
        <w:t xml:space="preserve">se estudia el mundo de las TIC en la docencia, con varios artículos que por un lado alaban su uso, y por otro lado detallan las aplicaciones </w:t>
      </w:r>
      <w:r w:rsidR="008F3EAD">
        <w:t>más</w:t>
      </w:r>
      <w:r>
        <w:t xml:space="preserve"> usadas para los alumnos en el mundo actual.</w:t>
      </w:r>
    </w:p>
    <w:p w14:paraId="082DEFE9" w14:textId="59E8A95C" w:rsidR="003A6642" w:rsidRDefault="003A6642" w:rsidP="00A2001B">
      <w:pPr>
        <w:pStyle w:val="Contenidodelmarco"/>
        <w:spacing w:afterLines="120" w:after="288" w:line="360" w:lineRule="auto"/>
      </w:pPr>
      <w:r>
        <w:t xml:space="preserve">Se ha investigado también herramientas que </w:t>
      </w:r>
      <w:r w:rsidR="008F3EAD">
        <w:t>utilizan los docentes para su propia organización interna y se ha descubierto que no son muchas, sino más bien escasas. Es por esto que este trabajo propone una más.</w:t>
      </w:r>
    </w:p>
    <w:p w14:paraId="047D6037" w14:textId="0894B329" w:rsidR="008F3EAD" w:rsidRDefault="008F3EAD" w:rsidP="00A2001B">
      <w:pPr>
        <w:pStyle w:val="Contenidodelmarco"/>
        <w:spacing w:afterLines="120" w:after="288" w:line="360" w:lineRule="auto"/>
      </w:pPr>
      <w:r>
        <w:t>En el “</w:t>
      </w:r>
      <w:r w:rsidRPr="00F93A90">
        <w:rPr>
          <w:bCs/>
        </w:rPr>
        <w:t>Marco teórico</w:t>
      </w:r>
      <w:r>
        <w:t>” se estudia lo que tiene que ver más directamente con la funcionalidad de la aplicación que se propone, y es la generación de grupos. Varios autores comentan y explican las bondades del trabajo colaborativo, del aprendizaje colaborativo, del trabajo en grupo, dando a entender que es hacia donde se está yendo en la educación y que cualquier ayuda que se proponga será bien acogida por los profesores.</w:t>
      </w:r>
    </w:p>
    <w:p w14:paraId="66586F0E" w14:textId="26A60B27" w:rsidR="008F3EAD" w:rsidRDefault="008F3EAD" w:rsidP="00A2001B">
      <w:pPr>
        <w:pStyle w:val="Contenidodelmarco"/>
        <w:spacing w:afterLines="120" w:after="288" w:line="360" w:lineRule="auto"/>
      </w:pPr>
      <w:r>
        <w:t>Dentro de este apartado, y como investigación necesaria para la programación de la herramienta, también se propone el estudio del test sociométrico.</w:t>
      </w:r>
    </w:p>
    <w:p w14:paraId="4B068DA4" w14:textId="4E62BFA5" w:rsidR="008F3EAD" w:rsidRDefault="008F3EAD" w:rsidP="00A2001B">
      <w:pPr>
        <w:pStyle w:val="Contenidodelmarco"/>
        <w:spacing w:afterLines="120" w:after="288" w:line="360" w:lineRule="auto"/>
      </w:pPr>
      <w:r>
        <w:t>En “</w:t>
      </w:r>
      <w:r w:rsidRPr="00F93A90">
        <w:rPr>
          <w:bCs/>
        </w:rPr>
        <w:t>Diseño de la propuesta y metodología</w:t>
      </w:r>
      <w:r>
        <w:t>” es donde realmente se entra en faena. Con todos los conocimientos adquiridos del marco teórico se plantean una serie de requerimientos</w:t>
      </w:r>
      <w:r w:rsidR="006A0276">
        <w:t>, un diseño de la aplicación, y se detalla cual ha sido el proceso y decisiones del desarrollo.</w:t>
      </w:r>
    </w:p>
    <w:p w14:paraId="3D5F0611" w14:textId="65186EA8" w:rsidR="006A0276" w:rsidRDefault="006A0276" w:rsidP="00A2001B">
      <w:pPr>
        <w:pStyle w:val="Contenidodelmarco"/>
        <w:spacing w:afterLines="120" w:after="288" w:line="360" w:lineRule="auto"/>
      </w:pPr>
      <w:r>
        <w:t>En “</w:t>
      </w:r>
      <w:r w:rsidRPr="00F93A90">
        <w:rPr>
          <w:bCs/>
        </w:rPr>
        <w:t>Resultados y discusión</w:t>
      </w:r>
      <w:r>
        <w:t>” se hace, a modo de manual, un viaje por el apartado que realmente da valor a este trabajo como es el test sociométrico y su elaboración dentro de la herramienta.</w:t>
      </w:r>
    </w:p>
    <w:p w14:paraId="755A1106" w14:textId="5A8B0D9D" w:rsidR="006A0276" w:rsidRDefault="006A0276" w:rsidP="00A2001B">
      <w:pPr>
        <w:pStyle w:val="Contenidodelmarco"/>
        <w:spacing w:afterLines="120" w:after="288" w:line="360" w:lineRule="auto"/>
      </w:pPr>
      <w:r>
        <w:t>Por último, en “</w:t>
      </w:r>
      <w:r w:rsidRPr="00F93A90">
        <w:rPr>
          <w:bCs/>
        </w:rPr>
        <w:t>Conclusiones</w:t>
      </w:r>
      <w:r>
        <w:t xml:space="preserve">” se valora como y en </w:t>
      </w:r>
      <w:r w:rsidR="00D52A63">
        <w:t>qué</w:t>
      </w:r>
      <w:r>
        <w:t xml:space="preserve"> medida se han cumplido los objetivos que se pusieron en esta introducción.</w:t>
      </w:r>
    </w:p>
    <w:p w14:paraId="1E156A69" w14:textId="77777777" w:rsidR="008F3EAD" w:rsidRPr="00EE580E" w:rsidRDefault="008F3EAD" w:rsidP="00A2001B">
      <w:pPr>
        <w:pStyle w:val="Contenidodelmarco"/>
      </w:pPr>
    </w:p>
    <w:p w14:paraId="28891AB1" w14:textId="77777777" w:rsidR="006B0243" w:rsidRPr="00EE580E" w:rsidRDefault="006B0243" w:rsidP="00CF4234">
      <w:pPr>
        <w:pStyle w:val="Ttulo2plantilla"/>
        <w:rPr>
          <w:rFonts w:eastAsiaTheme="majorEastAsia"/>
          <w:color w:val="C00000"/>
          <w:sz w:val="36"/>
          <w:szCs w:val="32"/>
        </w:rPr>
      </w:pPr>
      <w:r w:rsidRPr="00EE580E">
        <w:br w:type="page"/>
      </w:r>
    </w:p>
    <w:p w14:paraId="2ED1B8E4" w14:textId="67E21E94" w:rsidR="00CF7A5E" w:rsidRPr="00EE580E" w:rsidRDefault="003F623C" w:rsidP="009D3D7E">
      <w:pPr>
        <w:pStyle w:val="Ttulo1Plantilla"/>
      </w:pPr>
      <w:bookmarkStart w:id="541" w:name="_Toc112348046"/>
      <w:bookmarkStart w:id="542" w:name="_Toc112684101"/>
      <w:r>
        <w:lastRenderedPageBreak/>
        <w:t xml:space="preserve">2. </w:t>
      </w:r>
      <w:r w:rsidR="009C39FF" w:rsidRPr="00EE580E">
        <w:t>Estado de la cuestión</w:t>
      </w:r>
      <w:bookmarkEnd w:id="541"/>
      <w:bookmarkEnd w:id="542"/>
    </w:p>
    <w:p w14:paraId="08A9CDDA" w14:textId="2F788396" w:rsidR="00822386" w:rsidRPr="00EE580E" w:rsidRDefault="00C86B6C" w:rsidP="00A2001B">
      <w:pPr>
        <w:spacing w:afterLines="120" w:after="288" w:line="360" w:lineRule="auto"/>
        <w:ind w:firstLine="709"/>
        <w:jc w:val="both"/>
        <w:rPr>
          <w:rFonts w:ascii="Arial" w:hAnsi="Arial" w:cs="Arial"/>
        </w:rPr>
      </w:pPr>
      <w:r w:rsidRPr="00EE580E">
        <w:rPr>
          <w:rFonts w:ascii="Arial" w:hAnsi="Arial" w:cs="Arial"/>
        </w:rPr>
        <w:t xml:space="preserve">El presente trabajo viene a </w:t>
      </w:r>
      <w:r w:rsidR="00AF2828" w:rsidRPr="00EE580E">
        <w:rPr>
          <w:rFonts w:ascii="Arial" w:hAnsi="Arial" w:cs="Arial"/>
        </w:rPr>
        <w:t xml:space="preserve">proponer una nueva herramienta organizativa para los profesores. Recientemente y más los últimos años ha habido un creciente interés por las tecnologías en el mundo y </w:t>
      </w:r>
      <w:r w:rsidR="00B86D7D" w:rsidRPr="00EE580E">
        <w:rPr>
          <w:rFonts w:ascii="Arial" w:hAnsi="Arial" w:cs="Arial"/>
        </w:rPr>
        <w:t>más</w:t>
      </w:r>
      <w:r w:rsidR="00AF2828" w:rsidRPr="00EE580E">
        <w:rPr>
          <w:rFonts w:ascii="Arial" w:hAnsi="Arial" w:cs="Arial"/>
        </w:rPr>
        <w:t xml:space="preserve"> concretamente en área que compete a este trabajo, como es el de la educación.</w:t>
      </w:r>
    </w:p>
    <w:p w14:paraId="2EEF7A49" w14:textId="02B782FC" w:rsidR="00AF2828" w:rsidRPr="00EE580E" w:rsidRDefault="00AF2828" w:rsidP="00A2001B">
      <w:pPr>
        <w:spacing w:afterLines="120" w:after="288" w:line="360" w:lineRule="auto"/>
        <w:ind w:firstLine="709"/>
        <w:jc w:val="both"/>
        <w:rPr>
          <w:rFonts w:ascii="Arial" w:hAnsi="Arial" w:cs="Arial"/>
        </w:rPr>
      </w:pPr>
      <w:r w:rsidRPr="00EE580E">
        <w:rPr>
          <w:rFonts w:ascii="Arial" w:hAnsi="Arial" w:cs="Arial"/>
        </w:rPr>
        <w:t xml:space="preserve">Pese a todo lo que se pueda creer, o las creencias populares de que estudiar es un papel y un boli, el profesor habla y el alumno escucha, muchos trabajos avalan que se </w:t>
      </w:r>
      <w:r w:rsidR="00B86D7D" w:rsidRPr="00EE580E">
        <w:rPr>
          <w:rFonts w:ascii="Arial" w:hAnsi="Arial" w:cs="Arial"/>
        </w:rPr>
        <w:t>está</w:t>
      </w:r>
      <w:r w:rsidRPr="00EE580E">
        <w:rPr>
          <w:rFonts w:ascii="Arial" w:hAnsi="Arial" w:cs="Arial"/>
        </w:rPr>
        <w:t xml:space="preserve"> produciendo un cambio en el paradigma</w:t>
      </w:r>
      <w:r w:rsidR="00B86D7D" w:rsidRPr="00EE580E">
        <w:rPr>
          <w:rFonts w:ascii="Arial" w:hAnsi="Arial" w:cs="Arial"/>
        </w:rPr>
        <w:t xml:space="preserve"> a la hora de dar clase. Nuevas metodologías</w:t>
      </w:r>
      <w:r w:rsidR="000E26C9" w:rsidRPr="00EE580E">
        <w:rPr>
          <w:rFonts w:ascii="Arial" w:hAnsi="Arial" w:cs="Arial"/>
        </w:rPr>
        <w:t>,</w:t>
      </w:r>
      <w:r w:rsidR="00B86D7D" w:rsidRPr="00EE580E">
        <w:rPr>
          <w:rFonts w:ascii="Arial" w:hAnsi="Arial" w:cs="Arial"/>
        </w:rPr>
        <w:t xml:space="preserve"> nuevas formas de enseñar, y sobre todo y como se comentaba antes, la inclusión de las nuevas tecnologías, que no pueden quedarse en la puerta del aulario, sino que conviven con el alumno durante la totalidad de su día</w:t>
      </w:r>
      <w:r w:rsidR="00904A56" w:rsidRPr="00EE580E">
        <w:rPr>
          <w:rFonts w:ascii="Arial" w:hAnsi="Arial" w:cs="Arial"/>
        </w:rPr>
        <w:t xml:space="preserve"> </w:t>
      </w:r>
      <w:r w:rsidR="00904A56" w:rsidRPr="00EE580E">
        <w:rPr>
          <w:rFonts w:ascii="Arial" w:hAnsi="Arial" w:cs="Arial"/>
        </w:rPr>
        <w:fldChar w:fldCharType="begin"/>
      </w:r>
      <w:r w:rsidR="00904A56" w:rsidRPr="00EE580E">
        <w:rPr>
          <w:rFonts w:ascii="Arial" w:hAnsi="Arial" w:cs="Arial"/>
        </w:rPr>
        <w:instrText xml:space="preserve"> ADDIN ZOTERO_ITEM CSL_CITATION {"citationID":"W2wNEFLT","properties":{"formattedCitation":"(Morrisey,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904A56" w:rsidRPr="00EE580E">
        <w:rPr>
          <w:rFonts w:ascii="Arial" w:hAnsi="Arial" w:cs="Arial"/>
        </w:rPr>
        <w:fldChar w:fldCharType="separate"/>
      </w:r>
      <w:r w:rsidR="00151D3B" w:rsidRPr="00151D3B">
        <w:rPr>
          <w:rFonts w:ascii="Arial" w:hAnsi="Arial" w:cs="Arial"/>
        </w:rPr>
        <w:t>(Morrisey, 2007)</w:t>
      </w:r>
      <w:r w:rsidR="00904A56" w:rsidRPr="00EE580E">
        <w:rPr>
          <w:rFonts w:ascii="Arial" w:hAnsi="Arial" w:cs="Arial"/>
        </w:rPr>
        <w:fldChar w:fldCharType="end"/>
      </w:r>
      <w:r w:rsidR="00B86D7D" w:rsidRPr="00EE580E">
        <w:rPr>
          <w:rFonts w:ascii="Arial" w:hAnsi="Arial" w:cs="Arial"/>
        </w:rPr>
        <w:t>.</w:t>
      </w:r>
    </w:p>
    <w:p w14:paraId="3031DA2A" w14:textId="218983B3" w:rsidR="00B86D7D" w:rsidRPr="00EE580E" w:rsidRDefault="00B86D7D" w:rsidP="00A2001B">
      <w:pPr>
        <w:spacing w:afterLines="120" w:after="288" w:line="360" w:lineRule="auto"/>
        <w:ind w:firstLine="709"/>
        <w:jc w:val="both"/>
        <w:rPr>
          <w:rFonts w:ascii="Arial" w:hAnsi="Arial" w:cs="Arial"/>
        </w:rPr>
      </w:pPr>
      <w:r w:rsidRPr="00EE580E">
        <w:rPr>
          <w:rFonts w:ascii="Arial" w:hAnsi="Arial" w:cs="Arial"/>
        </w:rPr>
        <w:t xml:space="preserve">Es por tanto fundamental introducir estas nuevas tendencias en la forma en que se imparten las clases. Al estar imbuido en la forma en que los alumnos viven, y no solo estudian, </w:t>
      </w:r>
      <w:r w:rsidR="00B86CD2">
        <w:rPr>
          <w:rFonts w:ascii="Arial" w:hAnsi="Arial" w:cs="Arial"/>
        </w:rPr>
        <w:t>lo que</w:t>
      </w:r>
      <w:r w:rsidR="00B86CD2" w:rsidRPr="00EE580E">
        <w:rPr>
          <w:rFonts w:ascii="Arial" w:hAnsi="Arial" w:cs="Arial"/>
        </w:rPr>
        <w:t xml:space="preserve"> </w:t>
      </w:r>
      <w:r w:rsidRPr="00EE580E">
        <w:rPr>
          <w:rFonts w:ascii="Arial" w:hAnsi="Arial" w:cs="Arial"/>
        </w:rPr>
        <w:t xml:space="preserve">les aporta mayor facilidad a la hora de afrontar la jornada lectiva. Supone una vinculación con lo que ya conoce y que en todas partes es capaz de identificar, pero a la vez, y al no ser una </w:t>
      </w:r>
      <w:r w:rsidR="00F61564" w:rsidRPr="00EE580E">
        <w:rPr>
          <w:rFonts w:ascii="Arial" w:hAnsi="Arial" w:cs="Arial"/>
        </w:rPr>
        <w:t>desconexión</w:t>
      </w:r>
      <w:r w:rsidRPr="00EE580E">
        <w:rPr>
          <w:rFonts w:ascii="Arial" w:hAnsi="Arial" w:cs="Arial"/>
        </w:rPr>
        <w:t>, como se comentaba antes</w:t>
      </w:r>
      <w:r w:rsidR="00F61564" w:rsidRPr="00EE580E">
        <w:rPr>
          <w:rFonts w:ascii="Arial" w:hAnsi="Arial" w:cs="Arial"/>
        </w:rPr>
        <w:t>, les sirve para asimilar o vincular el trabajo en el aula con lo que en su día a día utilizan</w:t>
      </w:r>
      <w:r w:rsidR="00904A56" w:rsidRPr="00EE580E">
        <w:rPr>
          <w:rFonts w:ascii="Arial" w:hAnsi="Arial" w:cs="Arial"/>
        </w:rPr>
        <w:t xml:space="preserve"> </w:t>
      </w:r>
      <w:commentRangeStart w:id="543"/>
      <w:r w:rsidR="00904A56" w:rsidRPr="00EE580E">
        <w:rPr>
          <w:rFonts w:ascii="Arial" w:hAnsi="Arial" w:cs="Arial"/>
        </w:rPr>
        <w:fldChar w:fldCharType="begin"/>
      </w:r>
      <w:r w:rsidR="004A7E69">
        <w:rPr>
          <w:rFonts w:ascii="Arial" w:hAnsi="Arial" w:cs="Arial"/>
        </w:rPr>
        <w:instrText xml:space="preserve"> ADDIN ZOTERO_ITEM CSL_CITATION {"citationID":"J82JVDm4","properties":{"formattedCitation":"(Pertegal y Lorenzo, 2019)","plainCitation":"(Pertegal y Lorenzo,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Luisa"},{"family":"Lorenzo","given":"Gonzalo"}],"issued":{"date-parts":[["2019",8,13]]}}}],"schema":"https://github.com/citation-style-language/schema/raw/master/csl-citation.json"} </w:instrText>
      </w:r>
      <w:r w:rsidR="00904A56" w:rsidRPr="00EE580E">
        <w:rPr>
          <w:rFonts w:ascii="Arial" w:hAnsi="Arial" w:cs="Arial"/>
        </w:rPr>
        <w:fldChar w:fldCharType="separate"/>
      </w:r>
      <w:r w:rsidR="004A7E69" w:rsidRPr="004A7E69">
        <w:rPr>
          <w:rFonts w:ascii="Arial" w:hAnsi="Arial" w:cs="Arial"/>
        </w:rPr>
        <w:t>(Pertegal y Lorenzo, 2019)</w:t>
      </w:r>
      <w:r w:rsidR="00904A56" w:rsidRPr="00EE580E">
        <w:rPr>
          <w:rFonts w:ascii="Arial" w:hAnsi="Arial" w:cs="Arial"/>
        </w:rPr>
        <w:fldChar w:fldCharType="end"/>
      </w:r>
      <w:commentRangeEnd w:id="543"/>
      <w:r w:rsidR="003F623C">
        <w:rPr>
          <w:rStyle w:val="CommentReference"/>
        </w:rPr>
        <w:commentReference w:id="543"/>
      </w:r>
      <w:r w:rsidR="00F61564" w:rsidRPr="00EE580E">
        <w:rPr>
          <w:rFonts w:ascii="Arial" w:hAnsi="Arial" w:cs="Arial"/>
        </w:rPr>
        <w:t>.</w:t>
      </w:r>
    </w:p>
    <w:p w14:paraId="7A28F12B" w14:textId="7F0A86B2" w:rsidR="00822386" w:rsidRPr="00EE580E" w:rsidRDefault="00F61564" w:rsidP="00A2001B">
      <w:pPr>
        <w:spacing w:afterLines="120" w:after="288" w:line="360" w:lineRule="auto"/>
        <w:ind w:firstLine="709"/>
        <w:jc w:val="both"/>
        <w:rPr>
          <w:rFonts w:ascii="Arial" w:hAnsi="Arial" w:cs="Arial"/>
        </w:rPr>
      </w:pPr>
      <w:r w:rsidRPr="00EE580E">
        <w:rPr>
          <w:rFonts w:ascii="Arial" w:hAnsi="Arial" w:cs="Arial"/>
        </w:rPr>
        <w:t>Aparte de la ya comentada vinculación, hay muchos factores que contribuyen a la buena implantación, o al atractivo que las TIC suponen para el docente como para el alumno. Entre las más destacadas se encuentra la motivación. Varios trabajos avalan que al usar una tecnología que en su día a día innata, no rompe con su forma de vivir ni de trabajar, es más, encuentran más motivos para investigar dicha tecnología</w:t>
      </w:r>
      <w:r w:rsidR="00294F3E" w:rsidRPr="00EE580E">
        <w:rPr>
          <w:rFonts w:ascii="Arial" w:hAnsi="Arial" w:cs="Arial"/>
        </w:rPr>
        <w:t xml:space="preserve"> </w:t>
      </w:r>
      <w:r w:rsidR="00294F3E" w:rsidRPr="00EE580E">
        <w:rPr>
          <w:rFonts w:ascii="Arial" w:hAnsi="Arial" w:cs="Arial"/>
        </w:rPr>
        <w:fldChar w:fldCharType="begin"/>
      </w:r>
      <w:r w:rsidR="004A7E69">
        <w:rPr>
          <w:rFonts w:ascii="Arial" w:hAnsi="Arial" w:cs="Arial"/>
        </w:rPr>
        <w:instrText xml:space="preserve"> ADDIN ZOTERO_ITEM CSL_CITATION {"citationID":"HbgmN3Gj","properties":{"formattedCitation":"(Pertegal y Lorenzo, 2019; Prieto, 2017; Victoria, 2020)","plainCitation":"(Pertegal y Lorenzo, 2019; Prieto, 2017; Victoria, 2020)","noteIndex":0},"citationItems":[{"id":6,"uris":["http://zotero.org/users/9702781/items/9XDB5NIA"],"itemData":{"id":6,"type":"article-journal","abstract":"La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294F3E" w:rsidRPr="00EE580E">
        <w:rPr>
          <w:rFonts w:ascii="Arial" w:hAnsi="Arial" w:cs="Arial"/>
        </w:rPr>
        <w:fldChar w:fldCharType="separate"/>
      </w:r>
      <w:r w:rsidR="004A7E69" w:rsidRPr="004A7E69">
        <w:rPr>
          <w:rFonts w:ascii="Arial" w:hAnsi="Arial" w:cs="Arial"/>
        </w:rPr>
        <w:t>(Pertegal y Lorenzo, 2019; Prieto, 2017; Victoria, 2020)</w:t>
      </w:r>
      <w:r w:rsidR="00294F3E" w:rsidRPr="00EE580E">
        <w:rPr>
          <w:rFonts w:ascii="Arial" w:hAnsi="Arial" w:cs="Arial"/>
        </w:rPr>
        <w:fldChar w:fldCharType="end"/>
      </w:r>
      <w:r w:rsidRPr="00EE580E">
        <w:rPr>
          <w:rFonts w:ascii="Arial" w:hAnsi="Arial" w:cs="Arial"/>
        </w:rPr>
        <w:t>. El juguete se convierte en la herramienta d</w:t>
      </w:r>
      <w:r w:rsidR="00A31735" w:rsidRPr="00EE580E">
        <w:rPr>
          <w:rFonts w:ascii="Arial" w:hAnsi="Arial" w:cs="Arial"/>
        </w:rPr>
        <w:t xml:space="preserve">e </w:t>
      </w:r>
      <w:r w:rsidRPr="00EE580E">
        <w:rPr>
          <w:rFonts w:ascii="Arial" w:hAnsi="Arial" w:cs="Arial"/>
        </w:rPr>
        <w:t>trabajo, y esa motivación ayuda mucho en el proceso</w:t>
      </w:r>
      <w:r w:rsidR="00BB364B" w:rsidRPr="00EE580E">
        <w:rPr>
          <w:rFonts w:ascii="Arial" w:hAnsi="Arial" w:cs="Arial"/>
        </w:rPr>
        <w:t xml:space="preserve"> </w:t>
      </w:r>
      <w:commentRangeStart w:id="544"/>
      <w:r w:rsidR="00BB364B" w:rsidRPr="00EE580E">
        <w:rPr>
          <w:rFonts w:ascii="Arial" w:hAnsi="Arial" w:cs="Arial"/>
        </w:rPr>
        <w:fldChar w:fldCharType="begin"/>
      </w:r>
      <w:r w:rsidR="004A7E69">
        <w:rPr>
          <w:rFonts w:ascii="Arial" w:hAnsi="Arial" w:cs="Arial"/>
        </w:rPr>
        <w:instrText xml:space="preserve"> ADDIN ZOTERO_ITEM CSL_CITATION {"citationID":"nrt9nLh2","properties":{"formattedCitation":"(Victoria, 2020)","plainCitation":"(Victoria,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BB364B" w:rsidRPr="00EE580E">
        <w:rPr>
          <w:rFonts w:ascii="Arial" w:hAnsi="Arial" w:cs="Arial"/>
        </w:rPr>
        <w:fldChar w:fldCharType="separate"/>
      </w:r>
      <w:r w:rsidR="004A7E69" w:rsidRPr="004A7E69">
        <w:rPr>
          <w:rFonts w:ascii="Arial" w:hAnsi="Arial" w:cs="Arial"/>
        </w:rPr>
        <w:t>(Victoria, 2020)</w:t>
      </w:r>
      <w:r w:rsidR="00BB364B" w:rsidRPr="00EE580E">
        <w:rPr>
          <w:rFonts w:ascii="Arial" w:hAnsi="Arial" w:cs="Arial"/>
        </w:rPr>
        <w:fldChar w:fldCharType="end"/>
      </w:r>
      <w:commentRangeEnd w:id="544"/>
      <w:r w:rsidR="003F623C">
        <w:rPr>
          <w:rStyle w:val="CommentReference"/>
        </w:rPr>
        <w:commentReference w:id="544"/>
      </w:r>
      <w:r w:rsidRPr="00EE580E">
        <w:rPr>
          <w:rFonts w:ascii="Arial" w:hAnsi="Arial" w:cs="Arial"/>
        </w:rPr>
        <w:t>.</w:t>
      </w:r>
    </w:p>
    <w:p w14:paraId="49E59B00" w14:textId="3D3F9254" w:rsidR="00461782" w:rsidRPr="00EE580E" w:rsidRDefault="00461782" w:rsidP="00A2001B">
      <w:pPr>
        <w:spacing w:afterLines="120" w:after="288" w:line="360" w:lineRule="auto"/>
        <w:ind w:firstLine="709"/>
        <w:jc w:val="both"/>
        <w:rPr>
          <w:rFonts w:ascii="Arial" w:hAnsi="Arial" w:cs="Arial"/>
        </w:rPr>
      </w:pPr>
      <w:r w:rsidRPr="00EE580E">
        <w:rPr>
          <w:rFonts w:ascii="Arial" w:hAnsi="Arial" w:cs="Arial"/>
        </w:rPr>
        <w:t>Esta motivación influye en muchos apartados o momentos del día del alumno. Se asocia esta motivación con estados de ánimo o con aumentos de dopamina</w:t>
      </w:r>
      <w:r w:rsidR="00436686" w:rsidRPr="00EE580E">
        <w:rPr>
          <w:rFonts w:ascii="Arial" w:hAnsi="Arial" w:cs="Arial"/>
        </w:rPr>
        <w:t xml:space="preserve"> </w:t>
      </w:r>
      <w:r w:rsidR="00436686" w:rsidRPr="00EE580E">
        <w:rPr>
          <w:rFonts w:ascii="Arial" w:hAnsi="Arial" w:cs="Arial"/>
        </w:rPr>
        <w:fldChar w:fldCharType="begin"/>
      </w:r>
      <w:r w:rsidR="004A7E69">
        <w:rPr>
          <w:rFonts w:ascii="Arial" w:hAnsi="Arial" w:cs="Arial"/>
        </w:rPr>
        <w:instrText xml:space="preserve"> ADDIN ZOTERO_ITEM CSL_CITATION {"citationID":"bVAKw78d","properties":{"formattedCitation":"(Pertegal y Lorenzo, 2019)","plainCitation":"(Pertegal y Lorenzo,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Luisa"},{"family":"Lorenzo","given":"Gonzalo"}],"issued":{"date-parts":[["2019",8,13]]}}}],"schema":"https://github.com/citation-style-language/schema/raw/master/csl-citation.json"} </w:instrText>
      </w:r>
      <w:r w:rsidR="00436686" w:rsidRPr="00EE580E">
        <w:rPr>
          <w:rFonts w:ascii="Arial" w:hAnsi="Arial" w:cs="Arial"/>
        </w:rPr>
        <w:fldChar w:fldCharType="separate"/>
      </w:r>
      <w:r w:rsidR="004A7E69" w:rsidRPr="004A7E69">
        <w:rPr>
          <w:rFonts w:ascii="Arial" w:hAnsi="Arial" w:cs="Arial"/>
        </w:rPr>
        <w:t>(Pertegal y Lorenzo, 2019)</w:t>
      </w:r>
      <w:r w:rsidR="00436686" w:rsidRPr="00EE580E">
        <w:rPr>
          <w:rFonts w:ascii="Arial" w:hAnsi="Arial" w:cs="Arial"/>
        </w:rPr>
        <w:fldChar w:fldCharType="end"/>
      </w:r>
      <w:r w:rsidRPr="00EE580E">
        <w:rPr>
          <w:rFonts w:ascii="Arial" w:hAnsi="Arial" w:cs="Arial"/>
        </w:rPr>
        <w:t>.</w:t>
      </w:r>
      <w:r w:rsidR="002B79F9" w:rsidRPr="00EE580E">
        <w:rPr>
          <w:rFonts w:ascii="Arial" w:hAnsi="Arial" w:cs="Arial"/>
        </w:rPr>
        <w:t xml:space="preserve"> Tanto es así que se han utilizado y muchísimo para llevar la gamificación al aula.</w:t>
      </w:r>
    </w:p>
    <w:p w14:paraId="4E1624BB" w14:textId="43EF43BE" w:rsidR="002B79F9" w:rsidRPr="00EE580E" w:rsidRDefault="002B79F9" w:rsidP="00A2001B">
      <w:pPr>
        <w:spacing w:afterLines="120" w:after="288" w:line="360" w:lineRule="auto"/>
        <w:ind w:firstLine="709"/>
        <w:jc w:val="both"/>
        <w:rPr>
          <w:rFonts w:ascii="Arial" w:hAnsi="Arial" w:cs="Arial"/>
        </w:rPr>
      </w:pPr>
      <w:r w:rsidRPr="00EE580E">
        <w:rPr>
          <w:rFonts w:ascii="Arial" w:hAnsi="Arial" w:cs="Arial"/>
        </w:rPr>
        <w:t xml:space="preserve">Gamificación es un término altamente utilizado en el mundo de publicidad y empresarial, que últimamente se ha trasladado a las aulas. Viene de la palabra “GAME” del </w:t>
      </w:r>
      <w:r w:rsidR="00242F34" w:rsidRPr="00EE580E">
        <w:rPr>
          <w:rFonts w:ascii="Arial" w:hAnsi="Arial" w:cs="Arial"/>
        </w:rPr>
        <w:t>inglés</w:t>
      </w:r>
      <w:r w:rsidRPr="00EE580E">
        <w:rPr>
          <w:rFonts w:ascii="Arial" w:hAnsi="Arial" w:cs="Arial"/>
        </w:rPr>
        <w:t xml:space="preserve"> “juego” y consiste en aplicar dinámicas de juegos para la consecución de tareas no necesariamente ligadas con el ocio</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{"citationID":"g9rKoFPJ","properties":{"formattedCitation":"(Prieto,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F83CA8" w:rsidRPr="00EE580E">
        <w:rPr>
          <w:rFonts w:ascii="Arial" w:hAnsi="Arial" w:cs="Arial"/>
        </w:rPr>
        <w:fldChar w:fldCharType="separate"/>
      </w:r>
      <w:r w:rsidR="00151D3B" w:rsidRPr="00151D3B">
        <w:rPr>
          <w:rFonts w:ascii="Arial" w:hAnsi="Arial" w:cs="Arial"/>
        </w:rPr>
        <w:t>(Prieto, 2017)</w:t>
      </w:r>
      <w:r w:rsidR="00F83CA8" w:rsidRPr="00EE580E">
        <w:rPr>
          <w:rFonts w:ascii="Arial" w:hAnsi="Arial" w:cs="Arial"/>
        </w:rPr>
        <w:fldChar w:fldCharType="end"/>
      </w:r>
      <w:r w:rsidRPr="00EE580E">
        <w:rPr>
          <w:rFonts w:ascii="Arial" w:hAnsi="Arial" w:cs="Arial"/>
        </w:rPr>
        <w:t xml:space="preserve">. En el ámbito de la educación, la </w:t>
      </w:r>
      <w:r w:rsidRPr="00EE580E">
        <w:rPr>
          <w:rFonts w:ascii="Arial" w:hAnsi="Arial" w:cs="Arial"/>
        </w:rPr>
        <w:lastRenderedPageBreak/>
        <w:t>gamificación se puede aplicar a gran número de materias, y como bien dice la palabra, se trata de convertir en juego cualquier actividad necesaria para la adquisición de conocimiento.</w:t>
      </w:r>
    </w:p>
    <w:p w14:paraId="16BDD52B" w14:textId="20327017" w:rsidR="0054104E" w:rsidRPr="00EE580E" w:rsidRDefault="0054104E" w:rsidP="00A2001B">
      <w:pPr>
        <w:spacing w:afterLines="120" w:after="288" w:line="360" w:lineRule="auto"/>
        <w:ind w:firstLine="709"/>
        <w:jc w:val="both"/>
        <w:rPr>
          <w:rFonts w:ascii="Arial" w:hAnsi="Arial" w:cs="Arial"/>
        </w:rPr>
      </w:pPr>
      <w:r w:rsidRPr="00EE580E">
        <w:rPr>
          <w:rFonts w:ascii="Arial" w:hAnsi="Arial" w:cs="Arial"/>
        </w:rPr>
        <w:t>De esta forma, han surgido últimamente muchas herramientas a tal propósito. Herramientas de auto evaluación, Herramientas de monitorización (en actividades deportivas, por ejemplo), juegos, dinámicas… plenamente integradas en las TIC</w:t>
      </w:r>
      <w:r w:rsidR="00436686" w:rsidRPr="00EE580E">
        <w:rPr>
          <w:rFonts w:ascii="Arial" w:hAnsi="Arial" w:cs="Arial"/>
        </w:rPr>
        <w:t xml:space="preserve"> </w:t>
      </w:r>
      <w:r w:rsidR="00F83CA8" w:rsidRPr="00EE580E">
        <w:rPr>
          <w:rFonts w:ascii="Arial" w:hAnsi="Arial" w:cs="Arial"/>
        </w:rPr>
        <w:fldChar w:fldCharType="begin"/>
      </w:r>
      <w:r w:rsidR="004A7E69">
        <w:rPr>
          <w:rFonts w:ascii="Arial" w:hAnsi="Arial" w:cs="Arial"/>
        </w:rPr>
        <w:instrText xml:space="preserve"> ADDIN ZOTERO_ITEM CSL_CITATION {"citationID":"4JFiaoTr","properties":{"formattedCitation":"(Morrisey, 2007; Victoria, 2020)","plainCitation":"(Morrisey, 2007; Victoria, 2020)","noteIndex":0},"citationItems":[{"id":37,"uris":["http://zotero.org/users/9702781/items/2KCW8SAQ"],"itemData":{"id":37,"type":"paper-conference","title":"El uso de TIC en la enseñanza y el aprendizaje. Cuestiones y desafíos","author":[{"family":"Morrisey","given":""}],"issued":{"date-parts":[["2007"]]}}},{"id":4,"uris":["http://zotero.org/users/9702781/items/I8CFYTDP"],"itemData":{"id":4,"type":"article-journal","abstract":"This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F83CA8" w:rsidRPr="00EE580E">
        <w:rPr>
          <w:rFonts w:ascii="Arial" w:hAnsi="Arial" w:cs="Arial"/>
        </w:rPr>
        <w:fldChar w:fldCharType="separate"/>
      </w:r>
      <w:r w:rsidR="004A7E69" w:rsidRPr="004A7E69">
        <w:rPr>
          <w:rFonts w:ascii="Arial" w:hAnsi="Arial" w:cs="Arial"/>
        </w:rPr>
        <w:t>(Morrisey, 2007; Victoria, 2020)</w:t>
      </w:r>
      <w:r w:rsidR="00F83CA8" w:rsidRPr="00EE580E">
        <w:rPr>
          <w:rFonts w:ascii="Arial" w:hAnsi="Arial" w:cs="Arial"/>
        </w:rPr>
        <w:fldChar w:fldCharType="end"/>
      </w:r>
      <w:r w:rsidRPr="00EE580E">
        <w:rPr>
          <w:rFonts w:ascii="Arial" w:hAnsi="Arial" w:cs="Arial"/>
        </w:rPr>
        <w:t>.</w:t>
      </w:r>
    </w:p>
    <w:p w14:paraId="68EF22C8" w14:textId="66C7AABC" w:rsidR="0054104E" w:rsidRPr="00EE580E" w:rsidRDefault="0054104E" w:rsidP="00A2001B">
      <w:pPr>
        <w:spacing w:afterLines="120" w:after="288" w:line="360" w:lineRule="auto"/>
        <w:ind w:firstLine="709"/>
        <w:jc w:val="both"/>
        <w:rPr>
          <w:rFonts w:ascii="Arial" w:hAnsi="Arial" w:cs="Arial"/>
        </w:rPr>
      </w:pPr>
      <w:r w:rsidRPr="00EE580E">
        <w:rPr>
          <w:rFonts w:ascii="Arial" w:hAnsi="Arial" w:cs="Arial"/>
        </w:rPr>
        <w:t>Una de las más interesantes es “</w:t>
      </w:r>
      <w:proofErr w:type="spellStart"/>
      <w:r w:rsidRPr="00EE580E">
        <w:rPr>
          <w:rFonts w:ascii="Arial" w:hAnsi="Arial" w:cs="Arial"/>
        </w:rPr>
        <w:t>Kahoot</w:t>
      </w:r>
      <w:proofErr w:type="spellEnd"/>
      <w:r w:rsidRPr="00EE580E">
        <w:rPr>
          <w:rFonts w:ascii="Arial" w:hAnsi="Arial" w:cs="Arial"/>
        </w:rPr>
        <w:t>”. Propone una plataforma online donde poder realizar autoevaluaciones de manera online. Se ha demostrado, que aumenta la motivación y la atención, facilitando a su vez la evaluación de los contenidos</w:t>
      </w:r>
      <w:r w:rsidR="00F83CA8" w:rsidRPr="00EE580E">
        <w:rPr>
          <w:rFonts w:ascii="Arial" w:hAnsi="Arial" w:cs="Arial"/>
        </w:rPr>
        <w:t xml:space="preserve"> </w:t>
      </w:r>
      <w:r w:rsidR="00F83CA8" w:rsidRPr="00EE580E">
        <w:rPr>
          <w:rFonts w:ascii="Arial" w:hAnsi="Arial" w:cs="Arial"/>
        </w:rPr>
        <w:fldChar w:fldCharType="begin"/>
      </w:r>
      <w:r w:rsidR="004A7E69">
        <w:rPr>
          <w:rFonts w:ascii="Arial" w:hAnsi="Arial" w:cs="Arial"/>
        </w:rPr>
        <w:instrText xml:space="preserve"> ADDIN ZOTERO_ITEM CSL_CITATION {"citationID":"guYBfbws","properties":{"formattedCitation":"(Pertegal y Lorenzo, 2019)","plainCitation":"(Pertegal y Lorenzo,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Luisa"},{"family":"Lorenzo","given":"Gonzalo"}],"issued":{"date-parts":[["2019",8,13]]}}}],"schema":"https://github.com/citation-style-language/schema/raw/master/csl-citation.json"} </w:instrText>
      </w:r>
      <w:r w:rsidR="00F83CA8" w:rsidRPr="00EE580E">
        <w:rPr>
          <w:rFonts w:ascii="Arial" w:hAnsi="Arial" w:cs="Arial"/>
        </w:rPr>
        <w:fldChar w:fldCharType="separate"/>
      </w:r>
      <w:r w:rsidR="004A7E69" w:rsidRPr="004A7E69">
        <w:rPr>
          <w:rFonts w:ascii="Arial" w:hAnsi="Arial" w:cs="Arial"/>
        </w:rPr>
        <w:t>(Pertegal y Lorenzo, 2019)</w:t>
      </w:r>
      <w:r w:rsidR="00F83CA8" w:rsidRPr="00EE580E">
        <w:rPr>
          <w:rFonts w:ascii="Arial" w:hAnsi="Arial" w:cs="Arial"/>
        </w:rPr>
        <w:fldChar w:fldCharType="end"/>
      </w:r>
      <w:r w:rsidRPr="00EE580E">
        <w:rPr>
          <w:rFonts w:ascii="Arial" w:hAnsi="Arial" w:cs="Arial"/>
        </w:rPr>
        <w:t>.</w:t>
      </w:r>
    </w:p>
    <w:p w14:paraId="3F972A77" w14:textId="4681FA52" w:rsidR="00551D0B" w:rsidRPr="00EE580E" w:rsidRDefault="00551D0B" w:rsidP="00A2001B">
      <w:pPr>
        <w:spacing w:afterLines="120" w:after="288" w:line="360" w:lineRule="auto"/>
        <w:ind w:firstLine="709"/>
        <w:jc w:val="both"/>
        <w:rPr>
          <w:rFonts w:ascii="Arial" w:hAnsi="Arial" w:cs="Arial"/>
        </w:rPr>
      </w:pPr>
      <w:r w:rsidRPr="00EE580E">
        <w:rPr>
          <w:rFonts w:ascii="Arial" w:hAnsi="Arial" w:cs="Arial"/>
        </w:rPr>
        <w:t xml:space="preserve">Pero la gamificación puede ir más allá del aula, de la clase magistral. Tanta es la utilidad y la importancia que se ve en este tipo de herramientas que hasta en las disciplinas más impensables se están usando. En un estudio </w:t>
      </w:r>
      <w:r w:rsidR="000E26C9" w:rsidRPr="00EE580E">
        <w:rPr>
          <w:rFonts w:ascii="Arial" w:hAnsi="Arial" w:cs="Arial"/>
        </w:rPr>
        <w:t xml:space="preserve">de </w:t>
      </w:r>
      <w:r w:rsidRPr="00EE580E">
        <w:rPr>
          <w:rFonts w:ascii="Arial" w:hAnsi="Arial" w:cs="Arial"/>
        </w:rPr>
        <w:t xml:space="preserve">Victoria se analizó el uso de las tecnologías en las aulas de gimnasia, y </w:t>
      </w:r>
      <w:r w:rsidR="00EE4DF3" w:rsidRPr="00EE580E">
        <w:rPr>
          <w:rFonts w:ascii="Arial" w:hAnsi="Arial" w:cs="Arial"/>
        </w:rPr>
        <w:t>confirmo que todas las bondades antes mencionadas aplican también para esta disciplina</w:t>
      </w:r>
      <w:r w:rsidR="00F83CA8" w:rsidRPr="00EE580E">
        <w:rPr>
          <w:rFonts w:ascii="Arial" w:hAnsi="Arial" w:cs="Arial"/>
        </w:rPr>
        <w:t xml:space="preserve"> </w:t>
      </w:r>
      <w:r w:rsidR="00F83CA8" w:rsidRPr="00EE580E">
        <w:rPr>
          <w:rFonts w:ascii="Arial" w:hAnsi="Arial" w:cs="Arial"/>
        </w:rPr>
        <w:fldChar w:fldCharType="begin"/>
      </w:r>
      <w:r w:rsidR="004A7E69">
        <w:rPr>
          <w:rFonts w:ascii="Arial" w:hAnsi="Arial" w:cs="Arial"/>
        </w:rPr>
        <w:instrText xml:space="preserve"> ADDIN ZOTERO_ITEM CSL_CITATION {"citationID":"lYDUrjMi","properties":{"formattedCitation":"(Victoria, 2020)","plainCitation":"(Victoria,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F83CA8" w:rsidRPr="00EE580E">
        <w:rPr>
          <w:rFonts w:ascii="Arial" w:hAnsi="Arial" w:cs="Arial"/>
        </w:rPr>
        <w:fldChar w:fldCharType="separate"/>
      </w:r>
      <w:r w:rsidR="004A7E69" w:rsidRPr="004A7E69">
        <w:rPr>
          <w:rFonts w:ascii="Arial" w:hAnsi="Arial" w:cs="Arial"/>
        </w:rPr>
        <w:t>(Victoria, 2020)</w:t>
      </w:r>
      <w:r w:rsidR="00F83CA8" w:rsidRPr="00EE580E">
        <w:rPr>
          <w:rFonts w:ascii="Arial" w:hAnsi="Arial" w:cs="Arial"/>
        </w:rPr>
        <w:fldChar w:fldCharType="end"/>
      </w:r>
      <w:r w:rsidR="00EE4DF3" w:rsidRPr="00EE580E">
        <w:rPr>
          <w:rFonts w:ascii="Arial" w:hAnsi="Arial" w:cs="Arial"/>
        </w:rPr>
        <w:t>.</w:t>
      </w:r>
    </w:p>
    <w:p w14:paraId="35A66762" w14:textId="3C399662" w:rsidR="00EE4DF3" w:rsidRPr="00EE580E" w:rsidRDefault="00EE4DF3" w:rsidP="00A2001B">
      <w:pPr>
        <w:spacing w:afterLines="120" w:after="288" w:line="360" w:lineRule="auto"/>
        <w:ind w:firstLine="709"/>
        <w:jc w:val="both"/>
        <w:rPr>
          <w:rFonts w:ascii="Arial" w:hAnsi="Arial" w:cs="Arial"/>
        </w:rPr>
      </w:pPr>
      <w:r w:rsidRPr="00EE580E">
        <w:rPr>
          <w:rFonts w:ascii="Arial" w:hAnsi="Arial" w:cs="Arial"/>
        </w:rPr>
        <w:t>En este campo en concreto, no solo aplicaron las TIC en formato de software, sino también en formato hardware, al incorporar al currículo diversos dispositivos, como dispositivos móviles, cámaras, o dispositivos de monitorización de la actividad física.</w:t>
      </w:r>
    </w:p>
    <w:p w14:paraId="1C27E4BD" w14:textId="3C9A9744" w:rsidR="00EE4DF3" w:rsidRPr="00EE580E" w:rsidRDefault="00EE4DF3" w:rsidP="00A2001B">
      <w:pPr>
        <w:spacing w:afterLines="120" w:after="288" w:line="360" w:lineRule="auto"/>
        <w:ind w:firstLine="709"/>
        <w:jc w:val="both"/>
        <w:rPr>
          <w:rFonts w:ascii="Arial" w:hAnsi="Arial" w:cs="Arial"/>
        </w:rPr>
      </w:pPr>
      <w:r w:rsidRPr="00EE580E">
        <w:rPr>
          <w:rFonts w:ascii="Arial" w:hAnsi="Arial" w:cs="Arial"/>
        </w:rPr>
        <w:t>En el mismo trabajo también se presentan aulas virtuales, que como también dice P</w:t>
      </w:r>
      <w:r w:rsidR="00F83CA8" w:rsidRPr="00EE580E">
        <w:rPr>
          <w:rFonts w:ascii="Arial" w:hAnsi="Arial" w:cs="Arial"/>
        </w:rPr>
        <w:t>rieto</w:t>
      </w:r>
      <w:r w:rsidRPr="00EE580E">
        <w:rPr>
          <w:rFonts w:ascii="Arial" w:hAnsi="Arial" w:cs="Arial"/>
        </w:rPr>
        <w:t>, ayudan a la estética a la narrativa y al control del juego</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{"citationID":"NruoXaYw","properties":{"formattedCitation":"(Prieto,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F83CA8" w:rsidRPr="00EE580E">
        <w:rPr>
          <w:rFonts w:ascii="Arial" w:hAnsi="Arial" w:cs="Arial"/>
        </w:rPr>
        <w:fldChar w:fldCharType="separate"/>
      </w:r>
      <w:r w:rsidR="00151D3B" w:rsidRPr="00151D3B">
        <w:rPr>
          <w:rFonts w:ascii="Arial" w:hAnsi="Arial" w:cs="Arial"/>
        </w:rPr>
        <w:t>(Prieto, 2017)</w:t>
      </w:r>
      <w:r w:rsidR="00F83CA8" w:rsidRPr="00EE580E">
        <w:rPr>
          <w:rFonts w:ascii="Arial" w:hAnsi="Arial" w:cs="Arial"/>
        </w:rPr>
        <w:fldChar w:fldCharType="end"/>
      </w:r>
      <w:r w:rsidRPr="00EE580E">
        <w:rPr>
          <w:rFonts w:ascii="Arial" w:hAnsi="Arial" w:cs="Arial"/>
        </w:rPr>
        <w:t>. Estas aulas virtuales, o mundos virtuales vienen del mundo de los videojuegos y traen consigo sus mecánicas, sus ventajas y sus inconvenientes.</w:t>
      </w:r>
    </w:p>
    <w:p w14:paraId="1D8BC962" w14:textId="258DE0E1" w:rsidR="00EE4DF3" w:rsidRPr="00EE580E" w:rsidRDefault="0029654F" w:rsidP="00A2001B">
      <w:pPr>
        <w:spacing w:afterLines="120" w:after="288" w:line="360" w:lineRule="auto"/>
        <w:ind w:firstLine="709"/>
        <w:jc w:val="both"/>
        <w:rPr>
          <w:rFonts w:ascii="Arial" w:hAnsi="Arial" w:cs="Arial"/>
        </w:rPr>
      </w:pPr>
      <w:ins w:id="545" w:author="MIGUEL FUERTES FERNANDEZ" w:date="2022-08-30T18:30:00Z">
        <w:r>
          <w:rPr>
            <w:rFonts w:ascii="Arial" w:hAnsi="Arial" w:cs="Arial"/>
          </w:rPr>
          <w:t>P</w:t>
        </w:r>
      </w:ins>
      <w:del w:id="546" w:author="MIGUEL FUERTES FERNANDEZ" w:date="2022-08-30T18:30:00Z">
        <w:r w:rsidR="00EE4DF3" w:rsidRPr="00EE580E" w:rsidDel="0029654F">
          <w:rPr>
            <w:rFonts w:ascii="Arial" w:hAnsi="Arial" w:cs="Arial"/>
          </w:rPr>
          <w:delText xml:space="preserve">Según </w:delText>
        </w:r>
        <w:r w:rsidR="00F83CA8" w:rsidRPr="00EE580E" w:rsidDel="0029654F">
          <w:rPr>
            <w:rFonts w:ascii="Arial" w:hAnsi="Arial" w:cs="Arial"/>
          </w:rPr>
          <w:delText>Prieto</w:delText>
        </w:r>
        <w:r w:rsidR="00EE4DF3" w:rsidRPr="00EE580E" w:rsidDel="0029654F">
          <w:rPr>
            <w:rFonts w:ascii="Arial" w:hAnsi="Arial" w:cs="Arial"/>
          </w:rPr>
          <w:delText>, p</w:delText>
        </w:r>
      </w:del>
      <w:r w:rsidR="00EE4DF3" w:rsidRPr="00EE580E">
        <w:rPr>
          <w:rFonts w:ascii="Arial" w:hAnsi="Arial" w:cs="Arial"/>
        </w:rPr>
        <w:t>ara la gamificación y más concretamente para la gamificación con las TIC, se han</w:t>
      </w:r>
      <w:r w:rsidR="00AA2E33" w:rsidRPr="00EE580E">
        <w:rPr>
          <w:rFonts w:ascii="Arial" w:hAnsi="Arial" w:cs="Arial"/>
        </w:rPr>
        <w:t xml:space="preserve"> aprovechado de esta los siguientes factores</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{"citationID":"0MWhF0Tw","properties":{"formattedCitation":"(Prieto,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F83CA8" w:rsidRPr="00EE580E">
        <w:rPr>
          <w:rFonts w:ascii="Arial" w:hAnsi="Arial" w:cs="Arial"/>
        </w:rPr>
        <w:fldChar w:fldCharType="separate"/>
      </w:r>
      <w:r w:rsidR="00151D3B" w:rsidRPr="00151D3B">
        <w:rPr>
          <w:rFonts w:ascii="Arial" w:hAnsi="Arial" w:cs="Arial"/>
        </w:rPr>
        <w:t>(Prieto, 2017)</w:t>
      </w:r>
      <w:r w:rsidR="00F83CA8" w:rsidRPr="00EE580E">
        <w:rPr>
          <w:rFonts w:ascii="Arial" w:hAnsi="Arial" w:cs="Arial"/>
        </w:rPr>
        <w:fldChar w:fldCharType="end"/>
      </w:r>
      <w:r w:rsidR="00AA2E33" w:rsidRPr="00EE580E">
        <w:rPr>
          <w:rFonts w:ascii="Arial" w:hAnsi="Arial" w:cs="Arial"/>
        </w:rPr>
        <w:t>:</w:t>
      </w:r>
    </w:p>
    <w:p w14:paraId="47128853" w14:textId="4BDE06C8" w:rsidR="00AA2E33" w:rsidRPr="00EE580E" w:rsidRDefault="00AA2E33" w:rsidP="00A2001B">
      <w:pPr>
        <w:pStyle w:val="ListParagraph"/>
        <w:numPr>
          <w:ilvl w:val="0"/>
          <w:numId w:val="23"/>
        </w:numPr>
        <w:spacing w:afterLines="120" w:after="288" w:line="360" w:lineRule="auto"/>
        <w:ind w:left="0" w:firstLine="709"/>
        <w:rPr>
          <w:rFonts w:cs="Arial"/>
        </w:rPr>
      </w:pPr>
      <w:r w:rsidRPr="00F93A90">
        <w:rPr>
          <w:rFonts w:cs="Arial"/>
          <w:bCs/>
        </w:rPr>
        <w:t>Superación de la realidad cotidiana</w:t>
      </w:r>
      <w:r w:rsidRPr="00EE580E">
        <w:rPr>
          <w:rFonts w:cs="Arial"/>
        </w:rPr>
        <w:t>: En el mundo mágico de los juegos es posible realizar cosas imposibles e incluso transgresoras que no son posibles o no están permitidas en la vida cotidiana.</w:t>
      </w:r>
    </w:p>
    <w:p w14:paraId="2E6C6349" w14:textId="4A298B29" w:rsidR="00AA2E33" w:rsidRPr="00EE580E" w:rsidRDefault="00AA2E33" w:rsidP="00A2001B">
      <w:pPr>
        <w:pStyle w:val="ListParagraph"/>
        <w:numPr>
          <w:ilvl w:val="0"/>
          <w:numId w:val="23"/>
        </w:numPr>
        <w:spacing w:afterLines="120" w:after="288" w:line="360" w:lineRule="auto"/>
        <w:ind w:left="0" w:firstLine="709"/>
        <w:rPr>
          <w:rFonts w:cs="Arial"/>
        </w:rPr>
      </w:pPr>
      <w:r w:rsidRPr="00F93A90">
        <w:rPr>
          <w:rFonts w:cs="Arial"/>
          <w:bCs/>
        </w:rPr>
        <w:t>Inmersión en otra realidad</w:t>
      </w:r>
      <w:r w:rsidRPr="00EE580E">
        <w:rPr>
          <w:rFonts w:cs="Arial"/>
        </w:rPr>
        <w:t xml:space="preserve">: La dinámica del juego ocurre en otra dimensión, meterse en otra realidad, con </w:t>
      </w:r>
      <w:r w:rsidR="00021EB8" w:rsidRPr="00EE580E">
        <w:rPr>
          <w:rFonts w:cs="Arial"/>
        </w:rPr>
        <w:t>del</w:t>
      </w:r>
      <w:r w:rsidRPr="00EE580E">
        <w:rPr>
          <w:rFonts w:cs="Arial"/>
        </w:rPr>
        <w:t xml:space="preserve"> tiempo y el espacio discurren de manera distinta. Aquí podemos ver otra vez </w:t>
      </w:r>
      <w:del w:id="547" w:author="MIGUEL FUERTES FERNANDEZ" w:date="2022-08-30T18:33:00Z">
        <w:r w:rsidRPr="00EE580E" w:rsidDel="000B7F43">
          <w:rPr>
            <w:rFonts w:cs="Arial"/>
          </w:rPr>
          <w:delText xml:space="preserve">a </w:delText>
        </w:r>
        <w:r w:rsidR="00F83CA8" w:rsidRPr="00EE580E" w:rsidDel="000B7F43">
          <w:rPr>
            <w:rFonts w:cs="Arial"/>
          </w:rPr>
          <w:delText>Victoria</w:delText>
        </w:r>
      </w:del>
      <w:ins w:id="548" w:author="MIGUEL FUERTES FERNANDEZ" w:date="2022-08-30T18:33:00Z">
        <w:r w:rsidR="000B7F43">
          <w:rPr>
            <w:rFonts w:cs="Arial"/>
          </w:rPr>
          <w:t>los autores</w:t>
        </w:r>
      </w:ins>
      <w:r w:rsidR="00F83CA8" w:rsidRPr="00EE580E">
        <w:rPr>
          <w:rFonts w:cs="Arial"/>
        </w:rPr>
        <w:t xml:space="preserve"> </w:t>
      </w:r>
      <w:r w:rsidRPr="00EE580E">
        <w:rPr>
          <w:rFonts w:cs="Arial"/>
        </w:rPr>
        <w:t>cuando dice</w:t>
      </w:r>
      <w:ins w:id="549" w:author="MIGUEL FUERTES FERNANDEZ" w:date="2022-08-30T18:33:00Z">
        <w:r w:rsidR="000B7F43">
          <w:rPr>
            <w:rFonts w:cs="Arial"/>
          </w:rPr>
          <w:t>n</w:t>
        </w:r>
      </w:ins>
      <w:r w:rsidRPr="00EE580E">
        <w:rPr>
          <w:rFonts w:cs="Arial"/>
        </w:rPr>
        <w:t xml:space="preserve"> que ayuda a la narrativa y el control del juego, o </w:t>
      </w:r>
      <w:del w:id="550" w:author="MIGUEL FUERTES FERNANDEZ" w:date="2022-08-30T18:33:00Z">
        <w:r w:rsidRPr="00EE580E" w:rsidDel="000B7F43">
          <w:rPr>
            <w:rFonts w:cs="Arial"/>
          </w:rPr>
          <w:delText xml:space="preserve">a </w:delText>
        </w:r>
        <w:r w:rsidR="00021EB8" w:rsidRPr="00EE580E" w:rsidDel="000B7F43">
          <w:rPr>
            <w:rFonts w:cs="Arial"/>
          </w:rPr>
          <w:delText xml:space="preserve">Pertegal </w:delText>
        </w:r>
      </w:del>
      <w:r w:rsidR="00021EB8" w:rsidRPr="00EE580E">
        <w:rPr>
          <w:rFonts w:cs="Arial"/>
        </w:rPr>
        <w:t>con la vinculación y el estado de ánimo</w:t>
      </w:r>
      <w:r w:rsidR="00F83CA8" w:rsidRPr="00EE580E">
        <w:rPr>
          <w:rFonts w:cs="Arial"/>
        </w:rPr>
        <w:t xml:space="preserve"> </w:t>
      </w:r>
      <w:r w:rsidR="00F83CA8" w:rsidRPr="00EE580E">
        <w:rPr>
          <w:rFonts w:cs="Arial"/>
        </w:rPr>
        <w:fldChar w:fldCharType="begin"/>
      </w:r>
      <w:r w:rsidR="004A7E69">
        <w:rPr>
          <w:rFonts w:cs="Arial"/>
        </w:rPr>
        <w:instrText xml:space="preserve"> ADDIN ZOTERO_ITEM CSL_CITATION {"citationID":"hwfqg0R0","properties":{"formattedCitation":"(Pertegal y Lorenzo, 2019; Victoria, 2020)","plainCitation":"(Pertegal y Lorenzo, 2019; Victoria, 2020)","noteIndex":0},"citationItems":[{"id":6,"uris":["http://zotero.org/users/9702781/items/9XDB5NIA"],"itemData":{"id":6,"type":"article-journal","abstract":"La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F83CA8" w:rsidRPr="00EE580E">
        <w:rPr>
          <w:rFonts w:cs="Arial"/>
        </w:rPr>
        <w:fldChar w:fldCharType="separate"/>
      </w:r>
      <w:r w:rsidR="004A7E69" w:rsidRPr="004A7E69">
        <w:rPr>
          <w:rFonts w:cs="Arial"/>
        </w:rPr>
        <w:t>(Pertegal y Lorenzo, 2019; Victoria, 2020)</w:t>
      </w:r>
      <w:r w:rsidR="00F83CA8" w:rsidRPr="00EE580E">
        <w:rPr>
          <w:rFonts w:cs="Arial"/>
        </w:rPr>
        <w:fldChar w:fldCharType="end"/>
      </w:r>
      <w:r w:rsidR="00021EB8" w:rsidRPr="00EE580E">
        <w:rPr>
          <w:rFonts w:cs="Arial"/>
        </w:rPr>
        <w:t>.</w:t>
      </w:r>
    </w:p>
    <w:p w14:paraId="2759A370" w14:textId="71EBC056" w:rsidR="00021EB8" w:rsidRPr="00EE580E" w:rsidRDefault="00021EB8" w:rsidP="00A2001B">
      <w:pPr>
        <w:pStyle w:val="ListParagraph"/>
        <w:numPr>
          <w:ilvl w:val="0"/>
          <w:numId w:val="23"/>
        </w:numPr>
        <w:spacing w:afterLines="120" w:after="288" w:line="360" w:lineRule="auto"/>
        <w:ind w:left="0" w:firstLine="709"/>
        <w:rPr>
          <w:rFonts w:cs="Arial"/>
        </w:rPr>
      </w:pPr>
      <w:r w:rsidRPr="00F93A90">
        <w:rPr>
          <w:rFonts w:cs="Arial"/>
          <w:bCs/>
        </w:rPr>
        <w:lastRenderedPageBreak/>
        <w:t>Fusión usuario/avatar</w:t>
      </w:r>
      <w:r w:rsidRPr="00EE580E">
        <w:rPr>
          <w:rFonts w:cs="Arial"/>
        </w:rPr>
        <w:t>: Lugar a la imaginación. “Me mataron” o “choque” son conceptos propios de los videojuegos y por tanto pueden ser usados para abstraer al alumno en escenarios fantásticos donde poder aplicar los conceptos enseñados.</w:t>
      </w:r>
    </w:p>
    <w:p w14:paraId="7C3EA637" w14:textId="18C8F971" w:rsidR="00021EB8" w:rsidRPr="00EE580E" w:rsidRDefault="00021EB8" w:rsidP="00A2001B">
      <w:pPr>
        <w:pStyle w:val="ListParagraph"/>
        <w:numPr>
          <w:ilvl w:val="0"/>
          <w:numId w:val="23"/>
        </w:numPr>
        <w:spacing w:afterLines="120" w:after="288" w:line="360" w:lineRule="auto"/>
        <w:ind w:left="0" w:firstLine="709"/>
        <w:rPr>
          <w:rFonts w:cs="Arial"/>
        </w:rPr>
      </w:pPr>
      <w:r w:rsidRPr="00F93A90">
        <w:rPr>
          <w:rFonts w:cs="Arial"/>
          <w:bCs/>
        </w:rPr>
        <w:t>Exploración necesaria</w:t>
      </w:r>
      <w:r w:rsidRPr="00EE580E">
        <w:rPr>
          <w:rFonts w:cs="Arial"/>
          <w:b/>
          <w:bCs/>
        </w:rPr>
        <w:t xml:space="preserve">: </w:t>
      </w:r>
      <w:r w:rsidRPr="00EE580E">
        <w:rPr>
          <w:rFonts w:cs="Arial"/>
        </w:rPr>
        <w:t xml:space="preserve">Muy relacionado con la Gamificación, en un juego, el objetivo no está predefinido de antemano, el alumno es quien va descubriendo por sí solo como resolver el puzle que tiene delante. Como dice </w:t>
      </w:r>
      <w:del w:id="551" w:author="MIGUEL FUERTES FERNANDEZ" w:date="2022-08-30T18:33:00Z">
        <w:r w:rsidRPr="00EE580E" w:rsidDel="006725D1">
          <w:rPr>
            <w:rFonts w:cs="Arial"/>
          </w:rPr>
          <w:delText>Morrisey</w:delText>
        </w:r>
      </w:del>
      <w:ins w:id="552" w:author="MIGUEL FUERTES FERNANDEZ" w:date="2022-08-30T18:33:00Z">
        <w:r w:rsidR="006725D1">
          <w:rPr>
            <w:rFonts w:cs="Arial"/>
          </w:rPr>
          <w:t>el autor</w:t>
        </w:r>
      </w:ins>
      <w:r w:rsidRPr="00EE580E">
        <w:rPr>
          <w:rFonts w:cs="Arial"/>
        </w:rPr>
        <w:t>, ya no es el joven el mero consumidor, es a su vez, productor, editor y publicador</w:t>
      </w:r>
      <w:r w:rsidR="00100E36" w:rsidRPr="00EE580E">
        <w:rPr>
          <w:rFonts w:cs="Arial"/>
        </w:rPr>
        <w:t xml:space="preserve"> </w:t>
      </w:r>
      <w:r w:rsidR="00100E36" w:rsidRPr="00EE580E">
        <w:rPr>
          <w:rFonts w:cs="Arial"/>
        </w:rPr>
        <w:fldChar w:fldCharType="begin"/>
      </w:r>
      <w:r w:rsidR="00100E36" w:rsidRPr="00EE580E">
        <w:rPr>
          <w:rFonts w:cs="Arial"/>
        </w:rPr>
        <w:instrText xml:space="preserve"> ADDIN ZOTERO_ITEM CSL_CITATION {"citationID":"HqixIrCQ","properties":{"formattedCitation":"(Morrisey,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100E36" w:rsidRPr="00EE580E">
        <w:rPr>
          <w:rFonts w:cs="Arial"/>
        </w:rPr>
        <w:fldChar w:fldCharType="separate"/>
      </w:r>
      <w:r w:rsidR="00151D3B" w:rsidRPr="00151D3B">
        <w:rPr>
          <w:rFonts w:cs="Arial"/>
        </w:rPr>
        <w:t>(Morrisey, 2007)</w:t>
      </w:r>
      <w:r w:rsidR="00100E36" w:rsidRPr="00EE580E">
        <w:rPr>
          <w:rFonts w:cs="Arial"/>
        </w:rPr>
        <w:fldChar w:fldCharType="end"/>
      </w:r>
      <w:r w:rsidRPr="00EE580E">
        <w:rPr>
          <w:rFonts w:cs="Arial"/>
        </w:rPr>
        <w:t>.</w:t>
      </w:r>
    </w:p>
    <w:p w14:paraId="0596969C" w14:textId="0E1EF447" w:rsidR="00021EB8" w:rsidRPr="00EE580E" w:rsidRDefault="00021EB8" w:rsidP="00A2001B">
      <w:pPr>
        <w:pStyle w:val="ListParagraph"/>
        <w:numPr>
          <w:ilvl w:val="0"/>
          <w:numId w:val="23"/>
        </w:numPr>
        <w:spacing w:afterLines="120" w:after="288" w:line="360" w:lineRule="auto"/>
        <w:ind w:left="0" w:firstLine="709"/>
        <w:rPr>
          <w:rFonts w:cs="Arial"/>
        </w:rPr>
      </w:pPr>
      <w:r w:rsidRPr="00F93A90">
        <w:rPr>
          <w:rFonts w:cs="Arial"/>
          <w:bCs/>
        </w:rPr>
        <w:t xml:space="preserve">Dificultad aceptable y </w:t>
      </w:r>
      <w:r w:rsidR="005F1955" w:rsidRPr="00F93A90">
        <w:rPr>
          <w:rFonts w:cs="Arial"/>
          <w:bCs/>
        </w:rPr>
        <w:t>frustración</w:t>
      </w:r>
      <w:r w:rsidRPr="00F93A90">
        <w:rPr>
          <w:rFonts w:cs="Arial"/>
          <w:bCs/>
        </w:rPr>
        <w:t xml:space="preserve"> optima</w:t>
      </w:r>
      <w:r w:rsidRPr="00EE580E">
        <w:rPr>
          <w:rFonts w:cs="Arial"/>
          <w:b/>
          <w:bCs/>
        </w:rPr>
        <w:t>:</w:t>
      </w:r>
      <w:r w:rsidRPr="00EE580E">
        <w:rPr>
          <w:rFonts w:cs="Arial"/>
        </w:rPr>
        <w:t xml:space="preserve"> Una de las claves de atracción de los videojuegos, o de los juegos en general, es el compromiso entre dificultad y frustración. Si algo es demasiado fácil, no engancha, y si es muy difícil se da por imposible.</w:t>
      </w:r>
      <w:r w:rsidR="005F1955" w:rsidRPr="00EE580E">
        <w:rPr>
          <w:rFonts w:cs="Arial"/>
        </w:rPr>
        <w:t xml:space="preserve"> En este punto es clave la atención. Varios autores hablan de ello, mediante un sistema de recompensas mantienes al jugador enganchado y al alumno atento a conseguir la siguiente misión, el siguiente paso en su búsqueda y en su educación</w:t>
      </w:r>
      <w:r w:rsidR="00100E36" w:rsidRPr="00EE580E">
        <w:rPr>
          <w:rFonts w:cs="Arial"/>
        </w:rPr>
        <w:t xml:space="preserve"> </w:t>
      </w:r>
      <w:r w:rsidR="00100E36" w:rsidRPr="00EE580E">
        <w:rPr>
          <w:rFonts w:cs="Arial"/>
        </w:rPr>
        <w:fldChar w:fldCharType="begin"/>
      </w:r>
      <w:r w:rsidR="004A7E69">
        <w:rPr>
          <w:rFonts w:cs="Arial"/>
        </w:rPr>
        <w:instrText xml:space="preserve"> ADDIN ZOTERO_ITEM CSL_CITATION {"citationID":"ZqvZnlkL","properties":{"formattedCitation":"(Pertegal y Lorenzo, 2019; Prieto, 2017)","plainCitation":"(Pertegal y Lorenzo, 2019; Prieto, 2017)","noteIndex":0},"citationItems":[{"id":6,"uris":["http://zotero.org/users/9702781/items/9XDB5NIA"],"itemData":{"id":6,"type":"article-journal","abstract":"La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100E36" w:rsidRPr="00EE580E">
        <w:rPr>
          <w:rFonts w:cs="Arial"/>
        </w:rPr>
        <w:fldChar w:fldCharType="separate"/>
      </w:r>
      <w:r w:rsidR="004A7E69" w:rsidRPr="004A7E69">
        <w:rPr>
          <w:rFonts w:cs="Arial"/>
        </w:rPr>
        <w:t>(Pertegal y Lorenzo, 2019; Prieto, 2017)</w:t>
      </w:r>
      <w:r w:rsidR="00100E36" w:rsidRPr="00EE580E">
        <w:rPr>
          <w:rFonts w:cs="Arial"/>
        </w:rPr>
        <w:fldChar w:fldCharType="end"/>
      </w:r>
      <w:r w:rsidR="005F1955" w:rsidRPr="00EE580E">
        <w:rPr>
          <w:rFonts w:cs="Arial"/>
        </w:rPr>
        <w:t>.</w:t>
      </w:r>
    </w:p>
    <w:p w14:paraId="7EE1E793" w14:textId="12FB9D7C" w:rsidR="005F1955" w:rsidRPr="00EE580E" w:rsidRDefault="005F1955" w:rsidP="00A2001B">
      <w:pPr>
        <w:pStyle w:val="ListParagraph"/>
        <w:numPr>
          <w:ilvl w:val="0"/>
          <w:numId w:val="23"/>
        </w:numPr>
        <w:spacing w:afterLines="120" w:after="288" w:line="360" w:lineRule="auto"/>
        <w:ind w:left="0" w:firstLine="709"/>
        <w:rPr>
          <w:rFonts w:cs="Arial"/>
        </w:rPr>
      </w:pPr>
      <w:r w:rsidRPr="00F93A90">
        <w:rPr>
          <w:rFonts w:cs="Arial"/>
          <w:bCs/>
        </w:rPr>
        <w:t>Desafío permanente</w:t>
      </w:r>
      <w:r w:rsidRPr="00EE580E">
        <w:rPr>
          <w:rFonts w:cs="Arial"/>
          <w:b/>
          <w:bCs/>
        </w:rPr>
        <w:t>:</w:t>
      </w:r>
      <w:r w:rsidRPr="00EE580E">
        <w:rPr>
          <w:rFonts w:cs="Arial"/>
        </w:rPr>
        <w:t xml:space="preserve"> El reto permanece ahí, aunque acabe la clase. En este sentido el aprendizaje en proyectos favorece la gamificación.</w:t>
      </w:r>
    </w:p>
    <w:p w14:paraId="59D569E0" w14:textId="48131F0A" w:rsidR="005F1955" w:rsidRPr="00EE580E" w:rsidRDefault="005F1955" w:rsidP="00A2001B">
      <w:pPr>
        <w:pStyle w:val="ListParagraph"/>
        <w:numPr>
          <w:ilvl w:val="0"/>
          <w:numId w:val="23"/>
        </w:numPr>
        <w:spacing w:afterLines="120" w:after="288" w:line="360" w:lineRule="auto"/>
        <w:ind w:left="0" w:firstLine="709"/>
        <w:rPr>
          <w:rFonts w:cs="Arial"/>
        </w:rPr>
      </w:pPr>
      <w:r w:rsidRPr="00F93A90">
        <w:rPr>
          <w:rFonts w:cs="Arial"/>
          <w:bCs/>
        </w:rPr>
        <w:t>Toma de decisiones</w:t>
      </w:r>
      <w:r w:rsidRPr="00EE580E">
        <w:rPr>
          <w:rFonts w:cs="Arial"/>
          <w:b/>
          <w:bCs/>
        </w:rPr>
        <w:t>:</w:t>
      </w:r>
      <w:r w:rsidRPr="00EE580E">
        <w:rPr>
          <w:rFonts w:cs="Arial"/>
        </w:rPr>
        <w:t xml:space="preserve"> Visto que el universo es ficticio y que el alumno/usuario anda inmerso en otra realidad, la toma de decisiones es fundamental para la consecución del objetivo. De esta manera, al estar abstraídos de la realidad, se pueden tomar decisiones sin miedo a mayores consecuencias.</w:t>
      </w:r>
    </w:p>
    <w:p w14:paraId="72C3CECB" w14:textId="4E70DBA3" w:rsidR="00FD2A37" w:rsidRPr="00EE580E" w:rsidRDefault="00FD2A37" w:rsidP="00A2001B">
      <w:pPr>
        <w:pStyle w:val="ListParagraph"/>
        <w:numPr>
          <w:ilvl w:val="0"/>
          <w:numId w:val="23"/>
        </w:numPr>
        <w:spacing w:afterLines="120" w:after="288" w:line="360" w:lineRule="auto"/>
        <w:ind w:left="0" w:firstLine="709"/>
        <w:rPr>
          <w:rFonts w:cs="Arial"/>
        </w:rPr>
      </w:pPr>
      <w:r w:rsidRPr="00F93A90">
        <w:rPr>
          <w:rFonts w:cs="Arial"/>
          <w:bCs/>
        </w:rPr>
        <w:t>Socialización</w:t>
      </w:r>
      <w:r w:rsidR="005F1955" w:rsidRPr="00EE580E">
        <w:rPr>
          <w:rFonts w:cs="Arial"/>
          <w:b/>
          <w:bCs/>
        </w:rPr>
        <w:t>:</w:t>
      </w:r>
      <w:r w:rsidRPr="00EE580E">
        <w:rPr>
          <w:rFonts w:cs="Arial"/>
          <w:b/>
          <w:bCs/>
        </w:rPr>
        <w:t xml:space="preserve"> </w:t>
      </w:r>
      <w:r w:rsidRPr="00EE580E">
        <w:rPr>
          <w:rFonts w:cs="Arial"/>
        </w:rPr>
        <w:t>Frecuentemente se utilizan los juego</w:t>
      </w:r>
      <w:r w:rsidR="00100E36" w:rsidRPr="00EE580E">
        <w:rPr>
          <w:rFonts w:cs="Arial"/>
        </w:rPr>
        <w:t>s</w:t>
      </w:r>
      <w:r w:rsidRPr="00EE580E">
        <w:rPr>
          <w:rFonts w:cs="Arial"/>
        </w:rPr>
        <w:t xml:space="preserve"> o las TIC en general como lugar de socializar, </w:t>
      </w:r>
      <w:r w:rsidR="00100E36" w:rsidRPr="00EE580E">
        <w:rPr>
          <w:rFonts w:cs="Arial"/>
        </w:rPr>
        <w:t>ya que,</w:t>
      </w:r>
      <w:r w:rsidRPr="00EE580E">
        <w:rPr>
          <w:rFonts w:cs="Arial"/>
        </w:rPr>
        <w:t xml:space="preserve"> a ciertas edades, es ahí donde se encuentran el resto de sus iguales. Varios autores hablan de las TIC como</w:t>
      </w:r>
      <w:r w:rsidR="005F1955" w:rsidRPr="00EE580E">
        <w:rPr>
          <w:rFonts w:cs="Arial"/>
        </w:rPr>
        <w:t xml:space="preserve"> </w:t>
      </w:r>
      <w:r w:rsidRPr="00EE580E">
        <w:rPr>
          <w:rFonts w:cs="Arial"/>
        </w:rPr>
        <w:t>una herramienta de inclusión social</w:t>
      </w:r>
      <w:r w:rsidR="00100E36" w:rsidRPr="00EE580E">
        <w:rPr>
          <w:rFonts w:cs="Arial"/>
        </w:rPr>
        <w:t xml:space="preserve"> </w:t>
      </w:r>
      <w:r w:rsidR="00100E36" w:rsidRPr="00EE580E">
        <w:rPr>
          <w:rFonts w:cs="Arial"/>
        </w:rPr>
        <w:fldChar w:fldCharType="begin"/>
      </w:r>
      <w:r w:rsidR="004A7E69">
        <w:rPr>
          <w:rFonts w:cs="Arial"/>
        </w:rPr>
        <w:instrText xml:space="preserve"> ADDIN ZOTERO_ITEM CSL_CITATION {"citationID":"yVirySil","properties":{"formattedCitation":"(Morrisey, 2007; Pertegal y Lorenzo, 2019; Prieto, 2017)","plainCitation":"(Morrisey, 2007; Pertegal y Lorenzo, 2019; Prieto, 2017)","noteIndex":0},"citationItems":[{"id":37,"uris":["http://zotero.org/users/9702781/items/2KCW8SAQ"],"itemData":{"id":37,"type":"paper-conference","title":"El uso de TIC en la enseñanza y el aprendizaje. Cuestiones y desafíos","author":[{"family":"Morrisey","given":""}],"issued":{"date-parts":[["2007"]]}}},{"id":6,"uris":["http://zotero.org/users/9702781/items/9XDB5NIA"],"itemData":{"id":6,"type":"article-journal","abstract":"La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100E36" w:rsidRPr="00EE580E">
        <w:rPr>
          <w:rFonts w:cs="Arial"/>
        </w:rPr>
        <w:fldChar w:fldCharType="separate"/>
      </w:r>
      <w:r w:rsidR="004A7E69" w:rsidRPr="004A7E69">
        <w:rPr>
          <w:rFonts w:cs="Arial"/>
        </w:rPr>
        <w:t>(Morrisey, 2007; Pertegal y Lorenzo, 2019; Prieto, 2017)</w:t>
      </w:r>
      <w:r w:rsidR="00100E36" w:rsidRPr="00EE580E">
        <w:rPr>
          <w:rFonts w:cs="Arial"/>
        </w:rPr>
        <w:fldChar w:fldCharType="end"/>
      </w:r>
      <w:r w:rsidRPr="00EE580E">
        <w:rPr>
          <w:rFonts w:cs="Arial"/>
        </w:rPr>
        <w:t>.</w:t>
      </w:r>
    </w:p>
    <w:p w14:paraId="524D5DDB" w14:textId="3CE13E30" w:rsidR="00FD2A37" w:rsidRPr="00EE580E" w:rsidRDefault="00FD2A37" w:rsidP="00A2001B">
      <w:pPr>
        <w:spacing w:afterLines="120" w:after="288" w:line="360" w:lineRule="auto"/>
        <w:ind w:firstLine="709"/>
        <w:jc w:val="both"/>
        <w:rPr>
          <w:rFonts w:ascii="Arial" w:hAnsi="Arial" w:cs="Arial"/>
        </w:rPr>
      </w:pPr>
      <w:r w:rsidRPr="00EE580E">
        <w:rPr>
          <w:rFonts w:ascii="Arial" w:hAnsi="Arial" w:cs="Arial"/>
        </w:rPr>
        <w:t>Parece interesante destacar que de este cambio de paradigma los más favorecidos son los alumnos. La introducción de las TIC ha favorecido, a veces de manera no deseada, el cambio de trabajo y la manera de dar clase. El alumno ya no es un mero consumidor, sino más bien, participantes activos de su propia educación</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{"citationID":"14GNV69X","properties":{"formattedCitation":"(Morrisey,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(Morrisey, 2007)</w:t>
      </w:r>
      <w:r w:rsidR="006306FC" w:rsidRPr="00EE580E">
        <w:rPr>
          <w:rFonts w:ascii="Arial" w:hAnsi="Arial" w:cs="Arial"/>
        </w:rPr>
        <w:fldChar w:fldCharType="end"/>
      </w:r>
      <w:r w:rsidRPr="00EE580E">
        <w:rPr>
          <w:rFonts w:ascii="Arial" w:hAnsi="Arial" w:cs="Arial"/>
        </w:rPr>
        <w:t>.</w:t>
      </w:r>
    </w:p>
    <w:p w14:paraId="37946475" w14:textId="10857403" w:rsidR="00E27964" w:rsidRDefault="004E2AF2" w:rsidP="00A2001B">
      <w:pPr>
        <w:spacing w:afterLines="120" w:after="288" w:line="360" w:lineRule="auto"/>
        <w:ind w:firstLine="709"/>
        <w:jc w:val="both"/>
        <w:rPr>
          <w:rFonts w:ascii="Arial" w:hAnsi="Arial" w:cs="Arial"/>
        </w:rPr>
      </w:pPr>
      <w:r w:rsidRPr="00EE580E">
        <w:rPr>
          <w:rFonts w:ascii="Arial" w:hAnsi="Arial" w:cs="Arial"/>
        </w:rPr>
        <w:t>Otro de los efectos secundarios de este cambio de paradigma es una invisible alfabetización tecnológica por parte de todos los implicados. Si bien es cierto que una gran parte del alumnado ya es nativo digital, hay partes de la docencia que bien necesitarían una actualización</w:t>
      </w:r>
      <w:del w:id="553" w:author="MIGUEL FUERTES FERNANDEZ" w:date="2022-08-30T21:18:00Z">
        <w:r w:rsidRPr="00657967" w:rsidDel="00B219AF">
          <w:rPr>
            <w:rFonts w:ascii="Arial" w:hAnsi="Arial" w:cs="Arial"/>
            <w:highlight w:val="yellow"/>
            <w:rPrChange w:id="554" w:author="MIGUEL FUERTES FERNANDEZ" w:date="2022-08-30T18:34:00Z">
              <w:rPr>
                <w:rFonts w:ascii="Arial" w:hAnsi="Arial" w:cs="Arial"/>
              </w:rPr>
            </w:rPrChange>
          </w:rPr>
          <w:delText xml:space="preserve">. </w:delText>
        </w:r>
        <w:r w:rsidR="006306FC" w:rsidRPr="00657967" w:rsidDel="00B219AF">
          <w:rPr>
            <w:rFonts w:ascii="Arial" w:hAnsi="Arial" w:cs="Arial"/>
            <w:highlight w:val="yellow"/>
            <w:rPrChange w:id="555" w:author="MIGUEL FUERTES FERNANDEZ" w:date="2022-08-30T18:34:00Z">
              <w:rPr>
                <w:rFonts w:ascii="Arial" w:hAnsi="Arial" w:cs="Arial"/>
              </w:rPr>
            </w:rPrChange>
          </w:rPr>
          <w:delText>Prieto</w:delText>
        </w:r>
        <w:r w:rsidRPr="00657967" w:rsidDel="00B219AF">
          <w:rPr>
            <w:rFonts w:ascii="Arial" w:hAnsi="Arial" w:cs="Arial"/>
            <w:highlight w:val="yellow"/>
            <w:rPrChange w:id="556" w:author="MIGUEL FUERTES FERNANDEZ" w:date="2022-08-30T18:34:00Z">
              <w:rPr>
                <w:rFonts w:ascii="Arial" w:hAnsi="Arial" w:cs="Arial"/>
              </w:rPr>
            </w:rPrChange>
          </w:rPr>
          <w:delText xml:space="preserve"> y Morrisey</w:delText>
        </w:r>
      </w:del>
      <w:ins w:id="557" w:author="MIGUEL FUERTES FERNANDEZ" w:date="2022-08-30T21:18:00Z">
        <w:r w:rsidR="00B219AF">
          <w:rPr>
            <w:rFonts w:ascii="Arial" w:hAnsi="Arial" w:cs="Arial"/>
          </w:rPr>
          <w:t>. Varios autores</w:t>
        </w:r>
      </w:ins>
      <w:r w:rsidR="000E26C9" w:rsidRPr="00EE580E">
        <w:rPr>
          <w:rFonts w:ascii="Arial" w:hAnsi="Arial" w:cs="Arial"/>
        </w:rPr>
        <w:t xml:space="preserve"> </w:t>
      </w:r>
      <w:r w:rsidRPr="00EE580E">
        <w:rPr>
          <w:rFonts w:ascii="Arial" w:hAnsi="Arial" w:cs="Arial"/>
        </w:rPr>
        <w:t xml:space="preserve">hacen hincapié en esta alfabetización tecnológica como efecto secundario de la implantación de las TIC en las escuelas, ya que son estos últimos, los docentes quienes por lo general necesitan </w:t>
      </w:r>
      <w:r w:rsidR="001E2B0C" w:rsidRPr="00EE580E">
        <w:rPr>
          <w:rFonts w:ascii="Arial" w:hAnsi="Arial" w:cs="Arial"/>
        </w:rPr>
        <w:t>más</w:t>
      </w:r>
      <w:r w:rsidRPr="00EE580E">
        <w:rPr>
          <w:rFonts w:ascii="Arial" w:hAnsi="Arial" w:cs="Arial"/>
        </w:rPr>
        <w:t xml:space="preserve"> actualización y sobre ellos recae</w:t>
      </w:r>
      <w:r w:rsidR="001E2B0C" w:rsidRPr="00EE580E">
        <w:rPr>
          <w:rFonts w:ascii="Arial" w:hAnsi="Arial" w:cs="Arial"/>
        </w:rPr>
        <w:t xml:space="preserve"> el peso de esta transición</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{"citationID":"C5XURYEK","properties":{"formattedCitation":"(Morrisey, 2007; Prieto, 2017)","plainCitation":"(Morrisey, 2007; Prieto, 2017)","noteIndex":0},"citationItems":[{"id":37,"uris":["http://zotero.org/users/9702781/items/2KCW8SAQ"],"itemData":{"id":37,"type":"paper-conference","title":"El uso de TIC en la enseñanza y el aprendizaje. Cuestiones y desafíos","author":[{"family":"Morrisey","given":""}],"issued":{"date-parts":[["2007"]]}}},{"id":5,"uris":["http://zotero.org/users/9702781/items/ZP5YXGMH"],"itemData":{"id":5,"type":"article-journal","abstract":"La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(Morrisey, 2007; Prieto, 2017)</w:t>
      </w:r>
      <w:r w:rsidR="006306FC" w:rsidRPr="00EE580E">
        <w:rPr>
          <w:rFonts w:ascii="Arial" w:hAnsi="Arial" w:cs="Arial"/>
        </w:rPr>
        <w:fldChar w:fldCharType="end"/>
      </w:r>
      <w:r w:rsidR="001E2B0C" w:rsidRPr="00EE580E">
        <w:rPr>
          <w:rFonts w:ascii="Arial" w:hAnsi="Arial" w:cs="Arial"/>
        </w:rPr>
        <w:t xml:space="preserve">. El plan de integración/adopción de las TIC, </w:t>
      </w:r>
      <w:r w:rsidR="001E2B0C" w:rsidRPr="00EE580E">
        <w:rPr>
          <w:rFonts w:ascii="Arial" w:hAnsi="Arial" w:cs="Arial"/>
        </w:rPr>
        <w:lastRenderedPageBreak/>
        <w:t>pasa por el docente y la dirección, ellos son autores principales de las fortalezas y debilidades</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{"citationID":"b2sDBYYs","properties":{"formattedCitation":"(Morrisey,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(Morrisey, 2007)</w:t>
      </w:r>
      <w:r w:rsidR="006306FC" w:rsidRPr="00EE580E">
        <w:rPr>
          <w:rFonts w:ascii="Arial" w:hAnsi="Arial" w:cs="Arial"/>
        </w:rPr>
        <w:fldChar w:fldCharType="end"/>
      </w:r>
      <w:r w:rsidR="001E2B0C" w:rsidRPr="00EE580E">
        <w:rPr>
          <w:rFonts w:ascii="Arial" w:hAnsi="Arial" w:cs="Arial"/>
        </w:rPr>
        <w:t>.</w:t>
      </w:r>
    </w:p>
    <w:p w14:paraId="560752F5" w14:textId="5CA7A301" w:rsidR="0043472D" w:rsidRPr="003F623C" w:rsidRDefault="0043472D" w:rsidP="003F623C">
      <w:pPr>
        <w:pStyle w:val="Caption"/>
        <w:keepNext/>
        <w:jc w:val="center"/>
        <w:rPr>
          <w:rFonts w:ascii="Arial" w:hAnsi="Arial" w:cs="Arial"/>
          <w:i w:val="0"/>
          <w:iCs w:val="0"/>
          <w:color w:val="auto"/>
          <w:sz w:val="22"/>
          <w:szCs w:val="22"/>
        </w:rPr>
      </w:pPr>
      <w:bookmarkStart w:id="558" w:name="_Toc112699707"/>
      <w:r w:rsidRPr="003F623C">
        <w:rPr>
          <w:rFonts w:ascii="Arial" w:hAnsi="Arial" w:cs="Arial"/>
          <w:i w:val="0"/>
          <w:iCs w:val="0"/>
          <w:color w:val="auto"/>
          <w:sz w:val="22"/>
          <w:szCs w:val="22"/>
        </w:rPr>
        <w:t xml:space="preserve">Tabla </w:t>
      </w:r>
      <w:r w:rsidRPr="003F623C">
        <w:rPr>
          <w:rFonts w:ascii="Arial" w:hAnsi="Arial" w:cs="Arial"/>
          <w:i w:val="0"/>
          <w:iCs w:val="0"/>
          <w:color w:val="auto"/>
          <w:sz w:val="22"/>
          <w:szCs w:val="22"/>
        </w:rPr>
        <w:fldChar w:fldCharType="begin"/>
      </w:r>
      <w:r w:rsidRPr="003F623C">
        <w:rPr>
          <w:rFonts w:ascii="Arial" w:hAnsi="Arial" w:cs="Arial"/>
          <w:i w:val="0"/>
          <w:iCs w:val="0"/>
          <w:color w:val="auto"/>
          <w:sz w:val="22"/>
          <w:szCs w:val="22"/>
        </w:rPr>
        <w:instrText xml:space="preserve"> SEQ Tabla \* ARABIC </w:instrText>
      </w:r>
      <w:r w:rsidRPr="003F623C">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w:t>
      </w:r>
      <w:r w:rsidRPr="003F623C">
        <w:rPr>
          <w:rFonts w:ascii="Arial" w:hAnsi="Arial" w:cs="Arial"/>
          <w:i w:val="0"/>
          <w:iCs w:val="0"/>
          <w:color w:val="auto"/>
          <w:sz w:val="22"/>
          <w:szCs w:val="22"/>
        </w:rPr>
        <w:fldChar w:fldCharType="end"/>
      </w:r>
      <w:r w:rsidRPr="003F623C">
        <w:rPr>
          <w:rFonts w:ascii="Arial" w:hAnsi="Arial" w:cs="Arial"/>
          <w:i w:val="0"/>
          <w:iCs w:val="0"/>
          <w:color w:val="auto"/>
          <w:sz w:val="22"/>
          <w:szCs w:val="22"/>
        </w:rPr>
        <w:t>. Funcionalidad y herramientas IC en las que se desarrolla</w:t>
      </w:r>
      <w:bookmarkEnd w:id="558"/>
    </w:p>
    <w:p w14:paraId="746BCD2A" w14:textId="77777777" w:rsidR="00BE3550" w:rsidRDefault="00E27964" w:rsidP="00A2001B">
      <w:pPr>
        <w:keepNext/>
        <w:spacing w:afterLines="120" w:after="288" w:line="360" w:lineRule="auto"/>
        <w:ind w:firstLine="709"/>
        <w:jc w:val="center"/>
      </w:pPr>
      <w:r w:rsidRPr="00EE580E">
        <w:rPr>
          <w:rFonts w:ascii="Arial" w:hAnsi="Arial" w:cs="Arial"/>
          <w:noProof/>
          <w:lang w:eastAsia="es-ES_tradnl"/>
        </w:rPr>
        <w:drawing>
          <wp:inline distT="0" distB="0" distL="0" distR="0" wp14:anchorId="6B006944" wp14:editId="18DAAC83">
            <wp:extent cx="4991735" cy="4054887"/>
            <wp:effectExtent l="0" t="0" r="12065" b="9525"/>
            <wp:docPr id="12" name="Imagen 12" descr="Interfaz de usuario gráfica, Texto, Aplicación,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Tabla,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6113" cy="4099059"/>
                    </a:xfrm>
                    <a:prstGeom prst="rect">
                      <a:avLst/>
                    </a:prstGeom>
                  </pic:spPr>
                </pic:pic>
              </a:graphicData>
            </a:graphic>
          </wp:inline>
        </w:drawing>
      </w:r>
    </w:p>
    <w:p w14:paraId="439BEFF0" w14:textId="4684C2E5" w:rsidR="00E27964" w:rsidRPr="0043472D" w:rsidRDefault="00EF6BD1" w:rsidP="003F623C">
      <w:pPr>
        <w:keepNext/>
        <w:spacing w:afterLines="120" w:after="288" w:line="360" w:lineRule="auto"/>
        <w:ind w:firstLine="709"/>
        <w:jc w:val="center"/>
        <w:rPr>
          <w:rFonts w:ascii="Arial" w:hAnsi="Arial" w:cs="Arial"/>
        </w:rPr>
      </w:pPr>
      <w:commentRangeStart w:id="559"/>
      <w:r w:rsidRPr="003F623C">
        <w:rPr>
          <w:rFonts w:ascii="Arial" w:hAnsi="Arial" w:cs="Arial"/>
        </w:rPr>
        <w:t xml:space="preserve">Fuente: </w:t>
      </w:r>
      <w:r w:rsidR="0043472D" w:rsidRPr="003F623C">
        <w:rPr>
          <w:rFonts w:ascii="Arial" w:hAnsi="Arial" w:cs="Arial"/>
        </w:rPr>
        <w:fldChar w:fldCharType="begin"/>
      </w:r>
      <w:r w:rsidR="004A7E69">
        <w:rPr>
          <w:rFonts w:ascii="Arial" w:hAnsi="Arial" w:cs="Arial"/>
        </w:rPr>
        <w:instrText xml:space="preserve"> ADDIN ZOTERO_ITEM CSL_CITATION {"citationID":"ROsVUxWQ","properties":{"formattedCitation":"(Victoria, 2020)","plainCitation":"(Victoria,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43472D" w:rsidRPr="003F623C">
        <w:rPr>
          <w:rFonts w:ascii="Arial" w:hAnsi="Arial" w:cs="Arial"/>
        </w:rPr>
        <w:fldChar w:fldCharType="separate"/>
      </w:r>
      <w:r w:rsidR="004A7E69" w:rsidRPr="004A7E69">
        <w:rPr>
          <w:rFonts w:ascii="Arial" w:hAnsi="Arial" w:cs="Arial"/>
        </w:rPr>
        <w:t>(Victoria, 2020)</w:t>
      </w:r>
      <w:r w:rsidR="0043472D" w:rsidRPr="003F623C">
        <w:rPr>
          <w:rFonts w:ascii="Arial" w:hAnsi="Arial" w:cs="Arial"/>
        </w:rPr>
        <w:fldChar w:fldCharType="end"/>
      </w:r>
      <w:commentRangeEnd w:id="559"/>
      <w:r w:rsidR="003F623C">
        <w:rPr>
          <w:rStyle w:val="CommentReference"/>
        </w:rPr>
        <w:commentReference w:id="559"/>
      </w:r>
    </w:p>
    <w:p w14:paraId="52E010EB" w14:textId="41852AC2" w:rsidR="001E2B0C" w:rsidRPr="00EE580E" w:rsidRDefault="00FF5AA7" w:rsidP="00A2001B">
      <w:pPr>
        <w:spacing w:afterLines="120" w:after="288" w:line="360" w:lineRule="auto"/>
        <w:ind w:firstLine="709"/>
        <w:jc w:val="both"/>
        <w:rPr>
          <w:rFonts w:ascii="Arial" w:hAnsi="Arial" w:cs="Arial"/>
        </w:rPr>
      </w:pPr>
      <w:r w:rsidRPr="00EE580E">
        <w:rPr>
          <w:rFonts w:ascii="Arial" w:hAnsi="Arial" w:cs="Arial"/>
        </w:rPr>
        <w:t xml:space="preserve">Se ha discutido como las TIC, y especialmente mediante la gamificación, ayudan al estudiante en su proceso de aprendizaje, de que son herramientas de aprendizaje continuo que van más allá del libro de texto </w:t>
      </w:r>
      <w:r w:rsidR="006306FC" w:rsidRPr="00EE580E">
        <w:rPr>
          <w:rFonts w:ascii="Arial" w:hAnsi="Arial" w:cs="Arial"/>
        </w:rPr>
        <w:fldChar w:fldCharType="begin"/>
      </w:r>
      <w:r w:rsidR="006306FC" w:rsidRPr="00EE580E">
        <w:rPr>
          <w:rFonts w:ascii="Arial" w:hAnsi="Arial" w:cs="Arial"/>
        </w:rPr>
        <w:instrText xml:space="preserve"> ADDIN ZOTERO_ITEM CSL_CITATION {"citationID":"klci6Ugz","properties":{"formattedCitation":"(Morrisey,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(Morrisey, 2007)</w:t>
      </w:r>
      <w:r w:rsidR="006306FC" w:rsidRPr="00EE580E">
        <w:rPr>
          <w:rFonts w:ascii="Arial" w:hAnsi="Arial" w:cs="Arial"/>
        </w:rPr>
        <w:fldChar w:fldCharType="end"/>
      </w:r>
      <w:r w:rsidRPr="00EE580E">
        <w:rPr>
          <w:rFonts w:ascii="Arial" w:hAnsi="Arial" w:cs="Arial"/>
        </w:rPr>
        <w:t xml:space="preserve">. De </w:t>
      </w:r>
      <w:r w:rsidR="00EF6BD1" w:rsidRPr="00EE580E">
        <w:rPr>
          <w:rFonts w:ascii="Arial" w:hAnsi="Arial" w:cs="Arial"/>
        </w:rPr>
        <w:t>cómo</w:t>
      </w:r>
      <w:r w:rsidRPr="00EE580E">
        <w:rPr>
          <w:rFonts w:ascii="Arial" w:hAnsi="Arial" w:cs="Arial"/>
        </w:rPr>
        <w:t xml:space="preserve"> ayudan con las dinámicas de clase con la auto evaluación y de cómo dan un estupendo </w:t>
      </w:r>
      <w:proofErr w:type="spellStart"/>
      <w:r w:rsidRPr="00EE580E">
        <w:rPr>
          <w:rFonts w:ascii="Arial" w:hAnsi="Arial" w:cs="Arial"/>
        </w:rPr>
        <w:t>feedback</w:t>
      </w:r>
      <w:proofErr w:type="spellEnd"/>
      <w:r w:rsidRPr="00EE580E">
        <w:rPr>
          <w:rFonts w:ascii="Arial" w:hAnsi="Arial" w:cs="Arial"/>
        </w:rPr>
        <w:t xml:space="preserve"> tanto al alumno como al profesor</w:t>
      </w:r>
      <w:r w:rsidR="006306FC" w:rsidRPr="00EE580E">
        <w:rPr>
          <w:rFonts w:ascii="Arial" w:hAnsi="Arial" w:cs="Arial"/>
        </w:rPr>
        <w:t xml:space="preserve"> </w:t>
      </w:r>
      <w:r w:rsidR="006306FC" w:rsidRPr="00EE580E">
        <w:rPr>
          <w:rFonts w:ascii="Arial" w:hAnsi="Arial" w:cs="Arial"/>
        </w:rPr>
        <w:fldChar w:fldCharType="begin"/>
      </w:r>
      <w:r w:rsidR="004A7E69">
        <w:rPr>
          <w:rFonts w:ascii="Arial" w:hAnsi="Arial" w:cs="Arial"/>
        </w:rPr>
        <w:instrText xml:space="preserve"> ADDIN ZOTERO_ITEM CSL_CITATION {"citationID":"bUPe5wwC","properties":{"formattedCitation":"(Pertegal y Lorenzo, 2019)","plainCitation":"(Pertegal y Lorenzo,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Luisa"},{"family":"Lorenzo","given":"Gonzalo"}],"issued":{"date-parts":[["2019",8,13]]}}}],"schema":"https://github.com/citation-style-language/schema/raw/master/csl-citation.json"} </w:instrText>
      </w:r>
      <w:r w:rsidR="006306FC" w:rsidRPr="00EE580E">
        <w:rPr>
          <w:rFonts w:ascii="Arial" w:hAnsi="Arial" w:cs="Arial"/>
        </w:rPr>
        <w:fldChar w:fldCharType="separate"/>
      </w:r>
      <w:r w:rsidR="004A7E69" w:rsidRPr="004A7E69">
        <w:rPr>
          <w:rFonts w:ascii="Arial" w:hAnsi="Arial" w:cs="Arial"/>
        </w:rPr>
        <w:t>(Pertegal y Lorenzo, 2019)</w:t>
      </w:r>
      <w:r w:rsidR="006306FC" w:rsidRPr="00EE580E">
        <w:rPr>
          <w:rFonts w:ascii="Arial" w:hAnsi="Arial" w:cs="Arial"/>
        </w:rPr>
        <w:fldChar w:fldCharType="end"/>
      </w:r>
      <w:r w:rsidR="006306FC" w:rsidRPr="00EE580E">
        <w:rPr>
          <w:rFonts w:ascii="Arial" w:hAnsi="Arial" w:cs="Arial"/>
        </w:rPr>
        <w:t>.</w:t>
      </w:r>
    </w:p>
    <w:p w14:paraId="7C0D88B4" w14:textId="0F8D39F2" w:rsidR="00FF5AA7" w:rsidRPr="00EE580E" w:rsidRDefault="00FF5AA7" w:rsidP="00A2001B">
      <w:pPr>
        <w:spacing w:afterLines="120" w:after="288" w:line="360" w:lineRule="auto"/>
        <w:ind w:firstLine="709"/>
        <w:jc w:val="both"/>
        <w:rPr>
          <w:rFonts w:ascii="Arial" w:hAnsi="Arial" w:cs="Arial"/>
        </w:rPr>
      </w:pPr>
      <w:r w:rsidRPr="00EE580E">
        <w:rPr>
          <w:rFonts w:ascii="Arial" w:hAnsi="Arial" w:cs="Arial"/>
        </w:rPr>
        <w:t>Sería importante también destacar el esfuerzo por parte del profesorado y de las instituciones por terminar de cambiar ese paradigma en el que no necesariamente la clase magistral es sistemáticamente lo mejor, terminar de convencer de su importancia</w:t>
      </w:r>
      <w:r w:rsidR="006649A0" w:rsidRPr="00EE580E">
        <w:rPr>
          <w:rFonts w:ascii="Arial" w:hAnsi="Arial" w:cs="Arial"/>
        </w:rPr>
        <w:t xml:space="preserve"> ya que su valor educativo queda sobradamente demostrado</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{"citationID":"qIXUOKC5","properties":{"formattedCitation":"(Morrisey,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(Morrisey, 2007)</w:t>
      </w:r>
      <w:r w:rsidR="006306FC" w:rsidRPr="00EE580E">
        <w:rPr>
          <w:rFonts w:ascii="Arial" w:hAnsi="Arial" w:cs="Arial"/>
        </w:rPr>
        <w:fldChar w:fldCharType="end"/>
      </w:r>
      <w:r w:rsidR="006306FC" w:rsidRPr="00EE580E">
        <w:rPr>
          <w:rFonts w:ascii="Arial" w:hAnsi="Arial" w:cs="Arial"/>
        </w:rPr>
        <w:t>.</w:t>
      </w:r>
    </w:p>
    <w:p w14:paraId="08C17873" w14:textId="61006833" w:rsidR="006649A0" w:rsidRPr="00EE580E" w:rsidRDefault="006649A0" w:rsidP="00A2001B">
      <w:pPr>
        <w:spacing w:afterLines="120" w:after="288" w:line="360" w:lineRule="auto"/>
        <w:ind w:firstLine="709"/>
        <w:jc w:val="both"/>
        <w:rPr>
          <w:rFonts w:ascii="Arial" w:hAnsi="Arial" w:cs="Arial"/>
        </w:rPr>
      </w:pPr>
      <w:r w:rsidRPr="00EE580E">
        <w:rPr>
          <w:rFonts w:ascii="Arial" w:hAnsi="Arial" w:cs="Arial"/>
        </w:rPr>
        <w:t xml:space="preserve">También sería importante señalar, que aunque abundan los beneficios siempre hay impedimentos que tienen que ser tomados en cuenta, a saber el uso responsable y el </w:t>
      </w:r>
      <w:proofErr w:type="spellStart"/>
      <w:r w:rsidRPr="00EE580E">
        <w:rPr>
          <w:rFonts w:ascii="Arial" w:hAnsi="Arial" w:cs="Arial"/>
        </w:rPr>
        <w:t>cyber-</w:t>
      </w:r>
      <w:r w:rsidRPr="00EE580E">
        <w:rPr>
          <w:rFonts w:ascii="Arial" w:hAnsi="Arial" w:cs="Arial"/>
        </w:rPr>
        <w:lastRenderedPageBreak/>
        <w:t>bullying</w:t>
      </w:r>
      <w:proofErr w:type="spellEnd"/>
      <w:r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{"citationID":"uT7AxqYj","properties":{"formattedCitation":"(Morrisey,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(Morrisey, 2007)</w:t>
      </w:r>
      <w:r w:rsidR="006306FC" w:rsidRPr="00EE580E">
        <w:rPr>
          <w:rFonts w:ascii="Arial" w:hAnsi="Arial" w:cs="Arial"/>
        </w:rPr>
        <w:fldChar w:fldCharType="end"/>
      </w:r>
      <w:r w:rsidR="006306FC" w:rsidRPr="00EE580E">
        <w:rPr>
          <w:rFonts w:ascii="Arial" w:hAnsi="Arial" w:cs="Arial"/>
        </w:rPr>
        <w:t>,</w:t>
      </w:r>
      <w:r w:rsidR="006F412D">
        <w:rPr>
          <w:rFonts w:ascii="Arial" w:hAnsi="Arial" w:cs="Arial"/>
        </w:rPr>
        <w:t xml:space="preserve"> </w:t>
      </w:r>
      <w:r w:rsidRPr="00EE580E">
        <w:rPr>
          <w:rFonts w:ascii="Arial" w:hAnsi="Arial" w:cs="Arial"/>
        </w:rPr>
        <w:t>el elevado coste que suponen las TIC y su implantación, la posible distracción del alumnado si no se emplea correctamente, la inadecuada formación en valores, nuevamente si no se emplea correctamente, la posibilidad de solo quedarse en lo lúdico, dejando de lado la formación, o el hecho de que esta motivación que tanto se ha comentado puede ser considerada por algunos efímera</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{"citationID":"IzDFO9Cr","properties":{"formattedCitation":"(Prieto,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6306FC" w:rsidRPr="00EE580E">
        <w:rPr>
          <w:rFonts w:ascii="Arial" w:hAnsi="Arial" w:cs="Arial"/>
        </w:rPr>
        <w:fldChar w:fldCharType="separate"/>
      </w:r>
      <w:r w:rsidR="00151D3B" w:rsidRPr="00151D3B">
        <w:rPr>
          <w:rFonts w:ascii="Arial" w:hAnsi="Arial" w:cs="Arial"/>
        </w:rPr>
        <w:t>(Prieto, 2017)</w:t>
      </w:r>
      <w:r w:rsidR="006306FC" w:rsidRPr="00EE580E">
        <w:rPr>
          <w:rFonts w:ascii="Arial" w:hAnsi="Arial" w:cs="Arial"/>
        </w:rPr>
        <w:fldChar w:fldCharType="end"/>
      </w:r>
      <w:r w:rsidR="006306FC" w:rsidRPr="00EE580E">
        <w:rPr>
          <w:rFonts w:ascii="Arial" w:hAnsi="Arial" w:cs="Arial"/>
        </w:rPr>
        <w:t>.</w:t>
      </w:r>
    </w:p>
    <w:p w14:paraId="7891CA1D" w14:textId="50290424" w:rsidR="006649A0" w:rsidRPr="00EE580E" w:rsidRDefault="006649A0" w:rsidP="00A2001B">
      <w:pPr>
        <w:spacing w:afterLines="120" w:after="288" w:line="360" w:lineRule="auto"/>
        <w:ind w:firstLine="709"/>
        <w:jc w:val="both"/>
        <w:rPr>
          <w:rFonts w:ascii="Arial" w:hAnsi="Arial" w:cs="Arial"/>
        </w:rPr>
      </w:pPr>
      <w:r w:rsidRPr="00EE580E">
        <w:rPr>
          <w:rFonts w:ascii="Arial" w:hAnsi="Arial" w:cs="Arial"/>
        </w:rPr>
        <w:t>Hasta este punto hemos dado un repaso a las herramientas o aptitudes más utilizadas en las TIC de cara al alumnado. Pero ¿</w:t>
      </w:r>
      <w:r w:rsidR="000E26C9" w:rsidRPr="00EE580E">
        <w:rPr>
          <w:rFonts w:ascii="Arial" w:hAnsi="Arial" w:cs="Arial"/>
        </w:rPr>
        <w:t xml:space="preserve">qué </w:t>
      </w:r>
      <w:r w:rsidRPr="00EE580E">
        <w:rPr>
          <w:rFonts w:ascii="Arial" w:hAnsi="Arial" w:cs="Arial"/>
        </w:rPr>
        <w:t xml:space="preserve">herramientas se proponen hoy para ayudar a la organización y gestión por parte del profesorado? </w:t>
      </w:r>
    </w:p>
    <w:p w14:paraId="1334CB51" w14:textId="18BFD0FC" w:rsidR="006649A0" w:rsidRPr="00EE580E" w:rsidRDefault="0043046C" w:rsidP="00A2001B">
      <w:pPr>
        <w:spacing w:afterLines="120" w:after="288" w:line="360" w:lineRule="auto"/>
        <w:ind w:firstLine="709"/>
        <w:jc w:val="both"/>
        <w:rPr>
          <w:rFonts w:ascii="Arial" w:hAnsi="Arial" w:cs="Arial"/>
        </w:rPr>
      </w:pPr>
      <w:r w:rsidRPr="00EE580E">
        <w:rPr>
          <w:rFonts w:ascii="Arial" w:hAnsi="Arial" w:cs="Arial"/>
        </w:rPr>
        <w:t xml:space="preserve">Si bien es cierto que, en cierta medida, las herramientas previamente mencionadas ayudan al docente, todas ellas tienen como finalidad que el alumno utilice las TIC. Pocas herramientas hay que sean intrínsecamente del profesor. </w:t>
      </w:r>
      <w:del w:id="560" w:author="MIGUEL FUERTES FERNANDEZ" w:date="2022-08-30T21:19:00Z">
        <w:r w:rsidRPr="00EE580E" w:rsidDel="008B4D1E">
          <w:rPr>
            <w:rFonts w:ascii="Arial" w:hAnsi="Arial" w:cs="Arial"/>
          </w:rPr>
          <w:delText>Gamiz-Sanchez</w:delText>
        </w:r>
      </w:del>
      <w:ins w:id="561" w:author="MIGUEL FUERTES FERNANDEZ" w:date="2022-08-30T21:19:00Z">
        <w:r w:rsidR="008B4D1E">
          <w:rPr>
            <w:rFonts w:ascii="Arial" w:hAnsi="Arial" w:cs="Arial"/>
          </w:rPr>
          <w:t>Un autor</w:t>
        </w:r>
      </w:ins>
      <w:r w:rsidRPr="00EE580E">
        <w:rPr>
          <w:rFonts w:ascii="Arial" w:hAnsi="Arial" w:cs="Arial"/>
        </w:rPr>
        <w:t xml:space="preserve"> propone la e-rubrica como solución, aportando una herramienta exclusiva para el profesorado, el alumno tiene intervención, pero el resultado es claramente para el profesor</w:t>
      </w:r>
      <w:r w:rsidR="006306FC" w:rsidRPr="00EE580E">
        <w:rPr>
          <w:rFonts w:ascii="Arial" w:hAnsi="Arial" w:cs="Arial"/>
        </w:rPr>
        <w:t xml:space="preserve"> </w:t>
      </w:r>
      <w:commentRangeStart w:id="562"/>
      <w:r w:rsidR="006306FC" w:rsidRPr="00EE580E">
        <w:rPr>
          <w:rFonts w:ascii="Arial" w:hAnsi="Arial" w:cs="Arial"/>
        </w:rPr>
        <w:fldChar w:fldCharType="begin"/>
      </w:r>
      <w:r w:rsidR="004A7E69">
        <w:rPr>
          <w:rFonts w:ascii="Arial" w:hAnsi="Arial" w:cs="Arial"/>
        </w:rPr>
        <w:instrText xml:space="preserve"> ADDIN ZOTERO_ITEM CSL_CITATION {"citationID":"6EAzrpyW","properties":{"formattedCitation":"(G\\uc0\\u225{}miz et\\uc0\\u160{}al., 2015)","plainCitation":"(Gámiz et al., 2015)","noteIndex":0},"citationItems":[{"id":3,"uris":["http://zotero.org/users/9702781/items/JVTNRSEI"],"itemData":{"id":3,"type":"article-journal","abstract":"&lt;p&gt;Este artículo presenta un estudio sobre la construcción de e-rúbricas para la autoevaluación. Las rúbricas, como instrumento de autoevaluación, permiten la reflexión, aportan al estudiante una mayor implicación en su aprendizaje y un mayor grado de conciencia de sus propios logros. En este caso, se logró la colaboración del estudiante desde el mismo momento del diseño y creación de la rúbrica a través de un proceso de construcción colaborativa donde participaron estudiantes y profesorado. La investigación1 se realizó con estudiantes del grado de Pedagogía de la Universidad de Granada que cursaron una materia optativa de tercer curso de la titulación. Se desarrolló en varias etapas sucesivas durante un cuatrimestre: la formación para el uso de rúbricas electrónicas, el diseño y construcción de las e-rúbricas, la utilización de las e-rúbricas elaboradas como instrumento de autoevaluación y la aplicación de un cuestionario a las estudiantes participantes para conocer sus opiniones y valoración sobre el uso de la e-rúbrica. Es importante considerar que cuando se evalúa con herramientas innovadoras es fundamental que los alumnos no sólo conozcan el instrumento, sino que se les forme e informe sobre el potencial e importancia que este tiene para la mejora de sus aprendizajes y, lo más importante, lo usen y lo incorporen a sus propias prácticas evaluadoras. Como resultado principal, las estudiantes destacaron la importancia de la rúbrica para guiar y reflexionar sobre su aprendizaje y su capacidad para predecir sus resultados en la asignatura.&lt;/p&gt;&lt;p&gt;&lt;strong&gt;ABSTRACT&lt;/strong&gt;&lt;/p&gt;&lt;p&gt;&lt;strong&gt;Building a collaborative e-rubric for educational self-assessment in degree of pedagogy.&lt;/strong&gt;&lt;/p&gt;&lt;p&gt;This paper is focused on the self-assessment trough e-rubrics. Rubrics as an instrument of self-assessment involve a process of reflection that can contribute to increase the involvement and awareness of their own achievements. Here we wanted to engage students from the design and creation of rubric through a collaborative process of building an e-rubric by the students and the teacher. In this study, undergraduate students of Pedagogy participated in an elective subject in their third year. It was developed in several stages in a semester: training for using e-rubrics, designing and construction of e-rubrics, using the e-rubric as a tool for self-assessment and filling a final questionnaire to collect their views. It’s important to consider that when we work with innovative strategies of assessment, students have to know not only the features of the instrument but also they have to know the influence to improve their learning processes and they have to achieve the ability to incorporate it to their own skills as education professionals. As main result, students highlighted the importance of rubrics to guide their learning processes and to reflect about it and the capacity of rubric to predict their performance in the subject.&lt;/p&gt;","container-title":"REDU. Revista de Docencia Universitaria","DOI":"10.4995/redu.2015.6438","ISSN":"1887-4592, 1887-4592","issue":"1","journalAbbreviation":"REDU","language":"es","page":"319","source":"DOI.org (Crossref)","title":"Construcción colaborativa de una e-rúbrica para la autoevaluación formativa en estudios universitarios de pedagogía","volume":"13","author":[{"family":"Gámiz","given":"Vanesa María"},{"family":"Torres","given":"Norma"},{"family":"Gallego","given":"María Jesús"}],"issued":{"date-parts":[["2015",3,28]]}}}],"schema":"https://github.com/citation-style-language/schema/raw/master/csl-citation.json"} </w:instrText>
      </w:r>
      <w:r w:rsidR="006306FC" w:rsidRPr="00EE580E">
        <w:rPr>
          <w:rFonts w:ascii="Arial" w:hAnsi="Arial" w:cs="Arial"/>
        </w:rPr>
        <w:fldChar w:fldCharType="separate"/>
      </w:r>
      <w:r w:rsidR="004A7E69" w:rsidRPr="004A7E69">
        <w:rPr>
          <w:rFonts w:ascii="Arial" w:hAnsi="Arial" w:cs="Arial"/>
          <w:szCs w:val="24"/>
        </w:rPr>
        <w:t>(Gámiz et al., 2015)</w:t>
      </w:r>
      <w:r w:rsidR="006306FC" w:rsidRPr="00EE580E">
        <w:rPr>
          <w:rFonts w:ascii="Arial" w:hAnsi="Arial" w:cs="Arial"/>
        </w:rPr>
        <w:fldChar w:fldCharType="end"/>
      </w:r>
      <w:commentRangeEnd w:id="562"/>
      <w:r w:rsidR="003F623C">
        <w:rPr>
          <w:rStyle w:val="CommentReference"/>
        </w:rPr>
        <w:commentReference w:id="562"/>
      </w:r>
      <w:r w:rsidRPr="00EE580E">
        <w:rPr>
          <w:rFonts w:ascii="Arial" w:hAnsi="Arial" w:cs="Arial"/>
        </w:rPr>
        <w:t>.</w:t>
      </w:r>
    </w:p>
    <w:p w14:paraId="446485CC" w14:textId="7BBAC228" w:rsidR="0043046C" w:rsidRPr="00EE580E" w:rsidRDefault="0043046C" w:rsidP="00A2001B">
      <w:pPr>
        <w:spacing w:afterLines="120" w:after="288" w:line="360" w:lineRule="auto"/>
        <w:ind w:firstLine="709"/>
        <w:jc w:val="both"/>
        <w:rPr>
          <w:rFonts w:ascii="Arial" w:hAnsi="Arial" w:cs="Arial"/>
        </w:rPr>
      </w:pPr>
      <w:r w:rsidRPr="00EE580E">
        <w:rPr>
          <w:rFonts w:ascii="Arial" w:hAnsi="Arial" w:cs="Arial"/>
        </w:rPr>
        <w:t xml:space="preserve">Una </w:t>
      </w:r>
      <w:r w:rsidR="006F412D" w:rsidRPr="00EE580E">
        <w:rPr>
          <w:rFonts w:ascii="Arial" w:hAnsi="Arial" w:cs="Arial"/>
        </w:rPr>
        <w:t>rúbrica</w:t>
      </w:r>
      <w:r w:rsidRPr="00EE580E">
        <w:rPr>
          <w:rFonts w:ascii="Arial" w:hAnsi="Arial" w:cs="Arial"/>
        </w:rPr>
        <w:t xml:space="preserve"> es un conjunto de indicadores que dicen al docente que el alumno ha completado o adquirido una competencia. De esta manera, la herramienta que se propone es una </w:t>
      </w:r>
      <w:r w:rsidR="006F412D" w:rsidRPr="00EE580E">
        <w:rPr>
          <w:rFonts w:ascii="Arial" w:hAnsi="Arial" w:cs="Arial"/>
        </w:rPr>
        <w:t>rúbrica</w:t>
      </w:r>
      <w:r w:rsidRPr="00EE580E">
        <w:rPr>
          <w:rFonts w:ascii="Arial" w:hAnsi="Arial" w:cs="Arial"/>
        </w:rPr>
        <w:t xml:space="preserve"> online que sirve de auto evaluación y reflexión donde el alumno toma conciencia de sus logros y se implica en su aprendizaje.</w:t>
      </w:r>
    </w:p>
    <w:p w14:paraId="2E4E7B66" w14:textId="0913785F" w:rsidR="0043046C" w:rsidRPr="00EE580E" w:rsidRDefault="0043046C" w:rsidP="00A2001B">
      <w:pPr>
        <w:spacing w:afterLines="120" w:after="288" w:line="360" w:lineRule="auto"/>
        <w:ind w:firstLine="709"/>
        <w:jc w:val="both"/>
        <w:rPr>
          <w:rFonts w:ascii="Arial" w:hAnsi="Arial" w:cs="Arial"/>
        </w:rPr>
      </w:pPr>
      <w:r w:rsidRPr="00EE580E">
        <w:rPr>
          <w:rFonts w:ascii="Arial" w:hAnsi="Arial" w:cs="Arial"/>
        </w:rPr>
        <w:t>Dice Morales, que han de ser herramientas funcionales, que favorezcan la actuación y tengan función en la entidad (universidad, instituto, colegio)</w:t>
      </w:r>
      <w:r w:rsidR="004A7E69">
        <w:rPr>
          <w:rFonts w:ascii="Arial" w:hAnsi="Arial" w:cs="Arial"/>
        </w:rPr>
        <w:t xml:space="preserve"> </w:t>
      </w:r>
      <w:r w:rsidR="004A7E69">
        <w:rPr>
          <w:rFonts w:ascii="Arial" w:hAnsi="Arial" w:cs="Arial"/>
        </w:rPr>
        <w:fldChar w:fldCharType="begin"/>
      </w:r>
      <w:r w:rsidR="004A7E69">
        <w:rPr>
          <w:rFonts w:ascii="Arial" w:hAnsi="Arial" w:cs="Arial"/>
        </w:rPr>
        <w:instrText xml:space="preserve"> ADDIN ZOTERO_ITEM CSL_CITATION {"citationID":"XXYTCbU0","properties":{"formattedCitation":"(Morales et\\uc0\\u160{}al., 2019)","plainCitation":"(Morales et al., 2019)","noteIndex":0},"citationItems":[{"id":1,"uris":["http://zotero.org/users/9702781/items/3NEQ6QXZ"],"itemData":{"id":1,"type":"article-journal","abstract":"The evolution of society has had as a characteristic the growth of knowledge. This acquisition of knowledge has allowed humanity to guarantee its basic needs. One of the spaces where the development of knowledge continues to be promoted are universities. Within these, the way in which knowledge is imparted has been rooted in a totally conductivist culture where a person is the owner of knowledge and its function is to impart it to a group of people, in this case students. In this globalized world, knowledge is developed by everyone who lives within the classroom and this occurs through the advancement of information and communication technologies. The fear of change, conformism, leaving the comfort zone, among others, are the subjective parameters within the teaching, which do not allow the new pedagogical tools can help to foster a new culture within the university cloister. Therefore, the general objective of this research is to analyze the digital competences in teachers as a challenge of higher education. The methodology used was based on documentary and bibliographic research. The results obtained were based on ICT as tools in higher education in Ecuador, innovative digital tools in higher education and the relation of ICT and teachers in higher education. As a conclusion, it was obtained that the transformation of pedagogy at a higher level has begun slowly, which will allow the generation of knowledge quickly and efficiently with the help of digital tools, allowing competences in teachers to be feasible. that the professor will be in his power to be attached to the change that is being lived in this globalized world, as well as to count on the support in equipment and infrastructure on the part of the institutes of superior education.","container-title":"RECIAMUC","DOI":"10.26820/reciamuc/3.(3).julio.2019.1006-1034","ISSN":"25880748","issue":"3","journalAbbreviation":"RECIAMUC","language":"es","page":"1006-1034","source":"DOI.org (Crossref)","title":"Competencias digitales en docentes: desafío de la educación superior","title-short":"Competencias digitales en docentes","volume":"3","author":[{"family":"Morales","given":"Carlos Fernando"},{"family":"Reyes","given":"Lourdes Ximena"},{"family":"Medina","given":"Mariana Noemi"},{"family":"Villon","given":"Amir Ricardo"}],"issued":{"date-parts":[["2019",7,1]]}}}],"schema":"https://github.com/citation-style-language/schema/raw/master/csl-citation.json"} </w:instrText>
      </w:r>
      <w:r w:rsidR="004A7E69">
        <w:rPr>
          <w:rFonts w:ascii="Arial" w:hAnsi="Arial" w:cs="Arial"/>
        </w:rPr>
        <w:fldChar w:fldCharType="separate"/>
      </w:r>
      <w:r w:rsidR="004A7E69" w:rsidRPr="004A7E69">
        <w:rPr>
          <w:rFonts w:ascii="Arial" w:hAnsi="Arial" w:cs="Arial"/>
          <w:szCs w:val="24"/>
        </w:rPr>
        <w:t>(Morales et al., 2019)</w:t>
      </w:r>
      <w:r w:rsidR="004A7E69">
        <w:rPr>
          <w:rFonts w:ascii="Arial" w:hAnsi="Arial" w:cs="Arial"/>
        </w:rPr>
        <w:fldChar w:fldCharType="end"/>
      </w:r>
      <w:r w:rsidRPr="00EE580E">
        <w:rPr>
          <w:rFonts w:ascii="Arial" w:hAnsi="Arial" w:cs="Arial"/>
        </w:rPr>
        <w:t>. Por este motivo, la propuesta de</w:t>
      </w:r>
      <w:ins w:id="563" w:author="MIGUEL FUERTES FERNANDEZ" w:date="2022-08-30T21:19:00Z">
        <w:r w:rsidR="008B4D1E">
          <w:rPr>
            <w:rFonts w:ascii="Arial" w:hAnsi="Arial" w:cs="Arial"/>
          </w:rPr>
          <w:t xml:space="preserve"> un autor</w:t>
        </w:r>
      </w:ins>
      <w:del w:id="564" w:author="MIGUEL FUERTES FERNANDEZ" w:date="2022-08-30T21:19:00Z">
        <w:r w:rsidRPr="00EE580E" w:rsidDel="008B4D1E">
          <w:rPr>
            <w:rFonts w:ascii="Arial" w:hAnsi="Arial" w:cs="Arial"/>
          </w:rPr>
          <w:delText xml:space="preserve"> Gomez-Sanchez</w:delText>
        </w:r>
      </w:del>
      <w:r w:rsidR="000E26C9" w:rsidRPr="00EE580E">
        <w:rPr>
          <w:rFonts w:ascii="Arial" w:hAnsi="Arial" w:cs="Arial"/>
        </w:rPr>
        <w:t xml:space="preserve"> </w:t>
      </w:r>
      <w:r w:rsidRPr="00EE580E">
        <w:rPr>
          <w:rFonts w:ascii="Arial" w:hAnsi="Arial" w:cs="Arial"/>
        </w:rPr>
        <w:t>involucr</w:t>
      </w:r>
      <w:r w:rsidR="00E27964" w:rsidRPr="00EE580E">
        <w:rPr>
          <w:rFonts w:ascii="Arial" w:hAnsi="Arial" w:cs="Arial"/>
        </w:rPr>
        <w:t>ó</w:t>
      </w:r>
      <w:r w:rsidRPr="00EE580E">
        <w:rPr>
          <w:rFonts w:ascii="Arial" w:hAnsi="Arial" w:cs="Arial"/>
        </w:rPr>
        <w:t xml:space="preserve"> a los alumnos en la construcción de esta e-rubrica</w:t>
      </w:r>
      <w:r w:rsidR="003A3B63" w:rsidRPr="00EE580E">
        <w:rPr>
          <w:rFonts w:ascii="Arial" w:hAnsi="Arial" w:cs="Arial"/>
        </w:rPr>
        <w:t xml:space="preserve"> </w:t>
      </w:r>
      <w:commentRangeStart w:id="565"/>
      <w:commentRangeStart w:id="566"/>
      <w:r w:rsidR="003A3B63" w:rsidRPr="00EE580E">
        <w:rPr>
          <w:rFonts w:ascii="Arial" w:hAnsi="Arial" w:cs="Arial"/>
        </w:rPr>
        <w:fldChar w:fldCharType="begin"/>
      </w:r>
      <w:r w:rsidR="004A7E69">
        <w:rPr>
          <w:rFonts w:ascii="Arial" w:hAnsi="Arial" w:cs="Arial"/>
        </w:rPr>
        <w:instrText xml:space="preserve"> ADDIN ZOTERO_ITEM CSL_CITATION {"citationID":"C19GacPt","properties":{"formattedCitation":"(G\\uc0\\u225{}miz et\\uc0\\u160{}al., 2015)","plainCitation":"(Gámiz et al., 2015)","noteIndex":0},"citationItems":[{"id":3,"uris":["http://zotero.org/users/9702781/items/JVTNRSEI"],"itemData":{"id":3,"type":"article-journal","abstract":"&lt;p&gt;Este artículo presenta un estudio sobre la construcción de e-rúbricas para la autoevaluación. Las rúbricas, como instrumento de autoevaluación, permiten la reflexión, aportan al estudiante una mayor implicación en su aprendizaje y un mayor grado de conciencia de sus propios logros. En este caso, se logró la colaboración del estudiante desde el mismo momento del diseño y creación de la rúbrica a través de un proceso de construcción colaborativa donde participaron estudiantes y profesorado. La investigación1 se realizó con estudiantes del grado de Pedagogía de la Universidad de Granada que cursaron una materia optativa de tercer curso de la titulación. Se desarrolló en varias etapas sucesivas durante un cuatrimestre: la formación para el uso de rúbricas electrónicas, el diseño y construcción de las e-rúbricas, la utilización de las e-rúbricas elaboradas como instrumento de autoevaluación y la aplicación de un cuestionario a las estudiantes participantes para conocer sus opiniones y valoración sobre el uso de la e-rúbrica. Es importante considerar que cuando se evalúa con herramientas innovadoras es fundamental que los alumnos no sólo conozcan el instrumento, sino que se les forme e informe sobre el potencial e importancia que este tiene para la mejora de sus aprendizajes y, lo más importante, lo usen y lo incorporen a sus propias prácticas evaluadoras. Como resultado principal, las estudiantes destacaron la importancia de la rúbrica para guiar y reflexionar sobre su aprendizaje y su capacidad para predecir sus resultados en la asignatura.&lt;/p&gt;&lt;p&gt;&lt;strong&gt;ABSTRACT&lt;/strong&gt;&lt;/p&gt;&lt;p&gt;&lt;strong&gt;Building a collaborative e-rubric for educational self-assessment in degree of pedagogy.&lt;/strong&gt;&lt;/p&gt;&lt;p&gt;This paper is focused on the self-assessment trough e-rubrics. Rubrics as an instrument of self-assessment involve a process of reflection that can contribute to increase the involvement and awareness of their own achievements. Here we wanted to engage students from the design and creation of rubric through a collaborative process of building an e-rubric by the students and the teacher. In this study, undergraduate students of Pedagogy participated in an elective subject in their third year. It was developed in several stages in a semester: training for using e-rubrics, designing and construction of e-rubrics, using the e-rubric as a tool for self-assessment and filling a final questionnaire to collect their views. It’s important to consider that when we work with innovative strategies of assessment, students have to know not only the features of the instrument but also they have to know the influence to improve their learning processes and they have to achieve the ability to incorporate it to their own skills as education professionals. As main result, students highlighted the importance of rubrics to guide their learning processes and to reflect about it and the capacity of rubric to predict their performance in the subject.&lt;/p&gt;","container-title":"REDU. Revista de Docencia Universitaria","DOI":"10.4995/redu.2015.6438","ISSN":"1887-4592, 1887-4592","issue":"1","journalAbbreviation":"REDU","language":"es","page":"319","source":"DOI.org (Crossref)","title":"Construcción colaborativa de una e-rúbrica para la autoevaluación formativa en estudios universitarios de pedagogía","volume":"13","author":[{"family":"Gámiz","given":"Vanesa María"},{"family":"Torres","given":"Norma"},{"family":"Gallego","given":"María Jesús"}],"issued":{"date-parts":[["2015",3,28]]}}}],"schema":"https://github.com/citation-style-language/schema/raw/master/csl-citation.json"} </w:instrText>
      </w:r>
      <w:r w:rsidR="003A3B63" w:rsidRPr="00EE580E">
        <w:rPr>
          <w:rFonts w:ascii="Arial" w:hAnsi="Arial" w:cs="Arial"/>
        </w:rPr>
        <w:fldChar w:fldCharType="separate"/>
      </w:r>
      <w:r w:rsidR="004A7E69" w:rsidRPr="004A7E69">
        <w:rPr>
          <w:rFonts w:ascii="Arial" w:hAnsi="Arial" w:cs="Arial"/>
          <w:szCs w:val="24"/>
        </w:rPr>
        <w:t>(Gámiz et al., 2015)</w:t>
      </w:r>
      <w:r w:rsidR="003A3B63" w:rsidRPr="00EE580E">
        <w:rPr>
          <w:rFonts w:ascii="Arial" w:hAnsi="Arial" w:cs="Arial"/>
        </w:rPr>
        <w:fldChar w:fldCharType="end"/>
      </w:r>
      <w:commentRangeEnd w:id="565"/>
      <w:r w:rsidR="003F623C">
        <w:rPr>
          <w:rStyle w:val="CommentReference"/>
        </w:rPr>
        <w:commentReference w:id="565"/>
      </w:r>
      <w:commentRangeEnd w:id="566"/>
      <w:r w:rsidR="004A7E69">
        <w:rPr>
          <w:rStyle w:val="CommentReference"/>
        </w:rPr>
        <w:commentReference w:id="566"/>
      </w:r>
      <w:r w:rsidR="00E27964" w:rsidRPr="00EE580E">
        <w:rPr>
          <w:rFonts w:ascii="Arial" w:hAnsi="Arial" w:cs="Arial"/>
        </w:rPr>
        <w:t>.</w:t>
      </w:r>
    </w:p>
    <w:p w14:paraId="32F82C53" w14:textId="166F7706" w:rsidR="00E27964" w:rsidRPr="00EE580E" w:rsidRDefault="00E27964" w:rsidP="00A2001B">
      <w:pPr>
        <w:spacing w:afterLines="120" w:after="288" w:line="360" w:lineRule="auto"/>
        <w:ind w:firstLine="709"/>
        <w:jc w:val="both"/>
        <w:rPr>
          <w:rFonts w:ascii="Arial" w:hAnsi="Arial" w:cs="Arial"/>
        </w:rPr>
      </w:pPr>
      <w:r w:rsidRPr="00EE580E">
        <w:rPr>
          <w:rFonts w:ascii="Arial" w:hAnsi="Arial" w:cs="Arial"/>
        </w:rPr>
        <w:t>Con este ejercicio, lo que se consiguió fue que el estudiante fuera dueño de sus propios objetivos, que pudiera revisar y contrastar y que tuviera en cuenta las valoraciones. Así mismo, al ser online, facilitaba el dialogo entre docente y alumno.</w:t>
      </w:r>
    </w:p>
    <w:p w14:paraId="78D30631" w14:textId="46B77297" w:rsidR="00E27964" w:rsidRPr="00EE580E" w:rsidRDefault="006F412D" w:rsidP="00A2001B">
      <w:pPr>
        <w:spacing w:afterLines="120" w:after="288" w:line="360" w:lineRule="auto"/>
        <w:ind w:firstLine="709"/>
        <w:jc w:val="both"/>
        <w:rPr>
          <w:rFonts w:ascii="Arial" w:hAnsi="Arial" w:cs="Arial"/>
        </w:rPr>
      </w:pPr>
      <w:r w:rsidRPr="00EE580E">
        <w:rPr>
          <w:rFonts w:ascii="Arial" w:hAnsi="Arial" w:cs="Arial"/>
        </w:rPr>
        <w:t>Más</w:t>
      </w:r>
      <w:r w:rsidR="00E27964" w:rsidRPr="00EE580E">
        <w:rPr>
          <w:rFonts w:ascii="Arial" w:hAnsi="Arial" w:cs="Arial"/>
        </w:rPr>
        <w:t xml:space="preserve"> allá de esta herramienta, Herrada propone una lista de herramientas entre las que se pueden encontrar algunas destinadas a la gestión de contenidos o plataformas online de comunicación, que en cierta manera sí que ayudan al profesorado, pero no son intrínsecamente del profesorado.</w:t>
      </w:r>
    </w:p>
    <w:p w14:paraId="3A2BA1C0" w14:textId="1AEB1D00" w:rsidR="0043472D" w:rsidRPr="003F623C" w:rsidRDefault="0043472D" w:rsidP="003F623C">
      <w:pPr>
        <w:pStyle w:val="Caption"/>
        <w:keepNext/>
        <w:jc w:val="center"/>
        <w:rPr>
          <w:rFonts w:ascii="Arial" w:hAnsi="Arial" w:cs="Arial"/>
          <w:i w:val="0"/>
          <w:iCs w:val="0"/>
          <w:sz w:val="22"/>
          <w:szCs w:val="22"/>
        </w:rPr>
      </w:pPr>
      <w:bookmarkStart w:id="567" w:name="_Toc112699708"/>
      <w:r w:rsidRPr="003F623C">
        <w:rPr>
          <w:rFonts w:ascii="Arial" w:hAnsi="Arial" w:cs="Arial"/>
          <w:i w:val="0"/>
          <w:iCs w:val="0"/>
          <w:sz w:val="22"/>
          <w:szCs w:val="22"/>
        </w:rPr>
        <w:lastRenderedPageBreak/>
        <w:t xml:space="preserve">Tabla </w:t>
      </w:r>
      <w:r w:rsidRPr="003F623C">
        <w:rPr>
          <w:rFonts w:ascii="Arial" w:hAnsi="Arial" w:cs="Arial"/>
          <w:i w:val="0"/>
          <w:iCs w:val="0"/>
          <w:sz w:val="22"/>
          <w:szCs w:val="22"/>
        </w:rPr>
        <w:fldChar w:fldCharType="begin"/>
      </w:r>
      <w:r w:rsidRPr="003F623C">
        <w:rPr>
          <w:rFonts w:ascii="Arial" w:hAnsi="Arial" w:cs="Arial"/>
          <w:i w:val="0"/>
          <w:iCs w:val="0"/>
          <w:sz w:val="22"/>
          <w:szCs w:val="22"/>
        </w:rPr>
        <w:instrText xml:space="preserve"> SEQ Tabla \* ARABIC </w:instrText>
      </w:r>
      <w:r w:rsidRPr="003F623C">
        <w:rPr>
          <w:rFonts w:ascii="Arial" w:hAnsi="Arial" w:cs="Arial"/>
          <w:i w:val="0"/>
          <w:iCs w:val="0"/>
          <w:sz w:val="22"/>
          <w:szCs w:val="22"/>
        </w:rPr>
        <w:fldChar w:fldCharType="separate"/>
      </w:r>
      <w:r w:rsidR="00E11349">
        <w:rPr>
          <w:rFonts w:ascii="Arial" w:hAnsi="Arial" w:cs="Arial"/>
          <w:i w:val="0"/>
          <w:iCs w:val="0"/>
          <w:noProof/>
          <w:sz w:val="22"/>
          <w:szCs w:val="22"/>
        </w:rPr>
        <w:t>2</w:t>
      </w:r>
      <w:r w:rsidRPr="003F623C">
        <w:rPr>
          <w:rFonts w:ascii="Arial" w:hAnsi="Arial" w:cs="Arial"/>
          <w:i w:val="0"/>
          <w:iCs w:val="0"/>
          <w:sz w:val="22"/>
          <w:szCs w:val="22"/>
        </w:rPr>
        <w:fldChar w:fldCharType="end"/>
      </w:r>
      <w:r w:rsidRPr="003F623C">
        <w:rPr>
          <w:rFonts w:ascii="Arial" w:hAnsi="Arial" w:cs="Arial"/>
          <w:i w:val="0"/>
          <w:iCs w:val="0"/>
          <w:sz w:val="22"/>
          <w:szCs w:val="22"/>
        </w:rPr>
        <w:t>. Herramientas TIC disponibles</w:t>
      </w:r>
      <w:bookmarkEnd w:id="567"/>
    </w:p>
    <w:p w14:paraId="2E76E5FC" w14:textId="77777777" w:rsidR="00194FF0" w:rsidRPr="00EE580E" w:rsidRDefault="006D488B" w:rsidP="00A2001B">
      <w:pPr>
        <w:keepNext/>
        <w:spacing w:afterLines="120" w:after="288" w:line="360" w:lineRule="auto"/>
        <w:ind w:firstLine="709"/>
        <w:jc w:val="center"/>
      </w:pPr>
      <w:r w:rsidRPr="00EE580E">
        <w:rPr>
          <w:rFonts w:ascii="Arial" w:hAnsi="Arial" w:cs="Arial"/>
          <w:noProof/>
          <w:lang w:eastAsia="es-ES_tradnl"/>
        </w:rPr>
        <w:drawing>
          <wp:inline distT="0" distB="0" distL="0" distR="0" wp14:anchorId="0D1E3AC0" wp14:editId="341A6E53">
            <wp:extent cx="4468633" cy="5579107"/>
            <wp:effectExtent l="0" t="0" r="1905" b="0"/>
            <wp:docPr id="13" name="Imagen 1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etras&#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4549831" cy="5680483"/>
                    </a:xfrm>
                    <a:prstGeom prst="rect">
                      <a:avLst/>
                    </a:prstGeom>
                  </pic:spPr>
                </pic:pic>
              </a:graphicData>
            </a:graphic>
          </wp:inline>
        </w:drawing>
      </w:r>
    </w:p>
    <w:p w14:paraId="73A98E95" w14:textId="77C3207E" w:rsidR="006D488B" w:rsidRPr="003F623C" w:rsidRDefault="0043472D" w:rsidP="0043472D">
      <w:pPr>
        <w:pStyle w:val="Caption"/>
        <w:jc w:val="center"/>
        <w:rPr>
          <w:rFonts w:ascii="Arial" w:hAnsi="Arial" w:cs="Arial"/>
          <w:i w:val="0"/>
          <w:iCs w:val="0"/>
          <w:color w:val="auto"/>
          <w:sz w:val="22"/>
          <w:szCs w:val="22"/>
        </w:rPr>
      </w:pPr>
      <w:commentRangeStart w:id="568"/>
      <w:r w:rsidRPr="003F623C">
        <w:rPr>
          <w:rFonts w:ascii="Arial" w:hAnsi="Arial" w:cs="Arial"/>
          <w:i w:val="0"/>
          <w:iCs w:val="0"/>
          <w:color w:val="auto"/>
          <w:sz w:val="22"/>
          <w:szCs w:val="22"/>
        </w:rPr>
        <w:t xml:space="preserve">Fuente: </w:t>
      </w:r>
      <w:r w:rsidRPr="003F623C">
        <w:rPr>
          <w:rFonts w:ascii="Arial" w:hAnsi="Arial" w:cs="Arial"/>
          <w:i w:val="0"/>
          <w:iCs w:val="0"/>
          <w:color w:val="auto"/>
          <w:sz w:val="22"/>
          <w:szCs w:val="22"/>
        </w:rPr>
        <w:fldChar w:fldCharType="begin"/>
      </w:r>
      <w:r w:rsidR="004A7E69">
        <w:rPr>
          <w:rFonts w:ascii="Arial" w:hAnsi="Arial" w:cs="Arial"/>
          <w:i w:val="0"/>
          <w:iCs w:val="0"/>
          <w:color w:val="auto"/>
          <w:sz w:val="22"/>
          <w:szCs w:val="22"/>
        </w:rPr>
        <w:instrText xml:space="preserve"> ADDIN ZOTERO_ITEM CSL_CITATION {"citationID":"VC90SWNH","properties":{"formattedCitation":"(Herrada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Pr="003F623C">
        <w:rPr>
          <w:rFonts w:ascii="Arial" w:hAnsi="Arial" w:cs="Arial"/>
          <w:i w:val="0"/>
          <w:iCs w:val="0"/>
          <w:color w:val="auto"/>
          <w:sz w:val="22"/>
          <w:szCs w:val="22"/>
        </w:rPr>
        <w:fldChar w:fldCharType="separate"/>
      </w:r>
      <w:r w:rsidR="004A7E69" w:rsidRPr="004A7E69">
        <w:rPr>
          <w:rFonts w:ascii="Arial" w:hAnsi="Arial" w:cs="Arial"/>
          <w:sz w:val="22"/>
          <w:szCs w:val="24"/>
        </w:rPr>
        <w:t>(Herrada y Baños, 2018)</w:t>
      </w:r>
      <w:r w:rsidRPr="003F623C">
        <w:rPr>
          <w:rFonts w:ascii="Arial" w:hAnsi="Arial" w:cs="Arial"/>
          <w:i w:val="0"/>
          <w:iCs w:val="0"/>
          <w:color w:val="auto"/>
          <w:sz w:val="22"/>
          <w:szCs w:val="22"/>
        </w:rPr>
        <w:fldChar w:fldCharType="end"/>
      </w:r>
      <w:commentRangeEnd w:id="568"/>
      <w:r w:rsidR="003F623C">
        <w:rPr>
          <w:rStyle w:val="CommentReference"/>
          <w:i w:val="0"/>
          <w:iCs w:val="0"/>
          <w:color w:val="auto"/>
        </w:rPr>
        <w:commentReference w:id="568"/>
      </w:r>
    </w:p>
    <w:p w14:paraId="1662CB5C" w14:textId="77777777" w:rsidR="00E27964" w:rsidRPr="00EE580E" w:rsidRDefault="00E27964" w:rsidP="00A2001B">
      <w:pPr>
        <w:spacing w:afterLines="120" w:after="288" w:line="360" w:lineRule="auto"/>
        <w:ind w:firstLine="709"/>
        <w:jc w:val="both"/>
        <w:rPr>
          <w:rFonts w:ascii="Arial" w:hAnsi="Arial" w:cs="Arial"/>
        </w:rPr>
      </w:pPr>
    </w:p>
    <w:p w14:paraId="2F7FC3DB" w14:textId="072A5EDC" w:rsidR="00A14201" w:rsidRPr="00EE580E" w:rsidRDefault="00A14201" w:rsidP="00A2001B">
      <w:pPr>
        <w:spacing w:afterLines="120" w:after="288" w:line="360" w:lineRule="auto"/>
        <w:ind w:firstLine="709"/>
        <w:jc w:val="both"/>
        <w:rPr>
          <w:rFonts w:ascii="Arial" w:hAnsi="Arial" w:cs="Arial"/>
        </w:rPr>
      </w:pPr>
      <w:r w:rsidRPr="00EE580E">
        <w:rPr>
          <w:rFonts w:ascii="Arial" w:hAnsi="Arial" w:cs="Arial"/>
        </w:rPr>
        <w:t xml:space="preserve">De la tabla anterior, </w:t>
      </w:r>
      <w:r w:rsidR="00E33790" w:rsidRPr="00EE580E">
        <w:rPr>
          <w:rFonts w:ascii="Arial" w:hAnsi="Arial" w:cs="Arial"/>
        </w:rPr>
        <w:t>hay que destacar</w:t>
      </w:r>
      <w:r w:rsidRPr="00EE580E">
        <w:rPr>
          <w:rFonts w:ascii="Arial" w:hAnsi="Arial" w:cs="Arial"/>
        </w:rPr>
        <w:t xml:space="preserve"> las herramientas del primer bloque, </w:t>
      </w:r>
      <w:proofErr w:type="spellStart"/>
      <w:r w:rsidR="00E33790" w:rsidRPr="00EE580E">
        <w:rPr>
          <w:rFonts w:ascii="Arial" w:hAnsi="Arial" w:cs="Arial"/>
        </w:rPr>
        <w:t>M</w:t>
      </w:r>
      <w:r w:rsidRPr="00EE580E">
        <w:rPr>
          <w:rFonts w:ascii="Arial" w:hAnsi="Arial" w:cs="Arial"/>
        </w:rPr>
        <w:t>oddle</w:t>
      </w:r>
      <w:proofErr w:type="spellEnd"/>
      <w:r w:rsidRPr="00EE580E">
        <w:rPr>
          <w:rFonts w:ascii="Arial" w:hAnsi="Arial" w:cs="Arial"/>
        </w:rPr>
        <w:t xml:space="preserve">, </w:t>
      </w:r>
      <w:r w:rsidR="00E33790" w:rsidRPr="00EE580E">
        <w:rPr>
          <w:rFonts w:ascii="Arial" w:hAnsi="Arial" w:cs="Arial"/>
        </w:rPr>
        <w:t>B</w:t>
      </w:r>
      <w:r w:rsidRPr="00EE580E">
        <w:rPr>
          <w:rFonts w:ascii="Arial" w:hAnsi="Arial" w:cs="Arial"/>
        </w:rPr>
        <w:t xml:space="preserve">lackboard, </w:t>
      </w:r>
      <w:proofErr w:type="spellStart"/>
      <w:r w:rsidR="00E33790" w:rsidRPr="00EE580E">
        <w:rPr>
          <w:rFonts w:ascii="Arial" w:hAnsi="Arial" w:cs="Arial"/>
        </w:rPr>
        <w:t>W</w:t>
      </w:r>
      <w:r w:rsidRPr="00EE580E">
        <w:rPr>
          <w:rFonts w:ascii="Arial" w:hAnsi="Arial" w:cs="Arial"/>
        </w:rPr>
        <w:t>eb</w:t>
      </w:r>
      <w:r w:rsidR="00E33790" w:rsidRPr="00EE580E">
        <w:rPr>
          <w:rFonts w:ascii="Arial" w:hAnsi="Arial" w:cs="Arial"/>
        </w:rPr>
        <w:t>CT</w:t>
      </w:r>
      <w:proofErr w:type="spellEnd"/>
      <w:r w:rsidRPr="00EE580E">
        <w:rPr>
          <w:rFonts w:ascii="Arial" w:hAnsi="Arial" w:cs="Arial"/>
        </w:rPr>
        <w:t>.</w:t>
      </w:r>
    </w:p>
    <w:p w14:paraId="7875331E" w14:textId="180F6127" w:rsidR="00A14201" w:rsidRPr="00EE580E" w:rsidRDefault="00974656" w:rsidP="00A2001B">
      <w:pPr>
        <w:spacing w:afterLines="120" w:after="288" w:line="360" w:lineRule="auto"/>
        <w:ind w:firstLine="709"/>
        <w:jc w:val="both"/>
        <w:rPr>
          <w:rFonts w:ascii="Arial" w:hAnsi="Arial" w:cs="Arial"/>
        </w:rPr>
      </w:pPr>
      <w:r w:rsidRPr="00EE580E">
        <w:rPr>
          <w:rFonts w:ascii="Arial" w:hAnsi="Arial" w:cs="Arial"/>
        </w:rPr>
        <w:t>De cara al docente solo se proponen mejoras, propuestas de alfabetización.</w:t>
      </w:r>
      <w:del w:id="569" w:author="MIGUEL FUERTES FERNANDEZ" w:date="2022-08-30T21:21:00Z">
        <w:r w:rsidRPr="00EE580E" w:rsidDel="00304FB5">
          <w:rPr>
            <w:rFonts w:ascii="Arial" w:hAnsi="Arial" w:cs="Arial"/>
          </w:rPr>
          <w:delText xml:space="preserve"> Jimenez-Hernandez</w:delText>
        </w:r>
        <w:r w:rsidR="000E26C9" w:rsidRPr="00EE580E" w:rsidDel="00304FB5">
          <w:rPr>
            <w:rFonts w:ascii="Arial" w:hAnsi="Arial" w:cs="Arial"/>
          </w:rPr>
          <w:delText xml:space="preserve"> </w:delText>
        </w:r>
        <w:r w:rsidRPr="00EE580E" w:rsidDel="00304FB5">
          <w:rPr>
            <w:rFonts w:ascii="Arial" w:hAnsi="Arial" w:cs="Arial"/>
          </w:rPr>
          <w:delText>habla</w:delText>
        </w:r>
      </w:del>
      <w:ins w:id="570" w:author="MIGUEL FUERTES FERNANDEZ" w:date="2022-08-30T21:21:00Z">
        <w:r w:rsidR="00304FB5">
          <w:rPr>
            <w:rFonts w:ascii="Arial" w:hAnsi="Arial" w:cs="Arial"/>
          </w:rPr>
          <w:t xml:space="preserve"> Hay artículos que hablan</w:t>
        </w:r>
      </w:ins>
      <w:r w:rsidRPr="00EE580E">
        <w:rPr>
          <w:rFonts w:ascii="Arial" w:hAnsi="Arial" w:cs="Arial"/>
        </w:rPr>
        <w:t xml:space="preserve"> de una competencia digital del docente (CDD), recalcando el uso de aplicaciones para la resolución de problemas, así como las TIC como materias transversales. No proponen ninguna aplicación específica paras ser usada por los profesores</w:t>
      </w:r>
      <w:r w:rsidR="003A3B63" w:rsidRPr="00EE580E">
        <w:rPr>
          <w:rFonts w:ascii="Arial" w:hAnsi="Arial" w:cs="Arial"/>
        </w:rPr>
        <w:t xml:space="preserve"> </w:t>
      </w:r>
      <w:commentRangeStart w:id="571"/>
      <w:r w:rsidR="003A3B63" w:rsidRPr="00EE580E">
        <w:rPr>
          <w:rFonts w:ascii="Arial" w:hAnsi="Arial" w:cs="Arial"/>
        </w:rPr>
        <w:fldChar w:fldCharType="begin"/>
      </w:r>
      <w:r w:rsidR="004A7E69">
        <w:rPr>
          <w:rFonts w:ascii="Arial" w:hAnsi="Arial" w:cs="Arial"/>
        </w:rPr>
        <w:instrText xml:space="preserve"> ADDIN ZOTERO_ITEM CSL_CITATION {"citationID":"BgYb5poo","properties":{"formattedCitation":"(Jim\\uc0\\u233{}nez et\\uc0\\u160{}al., 2021)","plainCitation":"(Jiménez et al., 2021)","noteIndex":0},"citationItems":[{"id":2,"uris":["http://zotero.org/users/9702781/items/F337FCUN"],"itemData":{"id":2,"type":"article-journal","abstract":"Due to the current interest in the Teacher Digital Competence (TDC), both from the social and education fields, this article shows its state-of-art, in order to find out how the work on these skills is going both theoretically and empirically. Thus, we compile different models that stand out as training guides that facilitate TDC's development. We analyze different countries and institutions for this study, as well as their characteristics and purposes. For each model, we highlight research results that the models are based on to facilitate gaining TDC skills. We analyze how the educational community evaluates them and their results after their implementation in educational policy. We reveal that each TDC model implies a great burden of responsibility for institutions and educators. In order to be able to respond to the social and educational requirements raised at all levels of training, all models strongly rely on the educational community to gain digital competence.","container-title":"Revista Interuniversitaria de Investigación en Tecnología Educativa","DOI":"10.6018/riite.472351","ISSN":"2529-9638","journalAbbreviation":"RIITE","language":"es","page":"105-120","source":"DOI.org (Crossref)","title":"La Competencia Digital Docente, una revisión sistemática de los modelos más utilizados","author":[{"family":"Jiménez","given":"David"},{"family":"Muñoz","given":"Práxedes"},{"family":"Sánchez","given":"Fulgencio S."}],"issued":{"date-parts":[["2021",6,1]]}}}],"schema":"https://github.com/citation-style-language/schema/raw/master/csl-citation.json"} </w:instrText>
      </w:r>
      <w:r w:rsidR="003A3B63" w:rsidRPr="00EE580E">
        <w:rPr>
          <w:rFonts w:ascii="Arial" w:hAnsi="Arial" w:cs="Arial"/>
        </w:rPr>
        <w:fldChar w:fldCharType="separate"/>
      </w:r>
      <w:r w:rsidR="004A7E69" w:rsidRPr="004A7E69">
        <w:rPr>
          <w:rFonts w:ascii="Arial" w:hAnsi="Arial" w:cs="Arial"/>
          <w:szCs w:val="24"/>
        </w:rPr>
        <w:t>(Jiménez et al., 2021)</w:t>
      </w:r>
      <w:r w:rsidR="003A3B63" w:rsidRPr="00EE580E">
        <w:rPr>
          <w:rFonts w:ascii="Arial" w:hAnsi="Arial" w:cs="Arial"/>
        </w:rPr>
        <w:fldChar w:fldCharType="end"/>
      </w:r>
      <w:commentRangeEnd w:id="571"/>
      <w:r w:rsidR="003F623C">
        <w:rPr>
          <w:rStyle w:val="CommentReference"/>
        </w:rPr>
        <w:commentReference w:id="571"/>
      </w:r>
      <w:r w:rsidRPr="00EE580E">
        <w:rPr>
          <w:rFonts w:ascii="Arial" w:hAnsi="Arial" w:cs="Arial"/>
        </w:rPr>
        <w:t>.</w:t>
      </w:r>
    </w:p>
    <w:p w14:paraId="54FA80D9" w14:textId="53897582" w:rsidR="00AF6BF6" w:rsidRPr="00EE580E" w:rsidRDefault="00AF6BF6" w:rsidP="00A2001B">
      <w:pPr>
        <w:spacing w:afterLines="120" w:after="288" w:line="360" w:lineRule="auto"/>
        <w:ind w:firstLine="709"/>
        <w:jc w:val="both"/>
        <w:rPr>
          <w:rFonts w:ascii="Arial" w:hAnsi="Arial" w:cs="Arial"/>
        </w:rPr>
      </w:pPr>
      <w:r w:rsidRPr="00EE580E">
        <w:rPr>
          <w:rFonts w:ascii="Arial" w:hAnsi="Arial" w:cs="Arial"/>
        </w:rPr>
        <w:lastRenderedPageBreak/>
        <w:t xml:space="preserve">Tras haber analizado el panorama educativo, </w:t>
      </w:r>
      <w:r w:rsidR="00253811" w:rsidRPr="00EE580E">
        <w:rPr>
          <w:rFonts w:ascii="Arial" w:hAnsi="Arial" w:cs="Arial"/>
        </w:rPr>
        <w:t>se puede</w:t>
      </w:r>
      <w:r w:rsidRPr="00EE580E">
        <w:rPr>
          <w:rFonts w:ascii="Arial" w:hAnsi="Arial" w:cs="Arial"/>
        </w:rPr>
        <w:t xml:space="preserve"> afirmar que hay muchos estudios relacionados con las TIC de cara a los alumnos, principalmente hacia la gamificación, pero que las TIC como medio de facilitar la vida al docente no están tan avanzadas. </w:t>
      </w:r>
    </w:p>
    <w:p w14:paraId="52E1B9FC" w14:textId="1E8E92C4" w:rsidR="006B0243" w:rsidRPr="00EE580E" w:rsidRDefault="006B0243" w:rsidP="00A2001B">
      <w:pPr>
        <w:spacing w:afterLines="120" w:after="288" w:line="360" w:lineRule="auto"/>
        <w:rPr>
          <w:rFonts w:cs="Arial"/>
        </w:rPr>
      </w:pPr>
      <w:r w:rsidRPr="00EE580E">
        <w:rPr>
          <w:rFonts w:cs="Arial"/>
        </w:rPr>
        <w:br w:type="page"/>
      </w:r>
    </w:p>
    <w:p w14:paraId="38A8E1F9" w14:textId="77632797" w:rsidR="006B0243" w:rsidRPr="00EE580E" w:rsidRDefault="00C44288" w:rsidP="009D3D7E">
      <w:pPr>
        <w:pStyle w:val="Ttulo1Plantilla"/>
      </w:pPr>
      <w:bookmarkStart w:id="572" w:name="_Toc112348047"/>
      <w:bookmarkStart w:id="573" w:name="_Toc112684102"/>
      <w:r>
        <w:lastRenderedPageBreak/>
        <w:t xml:space="preserve">3. </w:t>
      </w:r>
      <w:r w:rsidR="009C39FF" w:rsidRPr="00EE580E">
        <w:t>Marco teórico</w:t>
      </w:r>
      <w:bookmarkEnd w:id="572"/>
      <w:bookmarkEnd w:id="573"/>
    </w:p>
    <w:p w14:paraId="3E1478B9" w14:textId="06B3E0A7" w:rsidR="00D31ACE" w:rsidRPr="00EE580E" w:rsidRDefault="00D31ACE" w:rsidP="008A4AC6">
      <w:pPr>
        <w:spacing w:afterLines="120" w:after="288" w:line="360" w:lineRule="auto"/>
        <w:ind w:firstLine="709"/>
        <w:jc w:val="both"/>
        <w:rPr>
          <w:rFonts w:ascii="Arial" w:hAnsi="Arial" w:cs="Arial"/>
        </w:rPr>
      </w:pPr>
      <w:r w:rsidRPr="00EE580E">
        <w:rPr>
          <w:rFonts w:ascii="Arial" w:hAnsi="Arial" w:cs="Arial"/>
        </w:rPr>
        <w:t>El objetivo de este trabajo, como se ha expresado en todo momento, es la creación o diseño de una aplicación que facilite la vida al profesor a la hora de crear grupos para hacer actividades.</w:t>
      </w:r>
      <w:r w:rsidR="006F412D">
        <w:rPr>
          <w:rFonts w:ascii="Arial" w:hAnsi="Arial" w:cs="Arial"/>
        </w:rPr>
        <w:t xml:space="preserve"> </w:t>
      </w:r>
      <w:r w:rsidRPr="00EE580E">
        <w:rPr>
          <w:rFonts w:ascii="Arial" w:hAnsi="Arial" w:cs="Arial"/>
        </w:rPr>
        <w:t xml:space="preserve">Muchas veces se plantea el problema de ver que grupos hacer para una determinada actividad, o ver a que alumno puedo o no puedo emparejar con que otro alumno de manera que el grupo sea óptimo para el desempeño de la actividad. </w:t>
      </w:r>
    </w:p>
    <w:p w14:paraId="15365B13" w14:textId="3DBE1952" w:rsidR="00D31ACE" w:rsidRPr="00EE580E" w:rsidRDefault="00D31ACE" w:rsidP="00CA1B20">
      <w:pPr>
        <w:spacing w:afterLines="120" w:after="288" w:line="360" w:lineRule="auto"/>
        <w:ind w:firstLine="709"/>
        <w:jc w:val="both"/>
        <w:rPr>
          <w:rFonts w:ascii="Arial" w:hAnsi="Arial" w:cs="Arial"/>
        </w:rPr>
      </w:pPr>
      <w:r w:rsidRPr="00EE580E">
        <w:rPr>
          <w:rFonts w:ascii="Arial" w:hAnsi="Arial" w:cs="Arial"/>
        </w:rPr>
        <w:t>Como se verá en el desarrollo del trabajo, la herramienta facilita la organización, y es una herramienta que se añade a las pocas herramientas TIC creadas por y para los profesores, sin relación, aparentemente directa con el alumno.</w:t>
      </w:r>
      <w:r w:rsidR="006F412D">
        <w:rPr>
          <w:rFonts w:ascii="Arial" w:hAnsi="Arial" w:cs="Arial"/>
        </w:rPr>
        <w:t xml:space="preserve"> </w:t>
      </w:r>
      <w:r w:rsidRPr="00EE580E">
        <w:rPr>
          <w:rFonts w:ascii="Arial" w:hAnsi="Arial" w:cs="Arial"/>
        </w:rPr>
        <w:t>La pregunta entonces que surge, es ¿por qué es importante el trabajo en grupos o el trabajo colaborativo? ¿Qué beneficios tiene? ¿Qué aporta de diferente? ¿Qué desventajas tiene?</w:t>
      </w:r>
    </w:p>
    <w:p w14:paraId="56C6CDC6" w14:textId="3C60E3A7" w:rsidR="006E41FB" w:rsidRPr="00EE580E" w:rsidRDefault="00D31ACE" w:rsidP="00A2001B">
      <w:pPr>
        <w:spacing w:afterLines="120" w:after="288" w:line="360" w:lineRule="auto"/>
        <w:ind w:firstLine="709"/>
        <w:jc w:val="both"/>
        <w:rPr>
          <w:rFonts w:ascii="Arial" w:hAnsi="Arial" w:cs="Arial"/>
        </w:rPr>
      </w:pPr>
      <w:r w:rsidRPr="00EE580E">
        <w:rPr>
          <w:rFonts w:ascii="Arial" w:hAnsi="Arial" w:cs="Arial"/>
        </w:rPr>
        <w:t>En este apartado se intentará dar respuesta a estas preguntas en base varios autores recientes y a trabajos de revisión bibliográfica. A modo de resumen y más en los últimos años, es importante y relevante, veamos ahora el por qué.</w:t>
      </w:r>
    </w:p>
    <w:p w14:paraId="1D8A35D2" w14:textId="73B6344D" w:rsidR="006E41FB" w:rsidRPr="00EE580E" w:rsidRDefault="006F412D" w:rsidP="00CF4234">
      <w:pPr>
        <w:pStyle w:val="Ttulo2plantilla"/>
      </w:pPr>
      <w:bookmarkStart w:id="574" w:name="_Toc112348048"/>
      <w:bookmarkStart w:id="575" w:name="_Toc112684103"/>
      <w:r>
        <w:t xml:space="preserve">3.1. </w:t>
      </w:r>
      <w:commentRangeStart w:id="576"/>
      <w:commentRangeStart w:id="577"/>
      <w:r w:rsidR="006E41FB" w:rsidRPr="00EE580E">
        <w:t>¿Qué es el aprendizaje colaborativo?</w:t>
      </w:r>
      <w:commentRangeEnd w:id="576"/>
      <w:r w:rsidR="00C878E2" w:rsidRPr="00EE580E">
        <w:rPr>
          <w:rStyle w:val="CommentReference"/>
        </w:rPr>
        <w:commentReference w:id="576"/>
      </w:r>
      <w:commentRangeEnd w:id="577"/>
      <w:r w:rsidR="00721EC5" w:rsidRPr="00EE580E">
        <w:rPr>
          <w:rStyle w:val="CommentReference"/>
          <w:rFonts w:asciiTheme="minorHAnsi" w:hAnsiTheme="minorHAnsi"/>
          <w:lang w:eastAsia="en-US"/>
        </w:rPr>
        <w:commentReference w:id="577"/>
      </w:r>
      <w:bookmarkEnd w:id="574"/>
      <w:bookmarkEnd w:id="575"/>
    </w:p>
    <w:p w14:paraId="61D40FBF" w14:textId="215F2763" w:rsidR="006E41FB" w:rsidRPr="00EE580E" w:rsidRDefault="006E41FB" w:rsidP="008A4AC6">
      <w:pPr>
        <w:spacing w:afterLines="120" w:after="288" w:line="360" w:lineRule="auto"/>
        <w:ind w:firstLine="709"/>
        <w:jc w:val="both"/>
        <w:rPr>
          <w:rFonts w:ascii="Arial" w:hAnsi="Arial" w:cs="Arial"/>
        </w:rPr>
      </w:pPr>
      <w:r w:rsidRPr="00EE580E">
        <w:rPr>
          <w:rFonts w:ascii="Arial" w:hAnsi="Arial" w:cs="Arial"/>
        </w:rPr>
        <w:t xml:space="preserve">Johnson </w:t>
      </w:r>
      <w:r w:rsidR="00C878E2" w:rsidRPr="00EE580E">
        <w:rPr>
          <w:rFonts w:ascii="Arial" w:hAnsi="Arial" w:cs="Arial"/>
        </w:rPr>
        <w:t xml:space="preserve">y </w:t>
      </w:r>
      <w:r w:rsidRPr="00EE580E">
        <w:rPr>
          <w:rFonts w:ascii="Arial" w:hAnsi="Arial" w:cs="Arial"/>
        </w:rPr>
        <w:t>Johnson</w:t>
      </w:r>
      <w:r w:rsidR="00C878E2" w:rsidRPr="00EE580E">
        <w:rPr>
          <w:rFonts w:ascii="Arial" w:hAnsi="Arial" w:cs="Arial"/>
        </w:rPr>
        <w:t xml:space="preserve"> </w:t>
      </w:r>
      <w:r w:rsidR="006F412D">
        <w:rPr>
          <w:rFonts w:ascii="Arial" w:hAnsi="Arial" w:cs="Arial"/>
        </w:rPr>
        <w:t xml:space="preserve">(1989) </w:t>
      </w:r>
      <w:r w:rsidRPr="00EE580E">
        <w:rPr>
          <w:rFonts w:ascii="Arial" w:hAnsi="Arial" w:cs="Arial"/>
        </w:rPr>
        <w:t>definen el trabajo colaborativo como el trabajo realizado en grupos o equipos donde cada alumno tiene una misión u objetivo, y una vez completado su objetivo se convierte en un experto y como experto tiene que explicar lo aprendido a sus compañeros.</w:t>
      </w:r>
      <w:r w:rsidR="006F412D">
        <w:rPr>
          <w:rFonts w:ascii="Arial" w:hAnsi="Arial" w:cs="Arial"/>
        </w:rPr>
        <w:t xml:space="preserve"> </w:t>
      </w:r>
      <w:r w:rsidRPr="00EE580E">
        <w:rPr>
          <w:rFonts w:ascii="Arial" w:hAnsi="Arial" w:cs="Arial"/>
        </w:rPr>
        <w:t>Si alguien no hace su trabajo, el conocimiento queda sin compartirse y el objetivo común fracasa.</w:t>
      </w:r>
    </w:p>
    <w:p w14:paraId="3E2A3757" w14:textId="2680F519" w:rsidR="00C215FF" w:rsidRPr="00EE580E" w:rsidRDefault="00C215FF" w:rsidP="00A2001B">
      <w:pPr>
        <w:spacing w:afterLines="120" w:after="288" w:line="360" w:lineRule="auto"/>
        <w:ind w:firstLine="709"/>
        <w:jc w:val="both"/>
        <w:rPr>
          <w:rFonts w:ascii="Arial" w:hAnsi="Arial" w:cs="Arial"/>
        </w:rPr>
      </w:pPr>
      <w:r w:rsidRPr="00EE580E">
        <w:rPr>
          <w:rFonts w:ascii="Arial" w:hAnsi="Arial" w:cs="Arial"/>
        </w:rPr>
        <w:t>Herrada lo describe</w:t>
      </w:r>
      <w:r w:rsidR="006F412D">
        <w:rPr>
          <w:rFonts w:ascii="Arial" w:hAnsi="Arial" w:cs="Arial"/>
        </w:rPr>
        <w:t>n</w:t>
      </w:r>
      <w:r w:rsidRPr="00EE580E">
        <w:rPr>
          <w:rFonts w:ascii="Arial" w:hAnsi="Arial" w:cs="Arial"/>
        </w:rPr>
        <w:t xml:space="preserve"> como uno de los nuevos modos de aprendizaje, donde el foco está en el alumno y no tanto en el profesor. </w:t>
      </w:r>
      <w:r w:rsidR="006F412D" w:rsidRPr="00EE580E">
        <w:rPr>
          <w:rFonts w:ascii="Arial" w:hAnsi="Arial" w:cs="Arial"/>
        </w:rPr>
        <w:t>Está</w:t>
      </w:r>
      <w:r w:rsidRPr="00EE580E">
        <w:rPr>
          <w:rFonts w:ascii="Arial" w:hAnsi="Arial" w:cs="Arial"/>
        </w:rPr>
        <w:t xml:space="preserve"> muy ligado al aprendizaje basado en proyectos ya que para tener éxito en un proyecto hay que tener expertos en varios frentes</w:t>
      </w:r>
      <w:r w:rsidR="00F93A90">
        <w:rPr>
          <w:rFonts w:ascii="Arial" w:hAnsi="Arial" w:cs="Arial"/>
        </w:rPr>
        <w:t xml:space="preserve"> </w:t>
      </w:r>
      <w:r w:rsidR="00F93A90">
        <w:rPr>
          <w:rFonts w:ascii="Arial" w:hAnsi="Arial" w:cs="Arial"/>
        </w:rPr>
        <w:fldChar w:fldCharType="begin"/>
      </w:r>
      <w:r w:rsidR="004A7E69">
        <w:rPr>
          <w:rFonts w:ascii="Arial" w:hAnsi="Arial" w:cs="Arial"/>
        </w:rPr>
        <w:instrText xml:space="preserve"> ADDIN ZOTERO_ITEM CSL_CITATION {"citationID":"oIxQIpKa","properties":{"formattedCitation":"(Herrada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F93A90">
        <w:rPr>
          <w:rFonts w:ascii="Arial" w:hAnsi="Arial" w:cs="Arial"/>
        </w:rPr>
        <w:fldChar w:fldCharType="separate"/>
      </w:r>
      <w:r w:rsidR="004A7E69" w:rsidRPr="004A7E69">
        <w:rPr>
          <w:rFonts w:ascii="Arial" w:hAnsi="Arial" w:cs="Arial"/>
          <w:szCs w:val="24"/>
        </w:rPr>
        <w:t>(Herrada y Baños, 2018)</w:t>
      </w:r>
      <w:r w:rsidR="00F93A90">
        <w:rPr>
          <w:rFonts w:ascii="Arial" w:hAnsi="Arial" w:cs="Arial"/>
        </w:rPr>
        <w:fldChar w:fldCharType="end"/>
      </w:r>
      <w:r w:rsidRPr="00EE580E">
        <w:rPr>
          <w:rFonts w:ascii="Arial" w:hAnsi="Arial" w:cs="Arial"/>
        </w:rPr>
        <w:t>.</w:t>
      </w:r>
    </w:p>
    <w:p w14:paraId="763E9234" w14:textId="757B98BF" w:rsidR="00E43065" w:rsidRPr="00EE580E" w:rsidRDefault="00C215FF" w:rsidP="00A2001B">
      <w:pPr>
        <w:spacing w:afterLines="120" w:after="288" w:line="360" w:lineRule="auto"/>
        <w:ind w:firstLine="709"/>
        <w:jc w:val="both"/>
        <w:rPr>
          <w:rFonts w:ascii="Arial" w:hAnsi="Arial" w:cs="Arial"/>
        </w:rPr>
      </w:pPr>
      <w:r w:rsidRPr="00EE580E">
        <w:rPr>
          <w:rFonts w:ascii="Arial" w:hAnsi="Arial" w:cs="Arial"/>
        </w:rPr>
        <w:t xml:space="preserve">Si bien cada alumno adquiere competencias o experiencia en temas distintos se trabaja por el bien común del grupo, y aporta muchos beneficios, como se describen a continuación </w:t>
      </w:r>
      <w:r w:rsidR="005652D6" w:rsidRPr="00EE580E">
        <w:rPr>
          <w:rFonts w:ascii="Arial" w:hAnsi="Arial" w:cs="Arial"/>
        </w:rPr>
        <w:fldChar w:fldCharType="begin"/>
      </w:r>
      <w:r w:rsidR="004A7E69">
        <w:rPr>
          <w:rFonts w:ascii="Arial" w:hAnsi="Arial" w:cs="Arial"/>
        </w:rPr>
        <w:instrText xml:space="preserve"> ADDIN ZOTERO_ITEM CSL_CITATION {"citationID":"aMA6eaUX","properties":{"formattedCitation":"(Herrada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5652D6" w:rsidRPr="00EE580E">
        <w:rPr>
          <w:rFonts w:ascii="Arial" w:hAnsi="Arial" w:cs="Arial"/>
        </w:rPr>
        <w:fldChar w:fldCharType="separate"/>
      </w:r>
      <w:r w:rsidR="004A7E69" w:rsidRPr="004A7E69">
        <w:rPr>
          <w:rFonts w:ascii="Arial" w:hAnsi="Arial" w:cs="Arial"/>
          <w:szCs w:val="24"/>
        </w:rPr>
        <w:t>(Herrada y Baños, 2018)</w:t>
      </w:r>
      <w:r w:rsidR="005652D6" w:rsidRPr="00EE580E">
        <w:rPr>
          <w:rFonts w:ascii="Arial" w:hAnsi="Arial" w:cs="Arial"/>
        </w:rPr>
        <w:fldChar w:fldCharType="end"/>
      </w:r>
      <w:r w:rsidR="005652D6" w:rsidRPr="00EE580E">
        <w:rPr>
          <w:rFonts w:ascii="Arial" w:hAnsi="Arial" w:cs="Arial"/>
        </w:rPr>
        <w:t>.</w:t>
      </w:r>
    </w:p>
    <w:p w14:paraId="36F23F24" w14:textId="77777777" w:rsidR="006F412D" w:rsidRDefault="006F412D" w:rsidP="00CF4234">
      <w:pPr>
        <w:pStyle w:val="Ttulo2plantilla"/>
      </w:pPr>
      <w:bookmarkStart w:id="578" w:name="_Toc112348049"/>
    </w:p>
    <w:p w14:paraId="066D0DB1" w14:textId="77777777" w:rsidR="006F412D" w:rsidRDefault="006F412D" w:rsidP="00CF4234">
      <w:pPr>
        <w:pStyle w:val="Ttulo2plantilla"/>
      </w:pPr>
    </w:p>
    <w:p w14:paraId="74C08AA3" w14:textId="20B2E8F7" w:rsidR="00C25046" w:rsidRPr="00EE580E" w:rsidRDefault="006F412D" w:rsidP="00CF4234">
      <w:pPr>
        <w:pStyle w:val="Ttulo2plantilla"/>
      </w:pPr>
      <w:bookmarkStart w:id="579" w:name="_Toc112684104"/>
      <w:r>
        <w:lastRenderedPageBreak/>
        <w:t xml:space="preserve">3.2. </w:t>
      </w:r>
      <w:r w:rsidR="00C25046" w:rsidRPr="00EE580E">
        <w:t>Motivación</w:t>
      </w:r>
      <w:bookmarkEnd w:id="578"/>
      <w:bookmarkEnd w:id="579"/>
    </w:p>
    <w:p w14:paraId="381D6102" w14:textId="03E150B5" w:rsidR="00C25046" w:rsidRPr="00EE580E" w:rsidRDefault="00C25046" w:rsidP="00A2001B">
      <w:pPr>
        <w:spacing w:afterLines="120" w:after="288" w:line="360" w:lineRule="auto"/>
        <w:ind w:firstLine="709"/>
        <w:jc w:val="both"/>
        <w:rPr>
          <w:rFonts w:ascii="Arial" w:hAnsi="Arial" w:cs="Arial"/>
        </w:rPr>
      </w:pPr>
      <w:r w:rsidRPr="00EE580E">
        <w:rPr>
          <w:rFonts w:ascii="Arial" w:hAnsi="Arial" w:cs="Arial"/>
        </w:rPr>
        <w:t>La primera idea que varios autores remarcan es el concepto de motivación</w:t>
      </w:r>
      <w:r w:rsidR="00BA3CC8" w:rsidRPr="00EE580E">
        <w:rPr>
          <w:rFonts w:ascii="Arial" w:hAnsi="Arial" w:cs="Arial"/>
        </w:rPr>
        <w:t xml:space="preserve"> </w:t>
      </w:r>
      <w:r w:rsidR="00BA3CC8" w:rsidRPr="00EE580E">
        <w:rPr>
          <w:rFonts w:ascii="Arial" w:hAnsi="Arial" w:cs="Arial"/>
        </w:rPr>
        <w:fldChar w:fldCharType="begin"/>
      </w:r>
      <w:r w:rsidR="004A7E69">
        <w:rPr>
          <w:rFonts w:ascii="Arial" w:hAnsi="Arial" w:cs="Arial"/>
        </w:rPr>
        <w:instrText xml:space="preserve"> ADDIN ZOTERO_ITEM CSL_CITATION {"citationID":"Fz00M5iR","properties":{"formattedCitation":"(Harianingsih y Jusoh, 2022; Herrada y Ba\\uc0\\u241{}os, 2018; Lynn, 2021)","plainCitation":"(Harianingsih y Jusoh, 2022; Herrada y Baños, 2018; Lynn,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BA3CC8" w:rsidRPr="00EE580E">
        <w:rPr>
          <w:rFonts w:ascii="Arial" w:hAnsi="Arial" w:cs="Arial"/>
        </w:rPr>
        <w:fldChar w:fldCharType="separate"/>
      </w:r>
      <w:r w:rsidR="004A7E69" w:rsidRPr="004A7E69">
        <w:rPr>
          <w:rFonts w:ascii="Arial" w:hAnsi="Arial" w:cs="Arial"/>
          <w:szCs w:val="24"/>
        </w:rPr>
        <w:t>(Harianingsih y Jusoh, 2022; Herrada y Baños, 2018; Lynn, 2021)</w:t>
      </w:r>
      <w:r w:rsidR="00BA3CC8" w:rsidRPr="00EE580E">
        <w:rPr>
          <w:rFonts w:ascii="Arial" w:hAnsi="Arial" w:cs="Arial"/>
        </w:rPr>
        <w:fldChar w:fldCharType="end"/>
      </w:r>
      <w:r w:rsidRPr="00EE580E">
        <w:rPr>
          <w:rFonts w:ascii="Arial" w:hAnsi="Arial" w:cs="Arial"/>
        </w:rPr>
        <w:t xml:space="preserve">. </w:t>
      </w:r>
      <w:del w:id="580" w:author="MIGUEL FUERTES FERNANDEZ" w:date="2022-08-30T21:22:00Z">
        <w:r w:rsidRPr="00EE580E" w:rsidDel="00626080">
          <w:rPr>
            <w:rFonts w:ascii="Arial" w:hAnsi="Arial" w:cs="Arial"/>
          </w:rPr>
          <w:delText>Victoria</w:delText>
        </w:r>
        <w:r w:rsidR="0048178B" w:rsidRPr="00EE580E" w:rsidDel="00626080">
          <w:rPr>
            <w:rFonts w:ascii="Arial" w:hAnsi="Arial" w:cs="Arial"/>
          </w:rPr>
          <w:delText xml:space="preserve"> </w:delText>
        </w:r>
        <w:r w:rsidR="006F412D" w:rsidDel="00626080">
          <w:rPr>
            <w:rFonts w:ascii="Arial" w:hAnsi="Arial" w:cs="Arial"/>
          </w:rPr>
          <w:delText xml:space="preserve">(2020) </w:delText>
        </w:r>
        <w:r w:rsidRPr="00EE580E" w:rsidDel="00626080">
          <w:rPr>
            <w:rFonts w:ascii="Arial" w:hAnsi="Arial" w:cs="Arial"/>
          </w:rPr>
          <w:delText>decía que es</w:delText>
        </w:r>
      </w:del>
      <w:ins w:id="581" w:author="MIGUEL FUERTES FERNANDEZ" w:date="2022-08-30T21:22:00Z">
        <w:r w:rsidR="00626080">
          <w:rPr>
            <w:rFonts w:ascii="Arial" w:hAnsi="Arial" w:cs="Arial"/>
          </w:rPr>
          <w:t xml:space="preserve">Es </w:t>
        </w:r>
      </w:ins>
      <w:r w:rsidRPr="00EE580E">
        <w:rPr>
          <w:rFonts w:ascii="Arial" w:hAnsi="Arial" w:cs="Arial"/>
        </w:rPr>
        <w:t xml:space="preserve"> importante y necesario reiniciar el reloj de la atención que está estimado en unos 20 minutos de atención constante. Mediante el aprendizaje colaborativo o el trabajo en grupos, se le da una nueva dimensión al trabajo, consiguiendo que el alumno sea participe del aprendizaje</w:t>
      </w:r>
      <w:r w:rsidR="0048178B" w:rsidRPr="00EE580E">
        <w:rPr>
          <w:rFonts w:ascii="Arial" w:hAnsi="Arial" w:cs="Arial"/>
        </w:rPr>
        <w:t xml:space="preserve"> </w:t>
      </w:r>
      <w:r w:rsidR="0048178B" w:rsidRPr="00EE580E">
        <w:rPr>
          <w:rFonts w:ascii="Arial" w:hAnsi="Arial" w:cs="Arial"/>
        </w:rPr>
        <w:fldChar w:fldCharType="begin"/>
      </w:r>
      <w:r w:rsidR="004A7E69">
        <w:rPr>
          <w:rFonts w:ascii="Arial" w:hAnsi="Arial" w:cs="Arial"/>
        </w:rPr>
        <w:instrText xml:space="preserve"> ADDIN ZOTERO_ITEM CSL_CITATION {"citationID":"3L3JgR1A","properties":{"formattedCitation":"(Victoria, 2020)","plainCitation":"(Victoria,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Física","author":[{"family":"Victoria","given":"Carlos"}],"issued":{"date-parts":[["2020",3,26]]}}}],"schema":"https://github.com/citation-style-language/schema/raw/master/csl-citation.json"} </w:instrText>
      </w:r>
      <w:r w:rsidR="0048178B" w:rsidRPr="00EE580E">
        <w:rPr>
          <w:rFonts w:ascii="Arial" w:hAnsi="Arial" w:cs="Arial"/>
        </w:rPr>
        <w:fldChar w:fldCharType="separate"/>
      </w:r>
      <w:r w:rsidR="004A7E69" w:rsidRPr="004A7E69">
        <w:rPr>
          <w:rFonts w:ascii="Arial" w:hAnsi="Arial" w:cs="Arial"/>
        </w:rPr>
        <w:t>(Victoria, 2020)</w:t>
      </w:r>
      <w:r w:rsidR="0048178B" w:rsidRPr="00EE580E">
        <w:rPr>
          <w:rFonts w:ascii="Arial" w:hAnsi="Arial" w:cs="Arial"/>
        </w:rPr>
        <w:fldChar w:fldCharType="end"/>
      </w:r>
      <w:r w:rsidRPr="00EE580E">
        <w:rPr>
          <w:rFonts w:ascii="Arial" w:hAnsi="Arial" w:cs="Arial"/>
        </w:rPr>
        <w:t>.</w:t>
      </w:r>
    </w:p>
    <w:p w14:paraId="5978F4C9" w14:textId="56E835BF" w:rsidR="00CB118B" w:rsidRPr="00EE580E" w:rsidRDefault="00060CE8" w:rsidP="00A2001B">
      <w:pPr>
        <w:spacing w:afterLines="120" w:after="288" w:line="360" w:lineRule="auto"/>
        <w:ind w:firstLine="709"/>
        <w:jc w:val="both"/>
        <w:rPr>
          <w:rFonts w:ascii="Arial" w:hAnsi="Arial" w:cs="Arial"/>
          <w:lang w:val="es-ES"/>
        </w:rPr>
      </w:pPr>
      <w:del w:id="582" w:author="MIGUEL FUERTES FERNANDEZ" w:date="2022-08-30T21:22:00Z">
        <w:r w:rsidRPr="00EE580E" w:rsidDel="00AE4540">
          <w:rPr>
            <w:rFonts w:ascii="Arial" w:hAnsi="Arial" w:cs="Arial"/>
            <w:lang w:val="es-ES"/>
          </w:rPr>
          <w:delText>Harianingsih</w:delText>
        </w:r>
        <w:r w:rsidR="006F412D" w:rsidDel="00AE4540">
          <w:rPr>
            <w:rFonts w:ascii="Arial" w:hAnsi="Arial" w:cs="Arial"/>
            <w:lang w:val="es-ES"/>
          </w:rPr>
          <w:delText xml:space="preserve"> </w:delText>
        </w:r>
        <w:r w:rsidR="0048178B" w:rsidRPr="00EE580E" w:rsidDel="00AE4540">
          <w:rPr>
            <w:rFonts w:ascii="Arial" w:hAnsi="Arial" w:cs="Arial"/>
            <w:lang w:val="es-ES"/>
          </w:rPr>
          <w:delText>dice</w:delText>
        </w:r>
        <w:r w:rsidR="006F412D" w:rsidDel="00AE4540">
          <w:rPr>
            <w:rFonts w:ascii="Arial" w:hAnsi="Arial" w:cs="Arial"/>
            <w:lang w:val="es-ES"/>
          </w:rPr>
          <w:delText>n</w:delText>
        </w:r>
        <w:r w:rsidR="0048178B" w:rsidRPr="00EE580E" w:rsidDel="00AE4540">
          <w:rPr>
            <w:rFonts w:ascii="Arial" w:hAnsi="Arial" w:cs="Arial"/>
            <w:lang w:val="es-ES"/>
          </w:rPr>
          <w:delText xml:space="preserve"> </w:delText>
        </w:r>
      </w:del>
      <w:r w:rsidRPr="00EE580E">
        <w:rPr>
          <w:rFonts w:ascii="Arial" w:hAnsi="Arial" w:cs="Arial"/>
          <w:lang w:val="es-ES"/>
        </w:rPr>
        <w:t>“</w:t>
      </w:r>
      <w:proofErr w:type="spellStart"/>
      <w:r w:rsidRPr="00EE580E">
        <w:rPr>
          <w:rFonts w:ascii="Arial" w:hAnsi="Arial" w:cs="Arial"/>
          <w:lang w:val="es-ES"/>
        </w:rPr>
        <w:t>Swim</w:t>
      </w:r>
      <w:proofErr w:type="spellEnd"/>
      <w:r w:rsidRPr="00EE580E">
        <w:rPr>
          <w:rFonts w:ascii="Arial" w:hAnsi="Arial" w:cs="Arial"/>
          <w:lang w:val="es-ES"/>
        </w:rPr>
        <w:t xml:space="preserve"> </w:t>
      </w:r>
      <w:proofErr w:type="spellStart"/>
      <w:r w:rsidRPr="00EE580E">
        <w:rPr>
          <w:rFonts w:ascii="Arial" w:hAnsi="Arial" w:cs="Arial"/>
          <w:lang w:val="es-ES"/>
        </w:rPr>
        <w:t>together</w:t>
      </w:r>
      <w:proofErr w:type="spellEnd"/>
      <w:r w:rsidRPr="00EE580E">
        <w:rPr>
          <w:rFonts w:ascii="Arial" w:hAnsi="Arial" w:cs="Arial"/>
          <w:lang w:val="es-ES"/>
        </w:rPr>
        <w:t xml:space="preserve"> </w:t>
      </w:r>
      <w:proofErr w:type="spellStart"/>
      <w:r w:rsidRPr="00EE580E">
        <w:rPr>
          <w:rFonts w:ascii="Arial" w:hAnsi="Arial" w:cs="Arial"/>
          <w:lang w:val="es-ES"/>
        </w:rPr>
        <w:t>or</w:t>
      </w:r>
      <w:proofErr w:type="spellEnd"/>
      <w:r w:rsidRPr="00EE580E">
        <w:rPr>
          <w:rFonts w:ascii="Arial" w:hAnsi="Arial" w:cs="Arial"/>
          <w:lang w:val="es-ES"/>
        </w:rPr>
        <w:t xml:space="preserve"> </w:t>
      </w:r>
      <w:proofErr w:type="spellStart"/>
      <w:r w:rsidRPr="00EE580E">
        <w:rPr>
          <w:rFonts w:ascii="Arial" w:hAnsi="Arial" w:cs="Arial"/>
          <w:lang w:val="es-ES"/>
        </w:rPr>
        <w:t>sink</w:t>
      </w:r>
      <w:proofErr w:type="spellEnd"/>
      <w:r w:rsidRPr="00EE580E">
        <w:rPr>
          <w:rFonts w:ascii="Arial" w:hAnsi="Arial" w:cs="Arial"/>
          <w:lang w:val="es-ES"/>
        </w:rPr>
        <w:t xml:space="preserve"> </w:t>
      </w:r>
      <w:proofErr w:type="spellStart"/>
      <w:r w:rsidRPr="00EE580E">
        <w:rPr>
          <w:rFonts w:ascii="Arial" w:hAnsi="Arial" w:cs="Arial"/>
          <w:lang w:val="es-ES"/>
        </w:rPr>
        <w:t>together</w:t>
      </w:r>
      <w:proofErr w:type="spellEnd"/>
      <w:r w:rsidRPr="00EE580E">
        <w:rPr>
          <w:rFonts w:ascii="Arial" w:hAnsi="Arial" w:cs="Arial"/>
          <w:lang w:val="es-ES"/>
        </w:rPr>
        <w:t>”</w:t>
      </w:r>
      <w:ins w:id="583" w:author="MIGUEL FUERTES FERNANDEZ" w:date="2022-08-30T21:22:00Z">
        <w:r w:rsidR="00AE4540">
          <w:rPr>
            <w:rFonts w:ascii="Arial" w:hAnsi="Arial" w:cs="Arial"/>
            <w:lang w:val="es-ES"/>
          </w:rPr>
          <w:t>, esta frase es usada</w:t>
        </w:r>
      </w:ins>
      <w:r w:rsidRPr="00EE580E">
        <w:rPr>
          <w:rFonts w:ascii="Arial" w:hAnsi="Arial" w:cs="Arial"/>
          <w:lang w:val="es-ES"/>
        </w:rPr>
        <w:t xml:space="preserve"> para retratar esta idea de pertenencia a un grupo, de complicidad, de formar parte de la solución que resuelve el problema. Es por esto por lo que el trabajo se vuelve efectivo y constante, y en cierto modo un gusto. Así es como se consigue la motivación</w:t>
      </w:r>
      <w:r w:rsidR="00381349" w:rsidRPr="00EE580E">
        <w:rPr>
          <w:rFonts w:ascii="Arial" w:hAnsi="Arial" w:cs="Arial"/>
          <w:lang w:val="es-ES"/>
        </w:rPr>
        <w:t xml:space="preserve"> </w:t>
      </w:r>
      <w:r w:rsidR="00381349" w:rsidRPr="00EE580E">
        <w:rPr>
          <w:rFonts w:ascii="Arial" w:hAnsi="Arial" w:cs="Arial"/>
          <w:lang w:val="es-ES"/>
        </w:rPr>
        <w:fldChar w:fldCharType="begin"/>
      </w:r>
      <w:r w:rsidR="004A7E69">
        <w:rPr>
          <w:rFonts w:ascii="Arial" w:hAnsi="Arial" w:cs="Arial"/>
          <w:lang w:val="es-ES"/>
        </w:rPr>
        <w:instrText xml:space="preserve"> ADDIN ZOTERO_ITEM CSL_CITATION {"citationID":"9xDierkQ","properties":{"formattedCitation":"(Harianingsih y Jusoh, 2022; Lynn, 2021)","plainCitation":"(Harianingsih y Jusoh, 2022; Lynn,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381349" w:rsidRPr="00EE580E">
        <w:rPr>
          <w:rFonts w:ascii="Arial" w:hAnsi="Arial" w:cs="Arial"/>
          <w:lang w:val="es-ES"/>
        </w:rPr>
        <w:fldChar w:fldCharType="separate"/>
      </w:r>
      <w:r w:rsidR="004A7E69" w:rsidRPr="004A7E69">
        <w:rPr>
          <w:rFonts w:ascii="Arial" w:hAnsi="Arial" w:cs="Arial"/>
        </w:rPr>
        <w:t>(Harianingsih y Jusoh, 2022; Lynn, 2021)</w:t>
      </w:r>
      <w:r w:rsidR="00381349" w:rsidRPr="00EE580E">
        <w:rPr>
          <w:rFonts w:ascii="Arial" w:hAnsi="Arial" w:cs="Arial"/>
          <w:lang w:val="es-ES"/>
        </w:rPr>
        <w:fldChar w:fldCharType="end"/>
      </w:r>
      <w:r w:rsidRPr="00EE580E">
        <w:rPr>
          <w:rFonts w:ascii="Arial" w:hAnsi="Arial" w:cs="Arial"/>
          <w:lang w:val="es-ES"/>
        </w:rPr>
        <w:t>.</w:t>
      </w:r>
    </w:p>
    <w:p w14:paraId="25A6D4E1" w14:textId="1862984B" w:rsidR="00CB118B" w:rsidRPr="00EE580E" w:rsidRDefault="00B25DF0" w:rsidP="00CF4234">
      <w:pPr>
        <w:pStyle w:val="Ttulo2plantilla"/>
        <w:rPr>
          <w:lang w:val="es-ES"/>
        </w:rPr>
      </w:pPr>
      <w:bookmarkStart w:id="584" w:name="_Toc112348050"/>
      <w:bookmarkStart w:id="585" w:name="_Toc112684105"/>
      <w:r>
        <w:rPr>
          <w:lang w:val="es-ES"/>
        </w:rPr>
        <w:t xml:space="preserve">3.3. </w:t>
      </w:r>
      <w:r w:rsidR="00CB118B" w:rsidRPr="00EE580E">
        <w:rPr>
          <w:lang w:val="es-ES"/>
        </w:rPr>
        <w:t xml:space="preserve">Habilidades </w:t>
      </w:r>
      <w:r w:rsidR="00BE5C08" w:rsidRPr="00EE580E">
        <w:rPr>
          <w:lang w:val="es-ES"/>
        </w:rPr>
        <w:t>para</w:t>
      </w:r>
      <w:r w:rsidR="00CB118B" w:rsidRPr="00EE580E">
        <w:rPr>
          <w:lang w:val="es-ES"/>
        </w:rPr>
        <w:t xml:space="preserve"> sigo XXI</w:t>
      </w:r>
      <w:bookmarkEnd w:id="584"/>
      <w:bookmarkEnd w:id="585"/>
    </w:p>
    <w:p w14:paraId="11026C4D" w14:textId="52A03225" w:rsidR="00CB118B" w:rsidRPr="00EE580E" w:rsidRDefault="00CB118B"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Intrínsecamente ligada a la motivación, o precisamente como parte de ella, </w:t>
      </w:r>
      <w:proofErr w:type="spellStart"/>
      <w:r w:rsidRPr="00EE580E">
        <w:rPr>
          <w:rFonts w:ascii="Arial" w:hAnsi="Arial" w:cs="Arial"/>
          <w:lang w:val="es-ES"/>
        </w:rPr>
        <w:t>Harianingsih</w:t>
      </w:r>
      <w:proofErr w:type="spellEnd"/>
      <w:r w:rsidRPr="00EE580E">
        <w:rPr>
          <w:rFonts w:ascii="Arial" w:hAnsi="Arial" w:cs="Arial"/>
          <w:lang w:val="es-ES"/>
        </w:rPr>
        <w:t xml:space="preserve"> habla de la consecución de habilidades muy demandadas en este sigo XXI</w:t>
      </w:r>
      <w:r w:rsidR="00381349" w:rsidRPr="00EE580E">
        <w:rPr>
          <w:rFonts w:ascii="Arial" w:hAnsi="Arial" w:cs="Arial"/>
          <w:lang w:val="es-ES"/>
        </w:rPr>
        <w:t xml:space="preserve"> </w:t>
      </w:r>
      <w:r w:rsidR="00381349" w:rsidRPr="00EE580E">
        <w:rPr>
          <w:rFonts w:ascii="Arial" w:hAnsi="Arial" w:cs="Arial"/>
          <w:lang w:val="es-ES"/>
        </w:rPr>
        <w:fldChar w:fldCharType="begin"/>
      </w:r>
      <w:r w:rsidR="00151D3B">
        <w:rPr>
          <w:rFonts w:ascii="Arial" w:hAnsi="Arial" w:cs="Arial"/>
          <w:lang w:val="es-ES"/>
        </w:rPr>
        <w:instrText xml:space="preserve"> ADDIN ZOTERO_ITEM CSL_CITATION {"citationID":"sYi5xwxj","properties":{"formattedCitation":"(Harianingsih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381349" w:rsidRPr="00EE580E">
        <w:rPr>
          <w:rFonts w:ascii="Arial" w:hAnsi="Arial" w:cs="Arial"/>
          <w:lang w:val="es-ES"/>
        </w:rPr>
        <w:fldChar w:fldCharType="separate"/>
      </w:r>
      <w:r w:rsidR="00151D3B" w:rsidRPr="00151D3B">
        <w:rPr>
          <w:rFonts w:ascii="Arial" w:hAnsi="Arial" w:cs="Arial"/>
        </w:rPr>
        <w:t>(Harianingsih y Jusoh, 2022)</w:t>
      </w:r>
      <w:r w:rsidR="00381349" w:rsidRPr="00EE580E">
        <w:rPr>
          <w:rFonts w:ascii="Arial" w:hAnsi="Arial" w:cs="Arial"/>
          <w:lang w:val="es-ES"/>
        </w:rPr>
        <w:fldChar w:fldCharType="end"/>
      </w:r>
      <w:r w:rsidRPr="00EE580E">
        <w:rPr>
          <w:rFonts w:ascii="Arial" w:hAnsi="Arial" w:cs="Arial"/>
          <w:lang w:val="es-ES"/>
        </w:rPr>
        <w:t>.</w:t>
      </w:r>
    </w:p>
    <w:p w14:paraId="66399BF4" w14:textId="099E8982" w:rsidR="00BE5C08" w:rsidRPr="00EE580E" w:rsidRDefault="00CB118B"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Cuando se habla de aprendizaje colaborativo, a diferencia del trabajo en grupos o del trabajo individual, </w:t>
      </w:r>
      <w:r w:rsidR="00BE5C08" w:rsidRPr="00EE580E">
        <w:rPr>
          <w:rFonts w:ascii="Arial" w:hAnsi="Arial" w:cs="Arial"/>
          <w:lang w:val="es-ES"/>
        </w:rPr>
        <w:t>el conocimiento se construye o se descubre en tanto que cada uno hace su parte y colaboran o cooperan para llegar a la solución.</w:t>
      </w:r>
      <w:r w:rsidR="00C878E2" w:rsidRPr="00EE580E">
        <w:rPr>
          <w:rFonts w:ascii="Arial" w:hAnsi="Arial" w:cs="Arial"/>
          <w:lang w:val="es-ES"/>
        </w:rPr>
        <w:t xml:space="preserve"> </w:t>
      </w:r>
    </w:p>
    <w:p w14:paraId="6A62255B" w14:textId="77777777" w:rsidR="00BE5C08" w:rsidRPr="00EE580E" w:rsidRDefault="00BE5C08"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Es esta capacidad de construir conocimiento y colaborar, sumando tareas para llegar a la tarea que sería imposible de realizar para uno solo, cuando se adquieren estas habilidades o competencias. </w:t>
      </w:r>
    </w:p>
    <w:p w14:paraId="3D939543" w14:textId="2C0F12EB" w:rsidR="004A5D59" w:rsidRPr="00EE580E" w:rsidRDefault="00BE5C08" w:rsidP="00A2001B">
      <w:pPr>
        <w:spacing w:afterLines="120" w:after="288" w:line="360" w:lineRule="auto"/>
        <w:ind w:firstLine="709"/>
        <w:jc w:val="both"/>
        <w:rPr>
          <w:rFonts w:ascii="Arial" w:hAnsi="Arial" w:cs="Arial"/>
          <w:lang w:val="es-ES"/>
        </w:rPr>
      </w:pPr>
      <w:commentRangeStart w:id="586"/>
      <w:proofErr w:type="spellStart"/>
      <w:r w:rsidRPr="00EE580E">
        <w:rPr>
          <w:rFonts w:ascii="Arial" w:hAnsi="Arial" w:cs="Arial"/>
          <w:lang w:val="es-ES"/>
        </w:rPr>
        <w:t>Harianingsih</w:t>
      </w:r>
      <w:proofErr w:type="spellEnd"/>
      <w:r w:rsidRPr="00EE580E">
        <w:rPr>
          <w:rFonts w:ascii="Arial" w:hAnsi="Arial" w:cs="Arial"/>
          <w:lang w:val="es-ES"/>
        </w:rPr>
        <w:t xml:space="preserve"> </w:t>
      </w:r>
      <w:commentRangeEnd w:id="586"/>
      <w:r w:rsidR="00B25DF0">
        <w:rPr>
          <w:rStyle w:val="CommentReference"/>
        </w:rPr>
        <w:commentReference w:id="586"/>
      </w:r>
      <w:r w:rsidRPr="00EE580E">
        <w:rPr>
          <w:rFonts w:ascii="Arial" w:hAnsi="Arial" w:cs="Arial"/>
          <w:lang w:val="es-ES"/>
        </w:rPr>
        <w:t>habla de “</w:t>
      </w:r>
      <w:proofErr w:type="spellStart"/>
      <w:r w:rsidRPr="00EE580E">
        <w:rPr>
          <w:rFonts w:ascii="Arial" w:hAnsi="Arial" w:cs="Arial"/>
          <w:lang w:val="es-ES"/>
        </w:rPr>
        <w:t>engadgement</w:t>
      </w:r>
      <w:proofErr w:type="spellEnd"/>
      <w:r w:rsidRPr="00EE580E">
        <w:rPr>
          <w:rFonts w:ascii="Arial" w:hAnsi="Arial" w:cs="Arial"/>
          <w:lang w:val="es-ES"/>
        </w:rPr>
        <w:t>” como una forma de atrapar al alumno en su propia aventura de aprendizaje, explica la necesidad de un pensamiento crítico para la resolución de problemas</w:t>
      </w:r>
      <w:r w:rsidR="00A00716">
        <w:rPr>
          <w:rFonts w:ascii="Arial" w:hAnsi="Arial" w:cs="Arial"/>
          <w:lang w:val="es-ES"/>
        </w:rPr>
        <w:t xml:space="preserve"> </w:t>
      </w:r>
      <w:r w:rsidR="00A00716">
        <w:rPr>
          <w:rFonts w:ascii="Arial" w:hAnsi="Arial" w:cs="Arial"/>
          <w:lang w:val="es-ES"/>
        </w:rPr>
        <w:fldChar w:fldCharType="begin"/>
      </w:r>
      <w:r w:rsidR="00151D3B">
        <w:rPr>
          <w:rFonts w:ascii="Arial" w:hAnsi="Arial" w:cs="Arial"/>
          <w:lang w:val="es-ES"/>
        </w:rPr>
        <w:instrText xml:space="preserve"> ADDIN ZOTERO_ITEM CSL_CITATION {"citationID":"1wCcgwIO","properties":{"formattedCitation":"(Harianingsih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A00716">
        <w:rPr>
          <w:rFonts w:ascii="Arial" w:hAnsi="Arial" w:cs="Arial"/>
          <w:lang w:val="es-ES"/>
        </w:rPr>
        <w:fldChar w:fldCharType="separate"/>
      </w:r>
      <w:r w:rsidR="00151D3B" w:rsidRPr="00151D3B">
        <w:rPr>
          <w:rFonts w:ascii="Arial" w:hAnsi="Arial" w:cs="Arial"/>
        </w:rPr>
        <w:t>(Harianingsih y Jusoh, 2022)</w:t>
      </w:r>
      <w:r w:rsidR="00A00716">
        <w:rPr>
          <w:rFonts w:ascii="Arial" w:hAnsi="Arial" w:cs="Arial"/>
          <w:lang w:val="es-ES"/>
        </w:rPr>
        <w:fldChar w:fldCharType="end"/>
      </w:r>
      <w:r w:rsidRPr="00EE580E">
        <w:rPr>
          <w:rFonts w:ascii="Arial" w:hAnsi="Arial" w:cs="Arial"/>
          <w:lang w:val="es-ES"/>
        </w:rPr>
        <w:t>, Herrada habla de habilidades sociales, de la interacción cara a cara</w:t>
      </w:r>
      <w:r w:rsidR="002A386C" w:rsidRPr="00EE580E">
        <w:rPr>
          <w:rFonts w:ascii="Arial" w:hAnsi="Arial" w:cs="Arial"/>
          <w:lang w:val="es-ES"/>
        </w:rPr>
        <w:t xml:space="preserve"> entre ot</w:t>
      </w:r>
      <w:r w:rsidR="00381349" w:rsidRPr="00EE580E">
        <w:rPr>
          <w:rFonts w:ascii="Arial" w:hAnsi="Arial" w:cs="Arial"/>
          <w:lang w:val="es-ES"/>
        </w:rPr>
        <w:t xml:space="preserve">ras </w:t>
      </w:r>
      <w:commentRangeStart w:id="587"/>
      <w:commentRangeStart w:id="588"/>
      <w:commentRangeStart w:id="589"/>
      <w:r w:rsidR="00381349" w:rsidRPr="00EE580E">
        <w:rPr>
          <w:rFonts w:ascii="Arial" w:hAnsi="Arial" w:cs="Arial"/>
          <w:lang w:val="es-ES"/>
        </w:rPr>
        <w:fldChar w:fldCharType="begin"/>
      </w:r>
      <w:r w:rsidR="004A7E69">
        <w:rPr>
          <w:rFonts w:ascii="Arial" w:hAnsi="Arial" w:cs="Arial"/>
          <w:lang w:val="es-ES"/>
        </w:rPr>
        <w:instrText xml:space="preserve"> ADDIN ZOTERO_ITEM CSL_CITATION {"citationID":"CISTX9M2","properties":{"formattedCitation":"(Herrada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381349" w:rsidRPr="00EE580E">
        <w:rPr>
          <w:rFonts w:ascii="Arial" w:hAnsi="Arial" w:cs="Arial"/>
          <w:lang w:val="es-ES"/>
        </w:rPr>
        <w:fldChar w:fldCharType="separate"/>
      </w:r>
      <w:r w:rsidR="004A7E69" w:rsidRPr="004A7E69">
        <w:rPr>
          <w:rFonts w:ascii="Arial" w:hAnsi="Arial" w:cs="Arial"/>
          <w:szCs w:val="24"/>
        </w:rPr>
        <w:t>(Herrada y Baños, 2018)</w:t>
      </w:r>
      <w:r w:rsidR="00381349" w:rsidRPr="00EE580E">
        <w:rPr>
          <w:rFonts w:ascii="Arial" w:hAnsi="Arial" w:cs="Arial"/>
          <w:lang w:val="es-ES"/>
        </w:rPr>
        <w:fldChar w:fldCharType="end"/>
      </w:r>
      <w:commentRangeEnd w:id="587"/>
      <w:r w:rsidR="00B25DF0">
        <w:rPr>
          <w:rStyle w:val="CommentReference"/>
        </w:rPr>
        <w:commentReference w:id="587"/>
      </w:r>
      <w:commentRangeEnd w:id="588"/>
      <w:r w:rsidR="00A00716">
        <w:rPr>
          <w:rStyle w:val="CommentReference"/>
        </w:rPr>
        <w:commentReference w:id="588"/>
      </w:r>
      <w:commentRangeEnd w:id="589"/>
      <w:r w:rsidR="003F623C">
        <w:rPr>
          <w:rStyle w:val="CommentReference"/>
        </w:rPr>
        <w:commentReference w:id="589"/>
      </w:r>
      <w:r w:rsidR="00381349" w:rsidRPr="00EE580E">
        <w:rPr>
          <w:rFonts w:ascii="Arial" w:hAnsi="Arial" w:cs="Arial"/>
          <w:lang w:val="es-ES"/>
        </w:rPr>
        <w:t>.</w:t>
      </w:r>
    </w:p>
    <w:p w14:paraId="3A4D4B0B" w14:textId="77777777" w:rsidR="004A5D59" w:rsidRPr="00EE580E" w:rsidRDefault="004A5D59" w:rsidP="00A2001B">
      <w:pPr>
        <w:spacing w:afterLines="120" w:after="288" w:line="360" w:lineRule="auto"/>
        <w:ind w:firstLine="709"/>
        <w:jc w:val="both"/>
        <w:rPr>
          <w:rFonts w:ascii="Arial" w:hAnsi="Arial" w:cs="Arial"/>
          <w:lang w:val="es-ES"/>
        </w:rPr>
      </w:pPr>
      <w:r w:rsidRPr="00EE580E">
        <w:rPr>
          <w:rFonts w:ascii="Arial" w:hAnsi="Arial" w:cs="Arial"/>
          <w:lang w:val="es-ES"/>
        </w:rPr>
        <w:t>Se puede deducir, dada la importancia que se le da a cooperar y a resolver un conflicto, que no tendría sentido realizar una actividad de trabajo colaborativo si no es dirigida a la resolución de un problema.</w:t>
      </w:r>
    </w:p>
    <w:p w14:paraId="5CA7730E" w14:textId="5418D1BA" w:rsidR="004A5D59" w:rsidRPr="00EE580E" w:rsidRDefault="004A5D59" w:rsidP="00A2001B">
      <w:pPr>
        <w:spacing w:afterLines="120" w:after="288" w:line="360" w:lineRule="auto"/>
        <w:ind w:firstLine="709"/>
        <w:jc w:val="both"/>
        <w:rPr>
          <w:rFonts w:ascii="Arial" w:hAnsi="Arial" w:cs="Arial"/>
          <w:lang w:val="es-ES"/>
        </w:rPr>
      </w:pPr>
      <w:r w:rsidRPr="00EE580E">
        <w:rPr>
          <w:rFonts w:ascii="Arial" w:hAnsi="Arial" w:cs="Arial"/>
          <w:lang w:val="es-ES"/>
        </w:rPr>
        <w:lastRenderedPageBreak/>
        <w:t>He aquí una lista explicativa de las principales habilidades o aptitudes derivadas o trabajadas mediante el aprendizaje colaborativo</w:t>
      </w:r>
      <w:r w:rsidR="00381349" w:rsidRPr="00EE580E">
        <w:rPr>
          <w:rFonts w:ascii="Arial" w:hAnsi="Arial" w:cs="Arial"/>
          <w:lang w:val="es-ES"/>
        </w:rPr>
        <w:t xml:space="preserve"> </w:t>
      </w:r>
      <w:r w:rsidR="00381349" w:rsidRPr="00EE580E">
        <w:rPr>
          <w:rFonts w:ascii="Arial" w:hAnsi="Arial" w:cs="Arial"/>
          <w:lang w:val="es-ES"/>
        </w:rPr>
        <w:fldChar w:fldCharType="begin"/>
      </w:r>
      <w:r w:rsidR="004A7E69">
        <w:rPr>
          <w:rFonts w:ascii="Arial" w:hAnsi="Arial" w:cs="Arial"/>
          <w:lang w:val="es-ES"/>
        </w:rPr>
        <w:instrText xml:space="preserve"> ADDIN ZOTERO_ITEM CSL_CITATION {"citationID":"5qf3iH8m","properties":{"formattedCitation":"(Harianingsih y Jusoh, 2022; Herrada y Ba\\uc0\\u241{}os, 2018; Lynn, 2021)","plainCitation":"(Harianingsih y Jusoh, 2022; Herrada y Baños, 2018; Lynn,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381349" w:rsidRPr="00EE580E">
        <w:rPr>
          <w:rFonts w:ascii="Arial" w:hAnsi="Arial" w:cs="Arial"/>
          <w:lang w:val="es-ES"/>
        </w:rPr>
        <w:fldChar w:fldCharType="separate"/>
      </w:r>
      <w:r w:rsidR="004A7E69" w:rsidRPr="004A7E69">
        <w:rPr>
          <w:rFonts w:ascii="Arial" w:hAnsi="Arial" w:cs="Arial"/>
          <w:szCs w:val="24"/>
        </w:rPr>
        <w:t>(Harianingsih y Jusoh, 2022; Herrada y Baños, 2018; Lynn, 2021)</w:t>
      </w:r>
      <w:r w:rsidR="00381349" w:rsidRPr="00EE580E">
        <w:rPr>
          <w:rFonts w:ascii="Arial" w:hAnsi="Arial" w:cs="Arial"/>
          <w:lang w:val="es-ES"/>
        </w:rPr>
        <w:fldChar w:fldCharType="end"/>
      </w:r>
      <w:r w:rsidRPr="00EE580E">
        <w:rPr>
          <w:rFonts w:ascii="Arial" w:hAnsi="Arial" w:cs="Arial"/>
          <w:lang w:val="es-ES"/>
        </w:rPr>
        <w:t>:</w:t>
      </w:r>
    </w:p>
    <w:p w14:paraId="0A32856E" w14:textId="429F045D" w:rsidR="00B45FFD" w:rsidRPr="00EE580E" w:rsidRDefault="00B45FFD"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Interdependencia</w:t>
      </w:r>
      <w:r w:rsidR="004A5D59" w:rsidRPr="00EE580E">
        <w:rPr>
          <w:rFonts w:cs="Arial"/>
          <w:lang w:val="es-ES"/>
        </w:rPr>
        <w:t xml:space="preserve"> positiva</w:t>
      </w:r>
    </w:p>
    <w:p w14:paraId="362E7247" w14:textId="69774604"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Responsabilidad individual</w:t>
      </w:r>
    </w:p>
    <w:p w14:paraId="3B774552" w14:textId="1FC5E651"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Cara a cara</w:t>
      </w:r>
      <w:r w:rsidR="00691666" w:rsidRPr="00EE580E">
        <w:rPr>
          <w:rFonts w:cs="Arial"/>
          <w:lang w:val="es-ES"/>
        </w:rPr>
        <w:t>, interacción social</w:t>
      </w:r>
    </w:p>
    <w:p w14:paraId="06394869" w14:textId="06216342"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Habilidades interpersonales</w:t>
      </w:r>
    </w:p>
    <w:p w14:paraId="17E24DE1" w14:textId="49E9866F"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Supervisión grupal</w:t>
      </w:r>
    </w:p>
    <w:p w14:paraId="28A0C22C" w14:textId="1ED737A7"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Participación</w:t>
      </w:r>
    </w:p>
    <w:p w14:paraId="0BA681A3" w14:textId="417EC7A7"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Convivencia</w:t>
      </w:r>
    </w:p>
    <w:p w14:paraId="282ACA29" w14:textId="37BE1E2C"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Comunicación</w:t>
      </w:r>
    </w:p>
    <w:p w14:paraId="4704391E" w14:textId="534C0F68"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Formación en valores</w:t>
      </w:r>
    </w:p>
    <w:p w14:paraId="7BEF1630" w14:textId="27F7E10C"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Mayor implicación</w:t>
      </w:r>
    </w:p>
    <w:p w14:paraId="19E4B664" w14:textId="6B816226" w:rsidR="004A5D59" w:rsidRPr="00EE580E" w:rsidRDefault="004A5D59"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Mejores resultados</w:t>
      </w:r>
    </w:p>
    <w:p w14:paraId="2E5FE205" w14:textId="325886F8" w:rsidR="00691666" w:rsidRPr="00EE580E" w:rsidRDefault="00691666" w:rsidP="00A2001B">
      <w:pPr>
        <w:pStyle w:val="ListParagraph"/>
        <w:numPr>
          <w:ilvl w:val="0"/>
          <w:numId w:val="18"/>
        </w:numPr>
        <w:spacing w:afterLines="120" w:after="288" w:line="360" w:lineRule="auto"/>
        <w:ind w:left="0" w:firstLine="709"/>
        <w:rPr>
          <w:rFonts w:cs="Arial"/>
          <w:lang w:val="es-ES"/>
        </w:rPr>
      </w:pPr>
      <w:r w:rsidRPr="00EE580E">
        <w:rPr>
          <w:rFonts w:cs="Arial"/>
          <w:lang w:val="es-ES"/>
        </w:rPr>
        <w:t>Reduce la ansiedad</w:t>
      </w:r>
    </w:p>
    <w:p w14:paraId="4F604066" w14:textId="3E86D8E8" w:rsidR="00C31365" w:rsidRPr="00A2001B" w:rsidRDefault="005564FD" w:rsidP="00A2001B">
      <w:pPr>
        <w:pStyle w:val="ListParagraph"/>
        <w:numPr>
          <w:ilvl w:val="0"/>
          <w:numId w:val="18"/>
        </w:numPr>
        <w:spacing w:afterLines="120" w:after="288" w:line="360" w:lineRule="auto"/>
        <w:ind w:left="0" w:firstLine="709"/>
        <w:rPr>
          <w:rFonts w:cs="Arial"/>
          <w:b/>
          <w:bCs/>
          <w:lang w:val="es-ES"/>
        </w:rPr>
      </w:pPr>
      <w:r w:rsidRPr="00EE580E">
        <w:rPr>
          <w:rFonts w:cs="Arial"/>
          <w:lang w:val="es-ES"/>
        </w:rPr>
        <w:t>Colaboración y cooperación</w:t>
      </w:r>
    </w:p>
    <w:p w14:paraId="7CC7E698" w14:textId="242D9CD1" w:rsidR="00C31365" w:rsidRPr="00EE580E" w:rsidRDefault="00C31365" w:rsidP="00CF4234">
      <w:pPr>
        <w:pStyle w:val="Ttulo3plantilla"/>
        <w:rPr>
          <w:lang w:val="es-ES"/>
        </w:rPr>
      </w:pPr>
      <w:bookmarkStart w:id="590" w:name="_Toc112348051"/>
      <w:commentRangeStart w:id="591"/>
      <w:commentRangeStart w:id="592"/>
      <w:r w:rsidRPr="00EE580E">
        <w:rPr>
          <w:lang w:val="es-ES"/>
        </w:rPr>
        <w:t>Interdependencia Positiva</w:t>
      </w:r>
      <w:r w:rsidR="00650722" w:rsidRPr="00EE580E">
        <w:rPr>
          <w:lang w:val="es-ES"/>
        </w:rPr>
        <w:t xml:space="preserve"> </w:t>
      </w:r>
      <w:r w:rsidR="00650722" w:rsidRPr="00EE580E">
        <w:rPr>
          <w:lang w:val="es-ES"/>
        </w:rPr>
        <w:fldChar w:fldCharType="begin"/>
      </w:r>
      <w:r w:rsidR="004A7E69">
        <w:rPr>
          <w:lang w:val="es-ES"/>
        </w:rPr>
        <w:instrText xml:space="preserve"> ADDIN ZOTERO_ITEM CSL_CITATION {"citationID":"iFDbPDI0","properties":{"formattedCitation":"(Harianingsih y Jusoh, 2022; Lynn, 2021)","plainCitation":"(Harianingsih y Jusoh, 2022; Lynn,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650722" w:rsidRPr="00EE580E">
        <w:rPr>
          <w:lang w:val="es-ES"/>
        </w:rPr>
        <w:fldChar w:fldCharType="separate"/>
      </w:r>
      <w:r w:rsidR="004A7E69" w:rsidRPr="004A7E69">
        <w:rPr>
          <w:rFonts w:cs="Arial"/>
        </w:rPr>
        <w:t>(Harianingsih y Jusoh, 2022; Lynn, 2021)</w:t>
      </w:r>
      <w:r w:rsidR="00650722" w:rsidRPr="00EE580E">
        <w:rPr>
          <w:lang w:val="es-ES"/>
        </w:rPr>
        <w:fldChar w:fldCharType="end"/>
      </w:r>
      <w:commentRangeEnd w:id="591"/>
      <w:r w:rsidR="0035176A" w:rsidRPr="00EE580E">
        <w:rPr>
          <w:rStyle w:val="CommentReference"/>
          <w:rFonts w:asciiTheme="minorHAnsi" w:eastAsiaTheme="minorHAnsi" w:hAnsiTheme="minorHAnsi"/>
          <w:color w:val="auto"/>
          <w:lang w:eastAsia="en-US"/>
        </w:rPr>
        <w:commentReference w:id="591"/>
      </w:r>
      <w:bookmarkEnd w:id="590"/>
      <w:commentRangeEnd w:id="592"/>
      <w:r w:rsidR="00342CC1">
        <w:rPr>
          <w:rStyle w:val="CommentReference"/>
          <w:rFonts w:asciiTheme="minorHAnsi" w:eastAsiaTheme="minorHAnsi" w:hAnsiTheme="minorHAnsi"/>
          <w:color w:val="auto"/>
          <w:lang w:eastAsia="en-US"/>
        </w:rPr>
        <w:commentReference w:id="592"/>
      </w:r>
    </w:p>
    <w:p w14:paraId="1BFB1515" w14:textId="1137138B" w:rsidR="00C31365" w:rsidRPr="00EE580E" w:rsidRDefault="00C31365" w:rsidP="00A2001B">
      <w:pPr>
        <w:spacing w:afterLines="120" w:after="288" w:line="360" w:lineRule="auto"/>
        <w:ind w:firstLine="709"/>
        <w:jc w:val="both"/>
        <w:rPr>
          <w:rFonts w:ascii="Arial" w:hAnsi="Arial" w:cs="Arial"/>
          <w:b/>
          <w:bCs/>
          <w:lang w:val="es-ES"/>
        </w:rPr>
      </w:pPr>
      <w:r w:rsidRPr="00EE580E">
        <w:rPr>
          <w:rFonts w:ascii="Arial" w:hAnsi="Arial" w:cs="Arial"/>
          <w:lang w:val="es-ES"/>
        </w:rPr>
        <w:t xml:space="preserve">Los autores utilizan este término para expresar </w:t>
      </w:r>
      <w:del w:id="593" w:author="MIGUEL FUERTES FERNANDEZ" w:date="2022-08-30T21:27:00Z">
        <w:r w:rsidRPr="00EE580E" w:rsidDel="00923F91">
          <w:rPr>
            <w:rFonts w:ascii="Arial" w:hAnsi="Arial" w:cs="Arial"/>
            <w:lang w:val="es-ES"/>
          </w:rPr>
          <w:delText>lo que dice Harianingsih. C</w:delText>
        </w:r>
      </w:del>
      <w:ins w:id="594" w:author="MIGUEL FUERTES FERNANDEZ" w:date="2022-08-30T21:27:00Z">
        <w:r w:rsidR="00923F91">
          <w:rPr>
            <w:rFonts w:ascii="Arial" w:hAnsi="Arial" w:cs="Arial"/>
            <w:lang w:val="es-ES"/>
          </w:rPr>
          <w:t>la idea de c</w:t>
        </w:r>
      </w:ins>
      <w:r w:rsidRPr="00EE580E">
        <w:rPr>
          <w:rFonts w:ascii="Arial" w:hAnsi="Arial" w:cs="Arial"/>
          <w:lang w:val="es-ES"/>
        </w:rPr>
        <w:t>entrar el trabajo de forma que solo mediante la colaboración entre todos se dé solución al resultado. Remar juntos la canoa</w:t>
      </w:r>
      <w:r w:rsidR="0035176A" w:rsidRPr="00EE580E">
        <w:rPr>
          <w:rFonts w:ascii="Arial" w:hAnsi="Arial" w:cs="Arial"/>
          <w:lang w:val="es-ES"/>
        </w:rPr>
        <w:t xml:space="preserve"> </w:t>
      </w:r>
      <w:r w:rsidR="0035176A" w:rsidRPr="00EE580E">
        <w:rPr>
          <w:rFonts w:ascii="Arial" w:hAnsi="Arial" w:cs="Arial"/>
          <w:lang w:val="es-ES"/>
        </w:rPr>
        <w:fldChar w:fldCharType="begin"/>
      </w:r>
      <w:r w:rsidR="00151D3B">
        <w:rPr>
          <w:rFonts w:ascii="Arial" w:hAnsi="Arial" w:cs="Arial"/>
          <w:lang w:val="es-ES"/>
        </w:rPr>
        <w:instrText xml:space="preserve"> ADDIN ZOTERO_ITEM CSL_CITATION {"citationID":"mezd1zZp","properties":{"formattedCitation":"(Harianingsih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35176A" w:rsidRPr="00EE580E">
        <w:rPr>
          <w:rFonts w:ascii="Arial" w:hAnsi="Arial" w:cs="Arial"/>
          <w:lang w:val="es-ES"/>
        </w:rPr>
        <w:fldChar w:fldCharType="separate"/>
      </w:r>
      <w:r w:rsidR="00151D3B" w:rsidRPr="00151D3B">
        <w:rPr>
          <w:rFonts w:ascii="Arial" w:hAnsi="Arial" w:cs="Arial"/>
        </w:rPr>
        <w:t>(Harianingsih y Jusoh, 2022)</w:t>
      </w:r>
      <w:r w:rsidR="0035176A" w:rsidRPr="00EE580E">
        <w:rPr>
          <w:rFonts w:ascii="Arial" w:hAnsi="Arial" w:cs="Arial"/>
          <w:lang w:val="es-ES"/>
        </w:rPr>
        <w:fldChar w:fldCharType="end"/>
      </w:r>
      <w:r w:rsidRPr="00EE580E">
        <w:rPr>
          <w:rFonts w:ascii="Arial" w:hAnsi="Arial" w:cs="Arial"/>
          <w:lang w:val="es-ES"/>
        </w:rPr>
        <w:t>.</w:t>
      </w:r>
    </w:p>
    <w:p w14:paraId="4F92A29B" w14:textId="77777777" w:rsidR="00C31365" w:rsidRPr="00EE580E" w:rsidRDefault="00C31365"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En este sentido, es interesante plantear actividades o espacios donde la resolución del problema pase por una cooperación entre todos los integrantes. </w:t>
      </w:r>
    </w:p>
    <w:p w14:paraId="2C9B084E" w14:textId="11F93F50" w:rsidR="00802AF6" w:rsidRPr="00EE580E" w:rsidRDefault="00C31365" w:rsidP="008A4AC6">
      <w:pPr>
        <w:spacing w:afterLines="120" w:after="288" w:line="360" w:lineRule="auto"/>
        <w:ind w:firstLine="709"/>
        <w:jc w:val="both"/>
        <w:rPr>
          <w:rFonts w:ascii="Arial" w:hAnsi="Arial" w:cs="Arial"/>
          <w:lang w:val="es-ES"/>
        </w:rPr>
      </w:pPr>
      <w:r w:rsidRPr="00EE580E">
        <w:rPr>
          <w:rFonts w:ascii="Arial" w:hAnsi="Arial" w:cs="Arial"/>
          <w:lang w:val="es-ES"/>
        </w:rPr>
        <w:t>Adicionalmente el grupo, por naturaleza heterogéneo, ha de cumplir ciertos requisitos para que esta interdependencia. Estos requisitos</w:t>
      </w:r>
      <w:r w:rsidR="00802AF6" w:rsidRPr="00EE580E">
        <w:rPr>
          <w:rFonts w:ascii="Arial" w:hAnsi="Arial" w:cs="Arial"/>
          <w:lang w:val="es-ES"/>
        </w:rPr>
        <w:t>,</w:t>
      </w:r>
      <w:r w:rsidRPr="00EE580E">
        <w:rPr>
          <w:rFonts w:ascii="Arial" w:hAnsi="Arial" w:cs="Arial"/>
          <w:lang w:val="es-ES"/>
        </w:rPr>
        <w:t xml:space="preserve"> en la mayoría de </w:t>
      </w:r>
      <w:r w:rsidR="00802AF6" w:rsidRPr="00EE580E">
        <w:rPr>
          <w:rFonts w:ascii="Arial" w:hAnsi="Arial" w:cs="Arial"/>
          <w:lang w:val="es-ES"/>
        </w:rPr>
        <w:t>los casos, serán determinados a discreción del profesor atendiendo a la diversidad de sus alumnos.</w:t>
      </w:r>
      <w:r w:rsidR="00E47FF2">
        <w:rPr>
          <w:rFonts w:ascii="Arial" w:hAnsi="Arial" w:cs="Arial"/>
          <w:lang w:val="es-ES"/>
        </w:rPr>
        <w:t xml:space="preserve"> </w:t>
      </w:r>
      <w:r w:rsidR="00802AF6" w:rsidRPr="00EE580E">
        <w:rPr>
          <w:rFonts w:ascii="Arial" w:hAnsi="Arial" w:cs="Arial"/>
          <w:lang w:val="es-ES"/>
        </w:rPr>
        <w:t>Todos los integrantes dependen internamente de todos, pero no de una manera negativa, pues es el interés de todos llevar a término la tarea encomendada.</w:t>
      </w:r>
    </w:p>
    <w:p w14:paraId="08F8A716" w14:textId="11C78201" w:rsidR="00802AF6" w:rsidRPr="00EE580E" w:rsidRDefault="00802AF6" w:rsidP="00CF4234">
      <w:pPr>
        <w:pStyle w:val="Ttulo3plantilla"/>
        <w:rPr>
          <w:lang w:val="es-ES"/>
        </w:rPr>
      </w:pPr>
      <w:bookmarkStart w:id="595" w:name="_Toc112348052"/>
      <w:commentRangeStart w:id="596"/>
      <w:r w:rsidRPr="00EE580E">
        <w:rPr>
          <w:lang w:val="es-ES"/>
        </w:rPr>
        <w:t>Responsabilidad Individual</w:t>
      </w:r>
      <w:r w:rsidR="00DE1C56" w:rsidRPr="00EE580E">
        <w:rPr>
          <w:lang w:val="es-ES"/>
        </w:rPr>
        <w:t xml:space="preserve"> </w:t>
      </w:r>
      <w:r w:rsidR="00DE1C56" w:rsidRPr="00EE580E">
        <w:rPr>
          <w:lang w:val="es-ES"/>
        </w:rPr>
        <w:fldChar w:fldCharType="begin"/>
      </w:r>
      <w:r w:rsidR="004A7E69">
        <w:rPr>
          <w:lang w:val="es-ES"/>
        </w:rPr>
        <w:instrText xml:space="preserve"> ADDIN ZOTERO_ITEM CSL_CITATION {"citationID":"IesW227z","properties":{"formattedCitation":"(Herrada y Ba\\uc0\\u241{}os, 2018; Lynn, 2021)","plainCitation":"(Herrada y Baños, 2018; Lynn,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DE1C56" w:rsidRPr="00EE580E">
        <w:rPr>
          <w:lang w:val="es-ES"/>
        </w:rPr>
        <w:fldChar w:fldCharType="separate"/>
      </w:r>
      <w:r w:rsidR="004A7E69" w:rsidRPr="004A7E69">
        <w:rPr>
          <w:rFonts w:cs="Arial"/>
        </w:rPr>
        <w:t>(Herrada y Baños, 2018; Lynn, 2021)</w:t>
      </w:r>
      <w:r w:rsidR="00DE1C56" w:rsidRPr="00EE580E">
        <w:rPr>
          <w:lang w:val="es-ES"/>
        </w:rPr>
        <w:fldChar w:fldCharType="end"/>
      </w:r>
      <w:commentRangeEnd w:id="596"/>
      <w:r w:rsidR="0035176A" w:rsidRPr="00EE580E">
        <w:rPr>
          <w:rStyle w:val="CommentReference"/>
          <w:rFonts w:asciiTheme="minorHAnsi" w:eastAsiaTheme="minorHAnsi" w:hAnsiTheme="minorHAnsi"/>
          <w:color w:val="auto"/>
          <w:lang w:eastAsia="en-US"/>
        </w:rPr>
        <w:commentReference w:id="596"/>
      </w:r>
      <w:bookmarkEnd w:id="595"/>
    </w:p>
    <w:p w14:paraId="25C37AF4" w14:textId="77777777" w:rsidR="00CA4055" w:rsidRPr="00EE580E" w:rsidRDefault="00CA4055" w:rsidP="00A2001B">
      <w:pPr>
        <w:spacing w:afterLines="120" w:after="288" w:line="360" w:lineRule="auto"/>
        <w:ind w:firstLine="709"/>
        <w:jc w:val="both"/>
        <w:rPr>
          <w:rFonts w:ascii="Arial" w:hAnsi="Arial" w:cs="Arial"/>
          <w:lang w:val="es-ES"/>
        </w:rPr>
      </w:pPr>
      <w:r w:rsidRPr="00EE580E">
        <w:rPr>
          <w:rFonts w:ascii="Arial" w:hAnsi="Arial" w:cs="Arial"/>
          <w:lang w:val="es-ES"/>
        </w:rPr>
        <w:t>Puesto a que el trabajo se realizara en equipo, y cada uno aporta y colabora sus habilidades conocimientos y aptitudes para la consecución de la tarea, es responsabilidad de todos y cada uno de los integrantes aportar y colaborar.</w:t>
      </w:r>
    </w:p>
    <w:p w14:paraId="361A1E18" w14:textId="77777777" w:rsidR="00CA4055" w:rsidRPr="00EE580E" w:rsidRDefault="00CA4055" w:rsidP="00A2001B">
      <w:pPr>
        <w:spacing w:afterLines="120" w:after="288" w:line="360" w:lineRule="auto"/>
        <w:ind w:firstLine="709"/>
        <w:jc w:val="both"/>
        <w:rPr>
          <w:rFonts w:ascii="Arial" w:hAnsi="Arial" w:cs="Arial"/>
          <w:lang w:val="es-ES"/>
        </w:rPr>
      </w:pPr>
      <w:r w:rsidRPr="00EE580E">
        <w:rPr>
          <w:rFonts w:ascii="Arial" w:hAnsi="Arial" w:cs="Arial"/>
          <w:lang w:val="es-ES"/>
        </w:rPr>
        <w:lastRenderedPageBreak/>
        <w:t>Todos los integrantes del grupo hacen suyos los objetivos del colectivo y se esfuerzan porque el resultado sea positivo, porque si suya es la carga, suya será también la recompensa.</w:t>
      </w:r>
    </w:p>
    <w:p w14:paraId="794D7FB0" w14:textId="22F175F3" w:rsidR="00E43065" w:rsidRPr="00EE580E" w:rsidRDefault="004440F5" w:rsidP="00A2001B">
      <w:pPr>
        <w:spacing w:afterLines="120" w:after="288" w:line="360" w:lineRule="auto"/>
        <w:ind w:firstLine="709"/>
        <w:jc w:val="both"/>
        <w:rPr>
          <w:rFonts w:ascii="Arial" w:hAnsi="Arial" w:cs="Arial"/>
          <w:b/>
          <w:bCs/>
          <w:lang w:val="es-ES"/>
        </w:rPr>
      </w:pPr>
      <w:r>
        <w:rPr>
          <w:rFonts w:ascii="Arial" w:hAnsi="Arial" w:cs="Arial"/>
          <w:lang w:val="es-ES"/>
        </w:rPr>
        <w:t xml:space="preserve">Lynn </w:t>
      </w:r>
      <w:r w:rsidR="00CA4055" w:rsidRPr="00EE580E">
        <w:rPr>
          <w:rFonts w:ascii="Arial" w:hAnsi="Arial" w:cs="Arial"/>
          <w:lang w:val="es-ES"/>
        </w:rPr>
        <w:t>añade que el aprendizaje colaborativo aumenta la satisfacción del alumno. Una de las causas es precisamente ser participe activo y responsable del resultado de tu empresa.</w:t>
      </w:r>
      <w:r w:rsidR="00C878E2" w:rsidRPr="00EE580E">
        <w:rPr>
          <w:rFonts w:ascii="Arial" w:hAnsi="Arial" w:cs="Arial"/>
          <w:lang w:val="es-ES"/>
        </w:rPr>
        <w:t xml:space="preserve"> </w:t>
      </w:r>
      <w:r w:rsidR="00D26B39" w:rsidRPr="00EE580E">
        <w:rPr>
          <w:rFonts w:ascii="Arial" w:hAnsi="Arial" w:cs="Arial"/>
          <w:lang w:val="es-ES"/>
        </w:rPr>
        <w:t>También comenta que, gracias a esta responsabilidad adquirida, es donde nacen las dotes de liderazgo en los alumnos</w:t>
      </w:r>
      <w:r w:rsidR="0035176A" w:rsidRPr="00EE580E">
        <w:rPr>
          <w:rFonts w:ascii="Arial" w:hAnsi="Arial" w:cs="Arial"/>
          <w:lang w:val="es-ES"/>
        </w:rPr>
        <w:t xml:space="preserve"> </w:t>
      </w:r>
      <w:r w:rsidR="0035176A" w:rsidRPr="00EE580E">
        <w:rPr>
          <w:rFonts w:ascii="Arial" w:hAnsi="Arial" w:cs="Arial"/>
          <w:lang w:val="es-ES"/>
        </w:rPr>
        <w:fldChar w:fldCharType="begin"/>
      </w:r>
      <w:r w:rsidR="004A7E69">
        <w:rPr>
          <w:rFonts w:ascii="Arial" w:hAnsi="Arial" w:cs="Arial"/>
          <w:lang w:val="es-ES"/>
        </w:rPr>
        <w:instrText xml:space="preserve"> ADDIN ZOTERO_ITEM CSL_CITATION {"citationID":"l6bs2P7W","properties":{"formattedCitation":"(Lynn,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35176A" w:rsidRPr="00EE580E">
        <w:rPr>
          <w:rFonts w:ascii="Arial" w:hAnsi="Arial" w:cs="Arial"/>
          <w:lang w:val="es-ES"/>
        </w:rPr>
        <w:fldChar w:fldCharType="separate"/>
      </w:r>
      <w:r w:rsidR="004A7E69" w:rsidRPr="004A7E69">
        <w:rPr>
          <w:rFonts w:ascii="Arial" w:hAnsi="Arial" w:cs="Arial"/>
        </w:rPr>
        <w:t>(Lynn, 2021)</w:t>
      </w:r>
      <w:r w:rsidR="0035176A" w:rsidRPr="00EE580E">
        <w:rPr>
          <w:rFonts w:ascii="Arial" w:hAnsi="Arial" w:cs="Arial"/>
          <w:lang w:val="es-ES"/>
        </w:rPr>
        <w:fldChar w:fldCharType="end"/>
      </w:r>
      <w:r w:rsidR="00D26B39" w:rsidRPr="00EE580E">
        <w:rPr>
          <w:rFonts w:ascii="Arial" w:hAnsi="Arial" w:cs="Arial"/>
          <w:lang w:val="es-ES"/>
        </w:rPr>
        <w:t>.</w:t>
      </w:r>
    </w:p>
    <w:p w14:paraId="466B94F1" w14:textId="30027000" w:rsidR="00970CA8" w:rsidRPr="00EE580E" w:rsidRDefault="00970CA8" w:rsidP="00CF4234">
      <w:pPr>
        <w:pStyle w:val="Ttulo3plantilla"/>
        <w:rPr>
          <w:lang w:val="es-ES"/>
        </w:rPr>
      </w:pPr>
      <w:bookmarkStart w:id="597" w:name="_Toc112348053"/>
      <w:r w:rsidRPr="00EE580E">
        <w:rPr>
          <w:lang w:val="es-ES"/>
        </w:rPr>
        <w:t>Interacción Social</w:t>
      </w:r>
      <w:bookmarkEnd w:id="597"/>
    </w:p>
    <w:p w14:paraId="0B5F6CD0" w14:textId="3B85ECA4" w:rsidR="00BD4115" w:rsidRPr="00EE580E" w:rsidRDefault="004440F5" w:rsidP="00A2001B">
      <w:pPr>
        <w:spacing w:afterLines="120" w:after="288" w:line="360" w:lineRule="auto"/>
        <w:ind w:firstLine="709"/>
        <w:jc w:val="both"/>
        <w:rPr>
          <w:rFonts w:ascii="Arial" w:hAnsi="Arial" w:cs="Arial"/>
          <w:lang w:val="es-ES"/>
        </w:rPr>
      </w:pPr>
      <w:del w:id="598" w:author="MIGUEL FUERTES FERNANDEZ" w:date="2022-08-30T21:28:00Z">
        <w:r w:rsidDel="001F3052">
          <w:rPr>
            <w:rFonts w:ascii="Arial" w:hAnsi="Arial" w:cs="Arial"/>
            <w:lang w:val="es-ES"/>
          </w:rPr>
          <w:delText xml:space="preserve">Lynn </w:delText>
        </w:r>
        <w:r w:rsidR="00970CA8" w:rsidRPr="00EE580E" w:rsidDel="001F3052">
          <w:rPr>
            <w:rFonts w:ascii="Arial" w:hAnsi="Arial" w:cs="Arial"/>
            <w:lang w:val="es-ES"/>
          </w:rPr>
          <w:delText xml:space="preserve">y </w:delText>
        </w:r>
        <w:r w:rsidR="00BD4115" w:rsidRPr="00EE580E" w:rsidDel="001F3052">
          <w:rPr>
            <w:rFonts w:ascii="Arial" w:hAnsi="Arial" w:cs="Arial"/>
            <w:lang w:val="es-ES"/>
          </w:rPr>
          <w:delText>Herrada afirman que al ser</w:delText>
        </w:r>
      </w:del>
      <w:ins w:id="599" w:author="MIGUEL FUERTES FERNANDEZ" w:date="2022-08-30T21:28:00Z">
        <w:r w:rsidR="001F3052">
          <w:rPr>
            <w:rFonts w:ascii="Arial" w:hAnsi="Arial" w:cs="Arial"/>
            <w:lang w:val="es-ES"/>
          </w:rPr>
          <w:t>En</w:t>
        </w:r>
      </w:ins>
      <w:r w:rsidR="00BD4115" w:rsidRPr="00EE580E">
        <w:rPr>
          <w:rFonts w:ascii="Arial" w:hAnsi="Arial" w:cs="Arial"/>
          <w:lang w:val="es-ES"/>
        </w:rPr>
        <w:t xml:space="preserve"> un trabajo donde un grupo de personas deciden unirse para un objetivo común, muchas de las diferencias encontradas durante la consecución del objetivo han de ser resueltas, y puesto que el problema es eminentemente humano, se refleja una necesidad de interaccionar con el otro</w:t>
      </w:r>
      <w:r w:rsidR="00DE1C56" w:rsidRPr="00EE580E">
        <w:rPr>
          <w:rFonts w:ascii="Arial" w:hAnsi="Arial" w:cs="Arial"/>
          <w:lang w:val="es-ES"/>
        </w:rPr>
        <w:t xml:space="preserve"> </w:t>
      </w:r>
      <w:r w:rsidR="00DE1C56" w:rsidRPr="00EE580E">
        <w:rPr>
          <w:rFonts w:ascii="Arial" w:hAnsi="Arial" w:cs="Arial"/>
          <w:lang w:val="es-ES"/>
        </w:rPr>
        <w:fldChar w:fldCharType="begin"/>
      </w:r>
      <w:r w:rsidR="004A7E69">
        <w:rPr>
          <w:rFonts w:ascii="Arial" w:hAnsi="Arial" w:cs="Arial"/>
          <w:lang w:val="es-ES"/>
        </w:rPr>
        <w:instrText xml:space="preserve"> ADDIN ZOTERO_ITEM CSL_CITATION {"citationID":"5sC2PleZ","properties":{"formattedCitation":"(Herrada y Ba\\uc0\\u241{}os, 2018; Lynn, 2021)","plainCitation":"(Herrada y Baños, 2018; Lynn,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DE1C56" w:rsidRPr="00EE580E">
        <w:rPr>
          <w:rFonts w:ascii="Arial" w:hAnsi="Arial" w:cs="Arial"/>
          <w:lang w:val="es-ES"/>
        </w:rPr>
        <w:fldChar w:fldCharType="separate"/>
      </w:r>
      <w:r w:rsidR="004A7E69" w:rsidRPr="004A7E69">
        <w:rPr>
          <w:rFonts w:ascii="Arial" w:hAnsi="Arial" w:cs="Arial"/>
          <w:szCs w:val="24"/>
        </w:rPr>
        <w:t>(Herrada y Baños, 2018; Lynn, 2021)</w:t>
      </w:r>
      <w:r w:rsidR="00DE1C56" w:rsidRPr="00EE580E">
        <w:rPr>
          <w:rFonts w:ascii="Arial" w:hAnsi="Arial" w:cs="Arial"/>
          <w:lang w:val="es-ES"/>
        </w:rPr>
        <w:fldChar w:fldCharType="end"/>
      </w:r>
      <w:r w:rsidR="00BD4115" w:rsidRPr="00EE580E">
        <w:rPr>
          <w:rFonts w:ascii="Arial" w:hAnsi="Arial" w:cs="Arial"/>
          <w:lang w:val="es-ES"/>
        </w:rPr>
        <w:t>.</w:t>
      </w:r>
    </w:p>
    <w:p w14:paraId="28B9939C" w14:textId="77777777" w:rsidR="00BD4115" w:rsidRPr="00EE580E" w:rsidRDefault="00BD4115" w:rsidP="00A2001B">
      <w:pPr>
        <w:spacing w:afterLines="120" w:after="288" w:line="360" w:lineRule="auto"/>
        <w:ind w:firstLine="709"/>
        <w:jc w:val="both"/>
        <w:rPr>
          <w:rFonts w:ascii="Arial" w:hAnsi="Arial" w:cs="Arial"/>
          <w:lang w:val="es-ES"/>
        </w:rPr>
      </w:pPr>
      <w:r w:rsidRPr="00EE580E">
        <w:rPr>
          <w:rFonts w:ascii="Arial" w:hAnsi="Arial" w:cs="Arial"/>
          <w:lang w:val="es-ES"/>
        </w:rPr>
        <w:t>En la vida laboral, las tareas se resuelven mediante la unión de equipos en personas. La RAE define “empresa” como “</w:t>
      </w:r>
      <w:r w:rsidRPr="00EE580E">
        <w:rPr>
          <w:rFonts w:ascii="Arial" w:hAnsi="Arial" w:cs="Arial"/>
          <w:i/>
          <w:iCs/>
          <w:lang w:val="es-ES"/>
        </w:rPr>
        <w:t>Unidad de organización dedicada a actividades industriales, mercantiles o de prestación de servicios con fines lucrativos</w:t>
      </w:r>
      <w:r w:rsidRPr="00EE580E">
        <w:rPr>
          <w:rFonts w:ascii="Arial" w:hAnsi="Arial" w:cs="Arial"/>
          <w:lang w:val="es-ES"/>
        </w:rPr>
        <w:t>.” Unidad de organización, donde un conjunto de trabajadores debe dejar sus diferencias de lado por el objetivo común de la empresa.</w:t>
      </w:r>
    </w:p>
    <w:p w14:paraId="2E7E3789" w14:textId="18C3F3DB" w:rsidR="00A267EB" w:rsidRPr="00EE580E" w:rsidRDefault="00BD4115"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Al estar compuesto por personas, esa interacción necesaria, interacción </w:t>
      </w:r>
      <w:r w:rsidR="00EB13B8" w:rsidRPr="00EE580E">
        <w:rPr>
          <w:rFonts w:ascii="Arial" w:hAnsi="Arial" w:cs="Arial"/>
          <w:lang w:val="es-ES"/>
        </w:rPr>
        <w:t>social,</w:t>
      </w:r>
      <w:r w:rsidRPr="00EE580E">
        <w:rPr>
          <w:rFonts w:ascii="Arial" w:hAnsi="Arial" w:cs="Arial"/>
          <w:lang w:val="es-ES"/>
        </w:rPr>
        <w:t xml:space="preserve"> al fin y al cabo, </w:t>
      </w:r>
      <w:r w:rsidR="00A267EB" w:rsidRPr="00EE580E">
        <w:rPr>
          <w:rFonts w:ascii="Arial" w:hAnsi="Arial" w:cs="Arial"/>
          <w:lang w:val="es-ES"/>
        </w:rPr>
        <w:t>se produce en el seno del grupo o colectivo, entrenando las muy necesaria habilidades sociales.</w:t>
      </w:r>
    </w:p>
    <w:p w14:paraId="29A9162D" w14:textId="3BC3E9A4" w:rsidR="00A267EB" w:rsidRPr="00EE580E" w:rsidRDefault="00A267EB" w:rsidP="00A2001B">
      <w:pPr>
        <w:spacing w:afterLines="120" w:after="288" w:line="360" w:lineRule="auto"/>
        <w:ind w:firstLine="709"/>
        <w:jc w:val="both"/>
        <w:rPr>
          <w:rFonts w:ascii="Arial" w:hAnsi="Arial" w:cs="Arial"/>
          <w:lang w:val="es-ES"/>
        </w:rPr>
      </w:pPr>
      <w:r w:rsidRPr="00EE580E">
        <w:rPr>
          <w:rFonts w:ascii="Arial" w:hAnsi="Arial" w:cs="Arial"/>
          <w:lang w:val="es-ES"/>
        </w:rPr>
        <w:t>En el aula, además, esta interacción social se da en el cara a cara. Los alumnos muchas veces distribuidos por grupos, resuelven sus dificultades en el momento gracias a esta interacción</w:t>
      </w:r>
      <w:r w:rsidR="00DE1C56" w:rsidRPr="00EE580E">
        <w:rPr>
          <w:rFonts w:ascii="Arial" w:hAnsi="Arial" w:cs="Arial"/>
          <w:lang w:val="es-ES"/>
        </w:rPr>
        <w:t xml:space="preserve"> </w:t>
      </w:r>
      <w:r w:rsidR="00DE1C56" w:rsidRPr="00EE580E">
        <w:rPr>
          <w:rFonts w:ascii="Arial" w:hAnsi="Arial" w:cs="Arial"/>
          <w:lang w:val="es-ES"/>
        </w:rPr>
        <w:fldChar w:fldCharType="begin"/>
      </w:r>
      <w:r w:rsidR="004A7E69">
        <w:rPr>
          <w:rFonts w:ascii="Arial" w:hAnsi="Arial" w:cs="Arial"/>
          <w:lang w:val="es-ES"/>
        </w:rPr>
        <w:instrText xml:space="preserve"> ADDIN ZOTERO_ITEM CSL_CITATION {"citationID":"rJNoEWYd","properties":{"formattedCitation":"(Herrada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DE1C56" w:rsidRPr="00EE580E">
        <w:rPr>
          <w:rFonts w:ascii="Arial" w:hAnsi="Arial" w:cs="Arial"/>
          <w:lang w:val="es-ES"/>
        </w:rPr>
        <w:fldChar w:fldCharType="separate"/>
      </w:r>
      <w:r w:rsidR="004A7E69" w:rsidRPr="004A7E69">
        <w:rPr>
          <w:rFonts w:ascii="Arial" w:hAnsi="Arial" w:cs="Arial"/>
          <w:szCs w:val="24"/>
        </w:rPr>
        <w:t>(Herrada y Baños, 2018)</w:t>
      </w:r>
      <w:r w:rsidR="00DE1C56" w:rsidRPr="00EE580E">
        <w:rPr>
          <w:rFonts w:ascii="Arial" w:hAnsi="Arial" w:cs="Arial"/>
          <w:lang w:val="es-ES"/>
        </w:rPr>
        <w:fldChar w:fldCharType="end"/>
      </w:r>
      <w:r w:rsidRPr="00EE580E">
        <w:rPr>
          <w:rFonts w:ascii="Arial" w:hAnsi="Arial" w:cs="Arial"/>
          <w:lang w:val="es-ES"/>
        </w:rPr>
        <w:t>.</w:t>
      </w:r>
    </w:p>
    <w:p w14:paraId="4D864F56" w14:textId="1E939233" w:rsidR="00A267EB" w:rsidRPr="00EE580E" w:rsidRDefault="00A267EB" w:rsidP="00CF4234">
      <w:pPr>
        <w:pStyle w:val="Ttulo3plantilla"/>
        <w:rPr>
          <w:lang w:val="es-ES"/>
        </w:rPr>
      </w:pPr>
      <w:bookmarkStart w:id="600" w:name="_Toc112348054"/>
      <w:r w:rsidRPr="00EE580E">
        <w:rPr>
          <w:lang w:val="es-ES"/>
        </w:rPr>
        <w:t>Habilidades Interpersonales</w:t>
      </w:r>
      <w:bookmarkEnd w:id="600"/>
    </w:p>
    <w:p w14:paraId="1E5C6035" w14:textId="581CC840" w:rsidR="00A267EB" w:rsidRPr="00EE580E" w:rsidRDefault="00A267EB" w:rsidP="00A2001B">
      <w:pPr>
        <w:spacing w:afterLines="120" w:after="288" w:line="360" w:lineRule="auto"/>
        <w:ind w:firstLine="709"/>
        <w:jc w:val="both"/>
        <w:rPr>
          <w:rFonts w:ascii="Arial" w:hAnsi="Arial" w:cs="Arial"/>
          <w:lang w:val="es-ES"/>
        </w:rPr>
      </w:pPr>
      <w:r w:rsidRPr="00EE580E">
        <w:rPr>
          <w:rFonts w:ascii="Arial" w:hAnsi="Arial" w:cs="Arial"/>
          <w:lang w:val="es-ES"/>
        </w:rPr>
        <w:t>Fruto de esta interacción social el alumno adquiere estas habilidades interpersonales o habilidades sociales</w:t>
      </w:r>
      <w:r w:rsidR="00C65D89" w:rsidRPr="00EE580E">
        <w:rPr>
          <w:rFonts w:ascii="Arial" w:hAnsi="Arial" w:cs="Arial"/>
          <w:lang w:val="es-ES"/>
        </w:rPr>
        <w:t xml:space="preserve"> </w:t>
      </w:r>
      <w:r w:rsidR="00DE1C56" w:rsidRPr="00EE580E">
        <w:rPr>
          <w:rFonts w:ascii="Arial" w:hAnsi="Arial" w:cs="Arial"/>
          <w:lang w:val="es-ES"/>
        </w:rPr>
        <w:fldChar w:fldCharType="begin"/>
      </w:r>
      <w:r w:rsidR="004A7E69">
        <w:rPr>
          <w:rFonts w:ascii="Arial" w:hAnsi="Arial" w:cs="Arial"/>
          <w:lang w:val="es-ES"/>
        </w:rPr>
        <w:instrText xml:space="preserve"> ADDIN ZOTERO_ITEM CSL_CITATION {"citationID":"Rgs8BeVr","properties":{"formattedCitation":"(Lynn,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DE1C56" w:rsidRPr="00EE580E">
        <w:rPr>
          <w:rFonts w:ascii="Arial" w:hAnsi="Arial" w:cs="Arial"/>
          <w:lang w:val="es-ES"/>
        </w:rPr>
        <w:fldChar w:fldCharType="separate"/>
      </w:r>
      <w:r w:rsidR="004A7E69" w:rsidRPr="004A7E69">
        <w:rPr>
          <w:rFonts w:ascii="Arial" w:hAnsi="Arial" w:cs="Arial"/>
        </w:rPr>
        <w:t>(Lynn, 2021)</w:t>
      </w:r>
      <w:r w:rsidR="00DE1C56" w:rsidRPr="00EE580E">
        <w:rPr>
          <w:rFonts w:ascii="Arial" w:hAnsi="Arial" w:cs="Arial"/>
          <w:lang w:val="es-ES"/>
        </w:rPr>
        <w:fldChar w:fldCharType="end"/>
      </w:r>
      <w:r w:rsidR="00DE1C56" w:rsidRPr="00EE580E">
        <w:rPr>
          <w:rFonts w:ascii="Arial" w:hAnsi="Arial" w:cs="Arial"/>
          <w:lang w:val="es-ES"/>
        </w:rPr>
        <w:t>.</w:t>
      </w:r>
    </w:p>
    <w:p w14:paraId="5224CA03" w14:textId="00D78F27" w:rsidR="00A267EB" w:rsidRPr="00EE580E" w:rsidRDefault="00730445"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Estas habilidades son las competencias (RAE) que nos permiten o ayudan a comunicarnos entre las personas. </w:t>
      </w:r>
      <w:r w:rsidR="0035176A" w:rsidRPr="00EE580E">
        <w:rPr>
          <w:rFonts w:ascii="Arial" w:hAnsi="Arial" w:cs="Arial"/>
          <w:lang w:val="es-ES"/>
        </w:rPr>
        <w:t>El asertividad</w:t>
      </w:r>
      <w:r w:rsidRPr="00EE580E">
        <w:rPr>
          <w:rFonts w:ascii="Arial" w:hAnsi="Arial" w:cs="Arial"/>
          <w:lang w:val="es-ES"/>
        </w:rPr>
        <w:t>, la empatía, el respeto, la escucha activa, la negociación, la comprensión, el auto control… son algunas de estas habilidades sociales.</w:t>
      </w:r>
    </w:p>
    <w:p w14:paraId="3E00B4D1" w14:textId="7DA2E63D" w:rsidR="00730445" w:rsidRPr="00EE580E" w:rsidRDefault="00730445"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Vista la naturaleza del trabajo en equipo o trabajo colaborativo, y como ha quedado dicho por los autores en el </w:t>
      </w:r>
      <w:r w:rsidR="008E48AE" w:rsidRPr="00EE580E">
        <w:rPr>
          <w:rFonts w:ascii="Arial" w:hAnsi="Arial" w:cs="Arial"/>
          <w:lang w:val="es-ES"/>
        </w:rPr>
        <w:t>epígrafe</w:t>
      </w:r>
      <w:r w:rsidRPr="00EE580E">
        <w:rPr>
          <w:rFonts w:ascii="Arial" w:hAnsi="Arial" w:cs="Arial"/>
          <w:lang w:val="es-ES"/>
        </w:rPr>
        <w:t xml:space="preserve"> anterior, podemos deducir que estas habilidades </w:t>
      </w:r>
      <w:r w:rsidRPr="00EE580E">
        <w:rPr>
          <w:rFonts w:ascii="Arial" w:hAnsi="Arial" w:cs="Arial"/>
          <w:lang w:val="es-ES"/>
        </w:rPr>
        <w:lastRenderedPageBreak/>
        <w:t>interpersonales o habilidades sociales son fundamentales en el aprendizaje colaborativo o en cualquier grupo de personas que tengan una finalidad común.</w:t>
      </w:r>
    </w:p>
    <w:p w14:paraId="57693A33" w14:textId="5B605EAA" w:rsidR="00E43065" w:rsidRPr="00EE580E" w:rsidRDefault="008E48AE" w:rsidP="00A2001B">
      <w:pPr>
        <w:spacing w:afterLines="120" w:after="288" w:line="360" w:lineRule="auto"/>
        <w:ind w:firstLine="709"/>
        <w:jc w:val="both"/>
        <w:rPr>
          <w:lang w:val="es-ES"/>
        </w:rPr>
      </w:pPr>
      <w:r w:rsidRPr="00EE580E">
        <w:rPr>
          <w:rFonts w:ascii="Arial" w:hAnsi="Arial" w:cs="Arial"/>
          <w:lang w:val="es-ES"/>
        </w:rPr>
        <w:t>Así</w:t>
      </w:r>
      <w:r w:rsidR="00730445" w:rsidRPr="00EE580E">
        <w:rPr>
          <w:rFonts w:ascii="Arial" w:hAnsi="Arial" w:cs="Arial"/>
          <w:lang w:val="es-ES"/>
        </w:rPr>
        <w:t xml:space="preserve"> </w:t>
      </w:r>
      <w:r w:rsidR="00314032" w:rsidRPr="00EE580E">
        <w:rPr>
          <w:rFonts w:ascii="Arial" w:hAnsi="Arial" w:cs="Arial"/>
          <w:lang w:val="es-ES"/>
        </w:rPr>
        <w:t>pues,</w:t>
      </w:r>
      <w:r w:rsidR="00730445" w:rsidRPr="00EE580E">
        <w:rPr>
          <w:rFonts w:ascii="Arial" w:hAnsi="Arial" w:cs="Arial"/>
          <w:lang w:val="es-ES"/>
        </w:rPr>
        <w:t xml:space="preserve"> saber decir las cosas, ponerse en el lugar del otro, tener una escucha activa, negociar lo que necesitas son algunos de los beneficios colaterales de trabajar en equipo, preparando al alumno para la vida fuera de la docencia</w:t>
      </w:r>
      <w:r w:rsidR="00C65D89" w:rsidRPr="00EE580E">
        <w:rPr>
          <w:rFonts w:ascii="Arial" w:hAnsi="Arial" w:cs="Arial"/>
          <w:lang w:val="es-ES"/>
        </w:rPr>
        <w:t xml:space="preserve"> </w:t>
      </w:r>
      <w:r w:rsidR="00C65D89" w:rsidRPr="00EE580E">
        <w:rPr>
          <w:rFonts w:ascii="Arial" w:hAnsi="Arial" w:cs="Arial"/>
          <w:lang w:val="es-ES"/>
        </w:rPr>
        <w:fldChar w:fldCharType="begin"/>
      </w:r>
      <w:r w:rsidR="004A7E69">
        <w:rPr>
          <w:rFonts w:ascii="Arial" w:hAnsi="Arial" w:cs="Arial"/>
          <w:lang w:val="es-ES"/>
        </w:rPr>
        <w:instrText xml:space="preserve"> ADDIN ZOTERO_ITEM CSL_CITATION {"citationID":"UvULF9Na","properties":{"formattedCitation":"(Herrada y Ba\\uc0\\u241{}os, 2018; Lynn, 2021)","plainCitation":"(Herrada y Baños, 2018; Lynn,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C65D89" w:rsidRPr="00EE580E">
        <w:rPr>
          <w:rFonts w:ascii="Arial" w:hAnsi="Arial" w:cs="Arial"/>
          <w:lang w:val="es-ES"/>
        </w:rPr>
        <w:fldChar w:fldCharType="separate"/>
      </w:r>
      <w:r w:rsidR="004A7E69" w:rsidRPr="004A7E69">
        <w:rPr>
          <w:rFonts w:ascii="Arial" w:hAnsi="Arial" w:cs="Arial"/>
          <w:szCs w:val="24"/>
        </w:rPr>
        <w:t>(Herrada y Baños, 2018; Lynn, 2021)</w:t>
      </w:r>
      <w:r w:rsidR="00C65D89" w:rsidRPr="00EE580E">
        <w:rPr>
          <w:rFonts w:ascii="Arial" w:hAnsi="Arial" w:cs="Arial"/>
          <w:lang w:val="es-ES"/>
        </w:rPr>
        <w:fldChar w:fldCharType="end"/>
      </w:r>
      <w:r w:rsidR="00C65D89" w:rsidRPr="00EE580E">
        <w:rPr>
          <w:rFonts w:ascii="Arial" w:hAnsi="Arial" w:cs="Arial"/>
          <w:lang w:val="es-ES"/>
        </w:rPr>
        <w:t>.</w:t>
      </w:r>
    </w:p>
    <w:p w14:paraId="3EFEB827" w14:textId="056038A1" w:rsidR="00131206" w:rsidRPr="00EE580E" w:rsidRDefault="00131206" w:rsidP="00CF4234">
      <w:pPr>
        <w:pStyle w:val="Ttulo3plantilla"/>
        <w:rPr>
          <w:lang w:val="es-ES"/>
        </w:rPr>
      </w:pPr>
      <w:bookmarkStart w:id="601" w:name="_Toc112348055"/>
      <w:r w:rsidRPr="00EE580E">
        <w:rPr>
          <w:lang w:val="es-ES"/>
        </w:rPr>
        <w:t>Supervisión Grupal</w:t>
      </w:r>
      <w:bookmarkEnd w:id="601"/>
    </w:p>
    <w:p w14:paraId="18001363" w14:textId="3FCF2318" w:rsidR="00730445" w:rsidRPr="00EE580E" w:rsidRDefault="008E48AE" w:rsidP="00A2001B">
      <w:pPr>
        <w:spacing w:afterLines="120" w:after="288" w:line="360" w:lineRule="auto"/>
        <w:ind w:firstLine="709"/>
        <w:jc w:val="both"/>
        <w:rPr>
          <w:rFonts w:ascii="Arial" w:hAnsi="Arial" w:cs="Arial"/>
          <w:lang w:val="es-ES"/>
        </w:rPr>
      </w:pPr>
      <w:r w:rsidRPr="00EE580E">
        <w:rPr>
          <w:rFonts w:ascii="Arial" w:hAnsi="Arial" w:cs="Arial"/>
          <w:lang w:val="es-ES"/>
        </w:rPr>
        <w:t>Al ser todos los integrantes dueños del progreso del proyecto, todos son a la vez empleados y jefes. Todos tienen voz en las decisiones tomadas y por tanto todos tienen derecho a supervisar el trabajo conjunto.</w:t>
      </w:r>
    </w:p>
    <w:p w14:paraId="08823480" w14:textId="1AECDC24" w:rsidR="008E48AE" w:rsidRPr="00EE580E" w:rsidRDefault="008E48AE" w:rsidP="00A2001B">
      <w:pPr>
        <w:spacing w:afterLines="120" w:after="288" w:line="360" w:lineRule="auto"/>
        <w:ind w:firstLine="709"/>
        <w:jc w:val="both"/>
        <w:rPr>
          <w:rFonts w:ascii="Arial" w:hAnsi="Arial" w:cs="Arial"/>
          <w:lang w:val="es-ES"/>
        </w:rPr>
      </w:pPr>
      <w:del w:id="602" w:author="MIGUEL FUERTES FERNANDEZ" w:date="2022-08-30T21:28:00Z">
        <w:r w:rsidRPr="00EE580E" w:rsidDel="00AE1C1B">
          <w:rPr>
            <w:rFonts w:ascii="Arial" w:hAnsi="Arial" w:cs="Arial"/>
            <w:lang w:val="es-ES"/>
          </w:rPr>
          <w:delText xml:space="preserve">Dice </w:delText>
        </w:r>
        <w:r w:rsidR="004440F5" w:rsidDel="00AE1C1B">
          <w:rPr>
            <w:rFonts w:ascii="Arial" w:hAnsi="Arial" w:cs="Arial"/>
            <w:lang w:val="es-ES"/>
          </w:rPr>
          <w:delText xml:space="preserve">Lynn </w:delText>
        </w:r>
        <w:r w:rsidRPr="00EE580E" w:rsidDel="00AE1C1B">
          <w:rPr>
            <w:rFonts w:ascii="Arial" w:hAnsi="Arial" w:cs="Arial"/>
            <w:lang w:val="es-ES"/>
          </w:rPr>
          <w:delText>que una</w:delText>
        </w:r>
      </w:del>
      <w:ins w:id="603" w:author="MIGUEL FUERTES FERNANDEZ" w:date="2022-08-30T21:28:00Z">
        <w:r w:rsidR="00AE1C1B">
          <w:rPr>
            <w:rFonts w:ascii="Arial" w:hAnsi="Arial" w:cs="Arial"/>
            <w:lang w:val="es-ES"/>
          </w:rPr>
          <w:t>Una</w:t>
        </w:r>
      </w:ins>
      <w:r w:rsidRPr="00EE580E">
        <w:rPr>
          <w:rFonts w:ascii="Arial" w:hAnsi="Arial" w:cs="Arial"/>
          <w:lang w:val="es-ES"/>
        </w:rPr>
        <w:t xml:space="preserve"> de las características que se fomentan en los trabajos colaborativos es la capacidad de liderazgo. Salen a la luz lideres </w:t>
      </w:r>
      <w:r w:rsidR="00CC16D8" w:rsidRPr="00EE580E">
        <w:rPr>
          <w:rFonts w:ascii="Arial" w:hAnsi="Arial" w:cs="Arial"/>
          <w:lang w:val="es-ES"/>
        </w:rPr>
        <w:t>innatos,</w:t>
      </w:r>
      <w:r w:rsidRPr="00EE580E">
        <w:rPr>
          <w:rFonts w:ascii="Arial" w:hAnsi="Arial" w:cs="Arial"/>
          <w:lang w:val="es-ES"/>
        </w:rPr>
        <w:t xml:space="preserve"> pero a su vez, todos son participes, integrantes, y jueces de su propio trabajo y del progreso de su proyecto</w:t>
      </w:r>
      <w:r w:rsidR="00C65D89" w:rsidRPr="00EE580E">
        <w:rPr>
          <w:rFonts w:ascii="Arial" w:hAnsi="Arial" w:cs="Arial"/>
          <w:lang w:val="es-ES"/>
        </w:rPr>
        <w:t xml:space="preserve"> </w:t>
      </w:r>
      <w:r w:rsidR="00C65D89" w:rsidRPr="00EE580E">
        <w:rPr>
          <w:rFonts w:ascii="Arial" w:hAnsi="Arial" w:cs="Arial"/>
          <w:lang w:val="es-ES"/>
        </w:rPr>
        <w:fldChar w:fldCharType="begin"/>
      </w:r>
      <w:r w:rsidR="004A7E69">
        <w:rPr>
          <w:rFonts w:ascii="Arial" w:hAnsi="Arial" w:cs="Arial"/>
          <w:lang w:val="es-ES"/>
        </w:rPr>
        <w:instrText xml:space="preserve"> ADDIN ZOTERO_ITEM CSL_CITATION {"citationID":"Z51d2mpE","properties":{"formattedCitation":"(Lynn,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C65D89" w:rsidRPr="00EE580E">
        <w:rPr>
          <w:rFonts w:ascii="Arial" w:hAnsi="Arial" w:cs="Arial"/>
          <w:lang w:val="es-ES"/>
        </w:rPr>
        <w:fldChar w:fldCharType="separate"/>
      </w:r>
      <w:r w:rsidR="004A7E69" w:rsidRPr="004A7E69">
        <w:rPr>
          <w:rFonts w:ascii="Arial" w:hAnsi="Arial" w:cs="Arial"/>
        </w:rPr>
        <w:t>(Lynn, 2021)</w:t>
      </w:r>
      <w:r w:rsidR="00C65D89" w:rsidRPr="00EE580E">
        <w:rPr>
          <w:rFonts w:ascii="Arial" w:hAnsi="Arial" w:cs="Arial"/>
          <w:lang w:val="es-ES"/>
        </w:rPr>
        <w:fldChar w:fldCharType="end"/>
      </w:r>
      <w:r w:rsidRPr="00EE580E">
        <w:rPr>
          <w:rFonts w:ascii="Arial" w:hAnsi="Arial" w:cs="Arial"/>
          <w:lang w:val="es-ES"/>
        </w:rPr>
        <w:t>.</w:t>
      </w:r>
    </w:p>
    <w:p w14:paraId="26D62F49" w14:textId="06CC1B89" w:rsidR="00314032" w:rsidRPr="00EE580E" w:rsidRDefault="00314032"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Dentro del grupo y casi ejerciendo la labor de supervisión, es importante recalcar la necesidad de las habilidades sociales. Johnson </w:t>
      </w:r>
      <w:r w:rsidR="00D52A63">
        <w:rPr>
          <w:rFonts w:ascii="Arial" w:hAnsi="Arial" w:cs="Arial"/>
          <w:lang w:val="es-ES"/>
        </w:rPr>
        <w:t>y</w:t>
      </w:r>
      <w:r w:rsidRPr="00EE580E">
        <w:rPr>
          <w:rFonts w:ascii="Arial" w:hAnsi="Arial" w:cs="Arial"/>
          <w:lang w:val="es-ES"/>
        </w:rPr>
        <w:t xml:space="preserve"> Johnson, en referencia al aprendizaje colaborativo destacan que es importante las tareas de resolución de conflictos o tareas, la capacidad de tomar decisiones y la capacidad de liderazgo</w:t>
      </w:r>
      <w:r w:rsidR="00C65D89" w:rsidRPr="00EE580E">
        <w:rPr>
          <w:rFonts w:ascii="Arial" w:hAnsi="Arial" w:cs="Arial"/>
          <w:lang w:val="es-ES"/>
        </w:rPr>
        <w:t xml:space="preserve"> </w:t>
      </w:r>
      <w:r w:rsidR="00C65D89" w:rsidRPr="00EE580E">
        <w:rPr>
          <w:rFonts w:ascii="Arial" w:hAnsi="Arial" w:cs="Arial"/>
          <w:lang w:val="es-ES"/>
        </w:rPr>
        <w:fldChar w:fldCharType="begin"/>
      </w:r>
      <w:r w:rsidR="00151D3B">
        <w:rPr>
          <w:rFonts w:ascii="Arial" w:hAnsi="Arial" w:cs="Arial"/>
          <w:lang w:val="es-ES"/>
        </w:rPr>
        <w:instrText xml:space="preserve"> ADDIN ZOTERO_ITEM CSL_CITATION {"citationID":"VDvlbHcO","properties":{"formattedCitation":"(Johnson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65D89" w:rsidRPr="00EE580E">
        <w:rPr>
          <w:rFonts w:ascii="Arial" w:hAnsi="Arial" w:cs="Arial"/>
          <w:lang w:val="es-ES"/>
        </w:rPr>
        <w:fldChar w:fldCharType="separate"/>
      </w:r>
      <w:r w:rsidR="00151D3B" w:rsidRPr="00151D3B">
        <w:rPr>
          <w:rFonts w:ascii="Arial" w:hAnsi="Arial" w:cs="Arial"/>
        </w:rPr>
        <w:t>(Johnson y Johnson, 1989)</w:t>
      </w:r>
      <w:r w:rsidR="00C65D89" w:rsidRPr="00EE580E">
        <w:rPr>
          <w:rFonts w:ascii="Arial" w:hAnsi="Arial" w:cs="Arial"/>
          <w:lang w:val="es-ES"/>
        </w:rPr>
        <w:fldChar w:fldCharType="end"/>
      </w:r>
      <w:r w:rsidRPr="00EE580E">
        <w:rPr>
          <w:rFonts w:ascii="Arial" w:hAnsi="Arial" w:cs="Arial"/>
          <w:lang w:val="es-ES"/>
        </w:rPr>
        <w:t>.</w:t>
      </w:r>
    </w:p>
    <w:p w14:paraId="1892916E" w14:textId="47E48C5F" w:rsidR="00314032" w:rsidRPr="00EE580E" w:rsidRDefault="00314032" w:rsidP="00A2001B">
      <w:pPr>
        <w:spacing w:afterLines="120" w:after="288" w:line="360" w:lineRule="auto"/>
        <w:ind w:firstLine="709"/>
        <w:jc w:val="both"/>
        <w:rPr>
          <w:rFonts w:ascii="Arial" w:hAnsi="Arial" w:cs="Arial"/>
          <w:lang w:val="es-ES"/>
        </w:rPr>
      </w:pPr>
      <w:r w:rsidRPr="00EE580E">
        <w:rPr>
          <w:rFonts w:ascii="Arial" w:hAnsi="Arial" w:cs="Arial"/>
          <w:lang w:val="es-ES"/>
        </w:rPr>
        <w:t>En relación con la supervisión, adquiere más importancia la capacidad de liderazgo. Es un trabajo por equipos, donde se comparte de conocimiento. Los alumnos aprenden cada uno una cosa y la comparten con el resto</w:t>
      </w:r>
      <w:r w:rsidR="00C65D89" w:rsidRPr="00EE580E">
        <w:rPr>
          <w:rFonts w:ascii="Arial" w:hAnsi="Arial" w:cs="Arial"/>
          <w:lang w:val="es-ES"/>
        </w:rPr>
        <w:t xml:space="preserve"> </w:t>
      </w:r>
      <w:r w:rsidR="00C65D89" w:rsidRPr="00EE580E">
        <w:rPr>
          <w:rFonts w:ascii="Arial" w:hAnsi="Arial" w:cs="Arial"/>
          <w:lang w:val="es-ES"/>
        </w:rPr>
        <w:fldChar w:fldCharType="begin"/>
      </w:r>
      <w:r w:rsidR="00151D3B">
        <w:rPr>
          <w:rFonts w:ascii="Arial" w:hAnsi="Arial" w:cs="Arial"/>
          <w:lang w:val="es-ES"/>
        </w:rPr>
        <w:instrText xml:space="preserve"> ADDIN ZOTERO_ITEM CSL_CITATION {"citationID":"Jvn9RE4l","properties":{"formattedCitation":"(Johnson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65D89" w:rsidRPr="00EE580E">
        <w:rPr>
          <w:rFonts w:ascii="Arial" w:hAnsi="Arial" w:cs="Arial"/>
          <w:lang w:val="es-ES"/>
        </w:rPr>
        <w:fldChar w:fldCharType="separate"/>
      </w:r>
      <w:r w:rsidR="00151D3B" w:rsidRPr="00151D3B">
        <w:rPr>
          <w:rFonts w:ascii="Arial" w:hAnsi="Arial" w:cs="Arial"/>
        </w:rPr>
        <w:t>(Johnson y Johnson, 1989)</w:t>
      </w:r>
      <w:r w:rsidR="00C65D89" w:rsidRPr="00EE580E">
        <w:rPr>
          <w:rFonts w:ascii="Arial" w:hAnsi="Arial" w:cs="Arial"/>
          <w:lang w:val="es-ES"/>
        </w:rPr>
        <w:fldChar w:fldCharType="end"/>
      </w:r>
      <w:r w:rsidRPr="00EE580E">
        <w:rPr>
          <w:rFonts w:ascii="Arial" w:hAnsi="Arial" w:cs="Arial"/>
          <w:lang w:val="es-ES"/>
        </w:rPr>
        <w:t>.</w:t>
      </w:r>
    </w:p>
    <w:p w14:paraId="6F07FEEC" w14:textId="5808C564" w:rsidR="00E43065" w:rsidRPr="00EE580E" w:rsidRDefault="00314032" w:rsidP="00A2001B">
      <w:pPr>
        <w:spacing w:afterLines="120" w:after="288" w:line="360" w:lineRule="auto"/>
        <w:jc w:val="both"/>
        <w:rPr>
          <w:rFonts w:ascii="Arial" w:hAnsi="Arial" w:cs="Arial"/>
          <w:lang w:val="es-ES"/>
        </w:rPr>
      </w:pPr>
      <w:r w:rsidRPr="00EE580E">
        <w:rPr>
          <w:rFonts w:ascii="Arial" w:hAnsi="Arial" w:cs="Arial"/>
          <w:lang w:val="es-ES"/>
        </w:rPr>
        <w:t xml:space="preserve">Al final, quedaran en el aire dos preguntas para el grupo/alumno/líder. </w:t>
      </w:r>
      <w:r w:rsidRPr="00EE580E">
        <w:rPr>
          <w:rFonts w:ascii="Arial" w:hAnsi="Arial" w:cs="Arial"/>
          <w:i/>
          <w:iCs/>
          <w:lang w:val="es-ES"/>
        </w:rPr>
        <w:t>“¿Qué has aportado al grupo?”</w:t>
      </w:r>
      <w:r w:rsidRPr="00EE580E">
        <w:rPr>
          <w:rFonts w:ascii="Arial" w:hAnsi="Arial" w:cs="Arial"/>
          <w:lang w:val="es-ES"/>
        </w:rPr>
        <w:t xml:space="preserve"> y </w:t>
      </w:r>
      <w:r w:rsidRPr="00EE580E">
        <w:rPr>
          <w:rFonts w:ascii="Arial" w:hAnsi="Arial" w:cs="Arial"/>
          <w:i/>
          <w:iCs/>
          <w:lang w:val="es-ES"/>
        </w:rPr>
        <w:t>“¿Qué puedes aportar para que el grupo sea mejor mañana?”</w:t>
      </w:r>
      <w:r w:rsidR="00BA2B26" w:rsidRPr="00EE580E">
        <w:rPr>
          <w:rFonts w:ascii="Arial" w:hAnsi="Arial" w:cs="Arial"/>
          <w:i/>
          <w:iCs/>
          <w:lang w:val="es-ES"/>
        </w:rPr>
        <w:t xml:space="preserve"> </w:t>
      </w:r>
      <w:r w:rsidR="00C65D89" w:rsidRPr="00EE580E">
        <w:rPr>
          <w:rFonts w:ascii="Arial" w:hAnsi="Arial" w:cs="Arial"/>
          <w:i/>
          <w:iCs/>
          <w:lang w:val="es-ES"/>
        </w:rPr>
        <w:fldChar w:fldCharType="begin"/>
      </w:r>
      <w:r w:rsidR="00151D3B">
        <w:rPr>
          <w:rFonts w:ascii="Arial" w:hAnsi="Arial" w:cs="Arial"/>
          <w:i/>
          <w:iCs/>
          <w:lang w:val="es-ES"/>
        </w:rPr>
        <w:instrText xml:space="preserve"> ADDIN ZOTERO_ITEM CSL_CITATION {"citationID":"vmyaQrQx","properties":{"formattedCitation":"(Johnson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65D89" w:rsidRPr="00EE580E">
        <w:rPr>
          <w:rFonts w:ascii="Arial" w:hAnsi="Arial" w:cs="Arial"/>
          <w:i/>
          <w:iCs/>
          <w:lang w:val="es-ES"/>
        </w:rPr>
        <w:fldChar w:fldCharType="separate"/>
      </w:r>
      <w:r w:rsidR="00151D3B" w:rsidRPr="00151D3B">
        <w:rPr>
          <w:rFonts w:ascii="Arial" w:hAnsi="Arial" w:cs="Arial"/>
        </w:rPr>
        <w:t>(Johnson y Johnson, 1989)</w:t>
      </w:r>
      <w:r w:rsidR="00C65D89" w:rsidRPr="00EE580E">
        <w:rPr>
          <w:rFonts w:ascii="Arial" w:hAnsi="Arial" w:cs="Arial"/>
          <w:i/>
          <w:iCs/>
          <w:lang w:val="es-ES"/>
        </w:rPr>
        <w:fldChar w:fldCharType="end"/>
      </w:r>
    </w:p>
    <w:p w14:paraId="711F318C" w14:textId="621E3AAB" w:rsidR="00DF30D2" w:rsidRPr="00EE580E" w:rsidRDefault="00DF30D2" w:rsidP="00CF4234">
      <w:pPr>
        <w:pStyle w:val="Ttulo3plantilla"/>
        <w:rPr>
          <w:lang w:val="es-ES"/>
        </w:rPr>
      </w:pPr>
      <w:bookmarkStart w:id="604" w:name="_Toc112348056"/>
      <w:r w:rsidRPr="00EE580E">
        <w:rPr>
          <w:lang w:val="es-ES"/>
        </w:rPr>
        <w:t>Participación</w:t>
      </w:r>
      <w:bookmarkEnd w:id="604"/>
    </w:p>
    <w:p w14:paraId="3CBDA968" w14:textId="53E5BCF9" w:rsidR="00DF30D2" w:rsidRPr="00EE580E" w:rsidRDefault="004440F5" w:rsidP="00A2001B">
      <w:pPr>
        <w:spacing w:afterLines="120" w:after="288" w:line="360" w:lineRule="auto"/>
        <w:ind w:firstLine="709"/>
        <w:jc w:val="both"/>
        <w:rPr>
          <w:rFonts w:ascii="Arial" w:hAnsi="Arial" w:cs="Arial"/>
          <w:lang w:val="es-ES"/>
        </w:rPr>
      </w:pPr>
      <w:del w:id="605" w:author="MIGUEL FUERTES FERNANDEZ" w:date="2022-08-30T21:29:00Z">
        <w:r w:rsidDel="006E7BD5">
          <w:rPr>
            <w:rFonts w:ascii="Arial" w:hAnsi="Arial" w:cs="Arial"/>
            <w:lang w:val="es-ES"/>
          </w:rPr>
          <w:delText xml:space="preserve">Lynn </w:delText>
        </w:r>
        <w:r w:rsidR="00751B01" w:rsidRPr="00EE580E" w:rsidDel="006E7BD5">
          <w:rPr>
            <w:rFonts w:ascii="Arial" w:hAnsi="Arial" w:cs="Arial"/>
            <w:lang w:val="es-ES"/>
          </w:rPr>
          <w:delText>y Herrada</w:delText>
        </w:r>
      </w:del>
      <w:ins w:id="606" w:author="MIGUEL FUERTES FERNANDEZ" w:date="2022-08-30T21:29:00Z">
        <w:r w:rsidR="006E7BD5">
          <w:rPr>
            <w:rFonts w:ascii="Arial" w:hAnsi="Arial" w:cs="Arial"/>
            <w:lang w:val="es-ES"/>
          </w:rPr>
          <w:t>Varios autores</w:t>
        </w:r>
      </w:ins>
      <w:r w:rsidR="00751B01" w:rsidRPr="00EE580E">
        <w:rPr>
          <w:rFonts w:ascii="Arial" w:hAnsi="Arial" w:cs="Arial"/>
          <w:lang w:val="es-ES"/>
        </w:rPr>
        <w:t xml:space="preserve"> cuentan de la importancia del aprendizaje colaborativo como un factor de aumento de la participación. Uniéndolo con lo que se decía al principio, la motivación es una consecuencia principal y clave del aprendizaje colaborativo y esta motivación sale como consecuencia de la actividad en grupo</w:t>
      </w:r>
      <w:r w:rsidR="00777282" w:rsidRPr="00EE580E">
        <w:rPr>
          <w:rFonts w:ascii="Arial" w:hAnsi="Arial" w:cs="Arial"/>
          <w:lang w:val="es-ES"/>
        </w:rPr>
        <w:t xml:space="preserve"> </w:t>
      </w:r>
      <w:r w:rsidR="00777282" w:rsidRPr="00EE580E">
        <w:rPr>
          <w:rFonts w:ascii="Arial" w:hAnsi="Arial" w:cs="Arial"/>
          <w:lang w:val="es-ES"/>
        </w:rPr>
        <w:fldChar w:fldCharType="begin"/>
      </w:r>
      <w:r w:rsidR="004A7E69">
        <w:rPr>
          <w:rFonts w:ascii="Arial" w:hAnsi="Arial" w:cs="Arial"/>
          <w:lang w:val="es-ES"/>
        </w:rPr>
        <w:instrText xml:space="preserve"> ADDIN ZOTERO_ITEM CSL_CITATION {"citationID":"nO5Qlajy","properties":{"formattedCitation":"(Herrada y Ba\\uc0\\u241{}os, 2018; Lynn, 2021)","plainCitation":"(Herrada y Baños, 2018; Lynn,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777282" w:rsidRPr="00EE580E">
        <w:rPr>
          <w:rFonts w:ascii="Arial" w:hAnsi="Arial" w:cs="Arial"/>
          <w:lang w:val="es-ES"/>
        </w:rPr>
        <w:fldChar w:fldCharType="separate"/>
      </w:r>
      <w:r w:rsidR="004A7E69" w:rsidRPr="004A7E69">
        <w:rPr>
          <w:rFonts w:ascii="Arial" w:hAnsi="Arial" w:cs="Arial"/>
          <w:szCs w:val="24"/>
        </w:rPr>
        <w:t>(Herrada y Baños, 2018; Lynn, 2021)</w:t>
      </w:r>
      <w:r w:rsidR="00777282" w:rsidRPr="00EE580E">
        <w:rPr>
          <w:rFonts w:ascii="Arial" w:hAnsi="Arial" w:cs="Arial"/>
          <w:lang w:val="es-ES"/>
        </w:rPr>
        <w:fldChar w:fldCharType="end"/>
      </w:r>
      <w:r w:rsidR="00751B01" w:rsidRPr="00EE580E">
        <w:rPr>
          <w:rFonts w:ascii="Arial" w:hAnsi="Arial" w:cs="Arial"/>
          <w:lang w:val="es-ES"/>
        </w:rPr>
        <w:t xml:space="preserve">. </w:t>
      </w:r>
    </w:p>
    <w:p w14:paraId="64420FE6" w14:textId="3A444CA2" w:rsidR="00751B01" w:rsidRPr="00EE580E" w:rsidRDefault="00751B01" w:rsidP="00A2001B">
      <w:pPr>
        <w:spacing w:afterLines="120" w:after="288" w:line="360" w:lineRule="auto"/>
        <w:ind w:firstLine="709"/>
        <w:jc w:val="both"/>
        <w:rPr>
          <w:rFonts w:ascii="Arial" w:hAnsi="Arial" w:cs="Arial"/>
          <w:lang w:val="es-ES"/>
        </w:rPr>
      </w:pPr>
      <w:r w:rsidRPr="00EE580E">
        <w:rPr>
          <w:rFonts w:ascii="Arial" w:hAnsi="Arial" w:cs="Arial"/>
          <w:lang w:val="es-ES"/>
        </w:rPr>
        <w:t>Si la actividad es interesante</w:t>
      </w:r>
      <w:r w:rsidR="004224D6" w:rsidRPr="00EE580E">
        <w:rPr>
          <w:rFonts w:ascii="Arial" w:hAnsi="Arial" w:cs="Arial"/>
          <w:lang w:val="es-ES"/>
        </w:rPr>
        <w:t>, va a motivar a los alumnos, que van a participar más, que les va a motivar más. Se da la situación de la pescadilla que se muerde la cola.</w:t>
      </w:r>
    </w:p>
    <w:p w14:paraId="693CB220" w14:textId="5F6D4CED" w:rsidR="004224D6" w:rsidRPr="00EE580E" w:rsidRDefault="004224D6" w:rsidP="00A2001B">
      <w:pPr>
        <w:spacing w:afterLines="120" w:after="288" w:line="360" w:lineRule="auto"/>
        <w:ind w:firstLine="709"/>
        <w:jc w:val="both"/>
        <w:rPr>
          <w:rFonts w:ascii="Arial" w:hAnsi="Arial" w:cs="Arial"/>
          <w:lang w:val="es-ES"/>
        </w:rPr>
      </w:pPr>
      <w:r w:rsidRPr="00EE580E">
        <w:rPr>
          <w:rFonts w:ascii="Arial" w:hAnsi="Arial" w:cs="Arial"/>
          <w:lang w:val="es-ES"/>
        </w:rPr>
        <w:lastRenderedPageBreak/>
        <w:t xml:space="preserve">Para que una actividad enganche y se pueda afirmar que atrae a la participación, suele ser recomendable recurrir a técnicas de gamificación. </w:t>
      </w:r>
      <w:proofErr w:type="spellStart"/>
      <w:r w:rsidRPr="00EE580E">
        <w:rPr>
          <w:rFonts w:ascii="Arial" w:hAnsi="Arial" w:cs="Arial"/>
          <w:lang w:val="es-ES"/>
        </w:rPr>
        <w:t>Pertegal</w:t>
      </w:r>
      <w:proofErr w:type="spellEnd"/>
      <w:ins w:id="607" w:author="MIGUEL FUERTES FERNANDEZ" w:date="2022-08-30T21:29:00Z">
        <w:r w:rsidR="006962AD">
          <w:rPr>
            <w:rFonts w:ascii="Arial" w:hAnsi="Arial" w:cs="Arial"/>
            <w:lang w:val="es-ES"/>
          </w:rPr>
          <w:t xml:space="preserve"> (2019)</w:t>
        </w:r>
      </w:ins>
      <w:r w:rsidRPr="00EE580E">
        <w:rPr>
          <w:rFonts w:ascii="Arial" w:hAnsi="Arial" w:cs="Arial"/>
          <w:lang w:val="es-ES"/>
        </w:rPr>
        <w:t xml:space="preserve"> afirma que con “</w:t>
      </w:r>
      <w:proofErr w:type="spellStart"/>
      <w:r w:rsidRPr="00EE580E">
        <w:rPr>
          <w:rFonts w:ascii="Arial" w:hAnsi="Arial" w:cs="Arial"/>
          <w:lang w:val="es-ES"/>
        </w:rPr>
        <w:t>Kahoot</w:t>
      </w:r>
      <w:proofErr w:type="spellEnd"/>
      <w:r w:rsidRPr="00EE580E">
        <w:rPr>
          <w:rFonts w:ascii="Arial" w:hAnsi="Arial" w:cs="Arial"/>
          <w:lang w:val="es-ES"/>
        </w:rPr>
        <w:t>” una herramienta de gamificación, que bien puede ser empleada en el aprendizaje colaborativo, noto un aumento en la motivación y en la participación de los alumnos</w:t>
      </w:r>
      <w:del w:id="608" w:author="MIGUEL FUERTES FERNANDEZ" w:date="2022-08-30T21:29:00Z">
        <w:r w:rsidR="004D4D84" w:rsidRPr="00EE580E" w:rsidDel="006962AD">
          <w:rPr>
            <w:rFonts w:ascii="Arial" w:hAnsi="Arial" w:cs="Arial"/>
            <w:lang w:val="es-ES"/>
          </w:rPr>
          <w:delText xml:space="preserve"> </w:delText>
        </w:r>
        <w:r w:rsidR="004D4D84" w:rsidRPr="00EE580E" w:rsidDel="006962AD">
          <w:rPr>
            <w:rFonts w:ascii="Arial" w:hAnsi="Arial" w:cs="Arial"/>
            <w:lang w:val="es-ES"/>
          </w:rPr>
          <w:fldChar w:fldCharType="begin"/>
        </w:r>
        <w:r w:rsidR="004A7E69" w:rsidDel="006962AD">
          <w:rPr>
            <w:rFonts w:ascii="Arial" w:hAnsi="Arial" w:cs="Arial"/>
            <w:lang w:val="es-ES"/>
          </w:rPr>
          <w:delInstrText xml:space="preserve"> ADDIN ZOTERO_ITEM CSL_CITATION {"citationID":"3Z7VWE68","properties":{"formattedCitation":"(Pertegal y Lorenzo, 2019)","plainCitation":"(Pertegal y Lorenzo,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TIC","volume":"3","author":[{"family":"Pertegal","given":"María Luisa"},{"family":"Lorenzo","given":"Gonzalo"}],"issued":{"date-parts":[["2019",8,13]]}}}],"schema":"https://github.com/citation-style-language/schema/raw/master/csl-citation.json"} </w:delInstrText>
        </w:r>
        <w:r w:rsidR="004D4D84" w:rsidRPr="00EE580E" w:rsidDel="006962AD">
          <w:rPr>
            <w:rFonts w:ascii="Arial" w:hAnsi="Arial" w:cs="Arial"/>
            <w:lang w:val="es-ES"/>
          </w:rPr>
          <w:fldChar w:fldCharType="separate"/>
        </w:r>
        <w:r w:rsidR="004A7E69" w:rsidRPr="004A7E69" w:rsidDel="006962AD">
          <w:rPr>
            <w:rFonts w:ascii="Arial" w:hAnsi="Arial" w:cs="Arial"/>
          </w:rPr>
          <w:delText>(Pertegal y Lorenzo, 2019)</w:delText>
        </w:r>
        <w:r w:rsidR="004D4D84" w:rsidRPr="00EE580E" w:rsidDel="006962AD">
          <w:rPr>
            <w:rFonts w:ascii="Arial" w:hAnsi="Arial" w:cs="Arial"/>
            <w:lang w:val="es-ES"/>
          </w:rPr>
          <w:fldChar w:fldCharType="end"/>
        </w:r>
        <w:r w:rsidRPr="00EE580E" w:rsidDel="006962AD">
          <w:rPr>
            <w:rFonts w:ascii="Arial" w:hAnsi="Arial" w:cs="Arial"/>
            <w:lang w:val="es-ES"/>
          </w:rPr>
          <w:delText>.</w:delText>
        </w:r>
      </w:del>
      <w:ins w:id="609" w:author="MIGUEL FUERTES FERNANDEZ" w:date="2022-08-30T21:29:00Z">
        <w:r w:rsidR="006962AD">
          <w:rPr>
            <w:rFonts w:ascii="Arial" w:hAnsi="Arial" w:cs="Arial"/>
            <w:lang w:val="es-ES"/>
          </w:rPr>
          <w:t>.</w:t>
        </w:r>
      </w:ins>
    </w:p>
    <w:p w14:paraId="064E236D" w14:textId="0131ABB3" w:rsidR="004224D6" w:rsidRPr="00EE580E" w:rsidRDefault="004D4D84" w:rsidP="00A2001B">
      <w:pPr>
        <w:spacing w:afterLines="120" w:after="288" w:line="360" w:lineRule="auto"/>
        <w:ind w:firstLine="709"/>
        <w:jc w:val="both"/>
        <w:rPr>
          <w:rFonts w:ascii="Arial" w:hAnsi="Arial" w:cs="Arial"/>
          <w:lang w:val="es-ES"/>
        </w:rPr>
      </w:pPr>
      <w:r w:rsidRPr="00EE580E">
        <w:rPr>
          <w:rFonts w:ascii="Arial" w:hAnsi="Arial" w:cs="Arial"/>
          <w:lang w:val="es-ES"/>
        </w:rPr>
        <w:t>Prieto</w:t>
      </w:r>
      <w:r w:rsidR="004224D6" w:rsidRPr="00EE580E">
        <w:rPr>
          <w:rFonts w:ascii="Arial" w:hAnsi="Arial" w:cs="Arial"/>
          <w:lang w:val="es-ES"/>
        </w:rPr>
        <w:t xml:space="preserve"> a su vez, afirma que, mediante el trabajo en grupo, las TIC y la gamificación y utilizando dinámicas y mecánicas propias de los videojuegos se consigue un aumento de la participación</w:t>
      </w:r>
      <w:r w:rsidRPr="00EE580E">
        <w:rPr>
          <w:rFonts w:ascii="Arial" w:hAnsi="Arial" w:cs="Arial"/>
          <w:lang w:val="es-ES"/>
        </w:rPr>
        <w:t xml:space="preserve"> </w:t>
      </w:r>
      <w:r w:rsidRPr="00EE580E">
        <w:rPr>
          <w:rFonts w:ascii="Arial" w:hAnsi="Arial" w:cs="Arial"/>
          <w:lang w:val="es-ES"/>
        </w:rPr>
        <w:fldChar w:fldCharType="begin"/>
      </w:r>
      <w:r w:rsidRPr="00EE580E">
        <w:rPr>
          <w:rFonts w:ascii="Arial" w:hAnsi="Arial" w:cs="Arial"/>
          <w:lang w:val="es-ES"/>
        </w:rPr>
        <w:instrText xml:space="preserve"> ADDIN ZOTERO_ITEM CSL_CITATION {"citationID":"nEDkBEuS","properties":{"formattedCitation":"(Prieto,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Pr="00EE580E">
        <w:rPr>
          <w:rFonts w:ascii="Arial" w:hAnsi="Arial" w:cs="Arial"/>
          <w:lang w:val="es-ES"/>
        </w:rPr>
        <w:fldChar w:fldCharType="separate"/>
      </w:r>
      <w:r w:rsidR="00151D3B" w:rsidRPr="00151D3B">
        <w:rPr>
          <w:rFonts w:ascii="Arial" w:hAnsi="Arial" w:cs="Arial"/>
        </w:rPr>
        <w:t>(Prieto, 2017)</w:t>
      </w:r>
      <w:r w:rsidRPr="00EE580E">
        <w:rPr>
          <w:rFonts w:ascii="Arial" w:hAnsi="Arial" w:cs="Arial"/>
          <w:lang w:val="es-ES"/>
        </w:rPr>
        <w:fldChar w:fldCharType="end"/>
      </w:r>
      <w:r w:rsidR="004224D6" w:rsidRPr="00EE580E">
        <w:rPr>
          <w:rFonts w:ascii="Arial" w:hAnsi="Arial" w:cs="Arial"/>
          <w:lang w:val="es-ES"/>
        </w:rPr>
        <w:t>.</w:t>
      </w:r>
    </w:p>
    <w:p w14:paraId="12DD939F" w14:textId="2382C383" w:rsidR="004224D6" w:rsidRPr="00EE580E" w:rsidRDefault="004224D6" w:rsidP="00A2001B">
      <w:pPr>
        <w:spacing w:afterLines="120" w:after="288" w:line="360" w:lineRule="auto"/>
        <w:ind w:firstLine="709"/>
        <w:jc w:val="both"/>
        <w:rPr>
          <w:rFonts w:ascii="Arial" w:hAnsi="Arial" w:cs="Arial"/>
          <w:lang w:val="es-ES"/>
        </w:rPr>
      </w:pPr>
      <w:del w:id="610" w:author="MIGUEL FUERTES FERNANDEZ" w:date="2022-08-30T21:30:00Z">
        <w:r w:rsidRPr="00EE580E" w:rsidDel="006914C8">
          <w:rPr>
            <w:rFonts w:ascii="Arial" w:hAnsi="Arial" w:cs="Arial"/>
            <w:lang w:val="es-ES"/>
          </w:rPr>
          <w:delText>Harianingsih</w:delText>
        </w:r>
        <w:r w:rsidR="00302AD5" w:rsidRPr="00EE580E" w:rsidDel="006914C8">
          <w:rPr>
            <w:rFonts w:ascii="Arial" w:hAnsi="Arial" w:cs="Arial"/>
            <w:lang w:val="es-ES"/>
          </w:rPr>
          <w:delText xml:space="preserve"> lo describe como</w:delText>
        </w:r>
      </w:del>
      <w:ins w:id="611" w:author="MIGUEL FUERTES FERNANDEZ" w:date="2022-08-30T21:30:00Z">
        <w:r w:rsidR="006914C8">
          <w:rPr>
            <w:rFonts w:ascii="Arial" w:hAnsi="Arial" w:cs="Arial"/>
            <w:lang w:val="es-ES"/>
          </w:rPr>
          <w:t>Esta es</w:t>
        </w:r>
      </w:ins>
      <w:r w:rsidR="00302AD5" w:rsidRPr="00EE580E">
        <w:rPr>
          <w:rFonts w:ascii="Arial" w:hAnsi="Arial" w:cs="Arial"/>
          <w:lang w:val="es-ES"/>
        </w:rPr>
        <w:t xml:space="preserve"> una de las principales mejoras que aporta a la educación en pleno siglo XXI, las habilidades para el sigo XXI, el “</w:t>
      </w:r>
      <w:proofErr w:type="spellStart"/>
      <w:r w:rsidR="00302AD5" w:rsidRPr="00EE580E">
        <w:rPr>
          <w:rFonts w:ascii="Arial" w:hAnsi="Arial" w:cs="Arial"/>
          <w:lang w:val="es-ES"/>
        </w:rPr>
        <w:t>engadgement</w:t>
      </w:r>
      <w:proofErr w:type="spellEnd"/>
      <w:r w:rsidR="00302AD5" w:rsidRPr="00EE580E">
        <w:rPr>
          <w:rFonts w:ascii="Arial" w:hAnsi="Arial" w:cs="Arial"/>
          <w:lang w:val="es-ES"/>
        </w:rPr>
        <w:t>” derivado del aprendizaje colaborativo, la participación</w:t>
      </w:r>
      <w:r w:rsidR="004D4D84" w:rsidRPr="00EE580E">
        <w:rPr>
          <w:rFonts w:ascii="Arial" w:hAnsi="Arial" w:cs="Arial"/>
          <w:lang w:val="es-ES"/>
        </w:rPr>
        <w:t xml:space="preserve"> </w:t>
      </w:r>
      <w:r w:rsidR="004D4D84" w:rsidRPr="00EE580E">
        <w:rPr>
          <w:rFonts w:ascii="Arial" w:hAnsi="Arial" w:cs="Arial"/>
          <w:lang w:val="es-ES"/>
        </w:rPr>
        <w:fldChar w:fldCharType="begin"/>
      </w:r>
      <w:r w:rsidR="00151D3B">
        <w:rPr>
          <w:rFonts w:ascii="Arial" w:hAnsi="Arial" w:cs="Arial"/>
          <w:lang w:val="es-ES"/>
        </w:rPr>
        <w:instrText xml:space="preserve"> ADDIN ZOTERO_ITEM CSL_CITATION {"citationID":"ihC2NhuP","properties":{"formattedCitation":"(Harianingsih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4D4D84" w:rsidRPr="00EE580E">
        <w:rPr>
          <w:rFonts w:ascii="Arial" w:hAnsi="Arial" w:cs="Arial"/>
          <w:lang w:val="es-ES"/>
        </w:rPr>
        <w:fldChar w:fldCharType="separate"/>
      </w:r>
      <w:r w:rsidR="00151D3B" w:rsidRPr="00151D3B">
        <w:rPr>
          <w:rFonts w:ascii="Arial" w:hAnsi="Arial" w:cs="Arial"/>
        </w:rPr>
        <w:t>(Harianingsih y Jusoh, 2022)</w:t>
      </w:r>
      <w:r w:rsidR="004D4D84" w:rsidRPr="00EE580E">
        <w:rPr>
          <w:rFonts w:ascii="Arial" w:hAnsi="Arial" w:cs="Arial"/>
          <w:lang w:val="es-ES"/>
        </w:rPr>
        <w:fldChar w:fldCharType="end"/>
      </w:r>
      <w:r w:rsidR="00302AD5" w:rsidRPr="00EE580E">
        <w:rPr>
          <w:rFonts w:ascii="Arial" w:hAnsi="Arial" w:cs="Arial"/>
          <w:lang w:val="es-ES"/>
        </w:rPr>
        <w:t>.</w:t>
      </w:r>
    </w:p>
    <w:p w14:paraId="7A2C9127" w14:textId="48FE6861" w:rsidR="004224D6" w:rsidRPr="00EE580E" w:rsidRDefault="00302AD5" w:rsidP="00CF4234">
      <w:pPr>
        <w:pStyle w:val="Ttulo3plantilla"/>
        <w:rPr>
          <w:lang w:val="es-ES"/>
        </w:rPr>
      </w:pPr>
      <w:bookmarkStart w:id="612" w:name="_Toc112348057"/>
      <w:r w:rsidRPr="00EE580E">
        <w:rPr>
          <w:lang w:val="es-ES"/>
        </w:rPr>
        <w:t>Convivencia</w:t>
      </w:r>
      <w:bookmarkEnd w:id="612"/>
    </w:p>
    <w:p w14:paraId="62F73018" w14:textId="57F1A34C" w:rsidR="00302AD5" w:rsidRPr="00EE580E" w:rsidRDefault="009C657B" w:rsidP="00A2001B">
      <w:pPr>
        <w:spacing w:afterLines="120" w:after="288" w:line="360" w:lineRule="auto"/>
        <w:ind w:firstLine="709"/>
        <w:jc w:val="both"/>
        <w:rPr>
          <w:rFonts w:ascii="Arial" w:hAnsi="Arial" w:cs="Arial"/>
          <w:lang w:val="es-ES"/>
        </w:rPr>
      </w:pPr>
      <w:r w:rsidRPr="00EE580E">
        <w:rPr>
          <w:rFonts w:ascii="Arial" w:hAnsi="Arial" w:cs="Arial"/>
          <w:lang w:val="es-ES"/>
        </w:rPr>
        <w:t>Fruto de la colaboración, del trabajo en equipo, de la responsabilidad compartida, de las habilidades sociales, se deduce una convivencia inherente durante el proceso de la actividad en grupos</w:t>
      </w:r>
      <w:r w:rsidR="004D4D84" w:rsidRPr="00EE580E">
        <w:rPr>
          <w:rFonts w:ascii="Arial" w:hAnsi="Arial" w:cs="Arial"/>
          <w:lang w:val="es-ES"/>
        </w:rPr>
        <w:t xml:space="preserve"> </w:t>
      </w:r>
      <w:r w:rsidR="004D4D84" w:rsidRPr="00EE580E">
        <w:rPr>
          <w:rFonts w:ascii="Arial" w:hAnsi="Arial" w:cs="Arial"/>
          <w:lang w:val="es-ES"/>
        </w:rPr>
        <w:fldChar w:fldCharType="begin"/>
      </w:r>
      <w:r w:rsidR="004A7E69">
        <w:rPr>
          <w:rFonts w:ascii="Arial" w:hAnsi="Arial" w:cs="Arial"/>
          <w:lang w:val="es-ES"/>
        </w:rPr>
        <w:instrText xml:space="preserve"> ADDIN ZOTERO_ITEM CSL_CITATION {"citationID":"OfhIvQzP","properties":{"formattedCitation":"(Herrada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4D4D84" w:rsidRPr="00EE580E">
        <w:rPr>
          <w:rFonts w:ascii="Arial" w:hAnsi="Arial" w:cs="Arial"/>
          <w:lang w:val="es-ES"/>
        </w:rPr>
        <w:fldChar w:fldCharType="separate"/>
      </w:r>
      <w:r w:rsidR="004A7E69" w:rsidRPr="004A7E69">
        <w:rPr>
          <w:rFonts w:ascii="Arial" w:hAnsi="Arial" w:cs="Arial"/>
          <w:szCs w:val="24"/>
        </w:rPr>
        <w:t>(Herrada y Baños, 2018)</w:t>
      </w:r>
      <w:r w:rsidR="004D4D84" w:rsidRPr="00EE580E">
        <w:rPr>
          <w:rFonts w:ascii="Arial" w:hAnsi="Arial" w:cs="Arial"/>
          <w:lang w:val="es-ES"/>
        </w:rPr>
        <w:fldChar w:fldCharType="end"/>
      </w:r>
      <w:r w:rsidRPr="00EE580E">
        <w:rPr>
          <w:rFonts w:ascii="Arial" w:hAnsi="Arial" w:cs="Arial"/>
          <w:lang w:val="es-ES"/>
        </w:rPr>
        <w:t>.</w:t>
      </w:r>
    </w:p>
    <w:p w14:paraId="1F0DC5E3" w14:textId="67BBA3FE" w:rsidR="009C657B" w:rsidRPr="00EE580E" w:rsidRDefault="009C657B" w:rsidP="00A2001B">
      <w:pPr>
        <w:spacing w:afterLines="120" w:after="288" w:line="360" w:lineRule="auto"/>
        <w:ind w:firstLine="709"/>
        <w:jc w:val="both"/>
        <w:rPr>
          <w:rFonts w:ascii="Arial" w:hAnsi="Arial" w:cs="Arial"/>
          <w:lang w:val="es-ES"/>
        </w:rPr>
      </w:pPr>
      <w:r w:rsidRPr="00EE580E">
        <w:rPr>
          <w:rFonts w:ascii="Arial" w:hAnsi="Arial" w:cs="Arial"/>
          <w:lang w:val="es-ES"/>
        </w:rPr>
        <w:t>Como se ha comentado en esta convivencia se resuelven las diferencias</w:t>
      </w:r>
      <w:r w:rsidR="00B814F6" w:rsidRPr="00EE580E">
        <w:rPr>
          <w:rFonts w:ascii="Arial" w:hAnsi="Arial" w:cs="Arial"/>
          <w:lang w:val="es-ES"/>
        </w:rPr>
        <w:t xml:space="preserve"> y se adquieren las competencias para la vida diaria, las competencias sociales. Esta convivencia en el aula se realiza cara a cara</w:t>
      </w:r>
      <w:r w:rsidR="004D4D84" w:rsidRPr="00EE580E">
        <w:rPr>
          <w:rFonts w:ascii="Arial" w:hAnsi="Arial" w:cs="Arial"/>
          <w:lang w:val="es-ES"/>
        </w:rPr>
        <w:t xml:space="preserve"> </w:t>
      </w:r>
      <w:r w:rsidR="004D4D84" w:rsidRPr="00EE580E">
        <w:rPr>
          <w:rFonts w:ascii="Arial" w:hAnsi="Arial" w:cs="Arial"/>
          <w:lang w:val="es-ES"/>
        </w:rPr>
        <w:fldChar w:fldCharType="begin"/>
      </w:r>
      <w:r w:rsidR="004A7E69">
        <w:rPr>
          <w:rFonts w:ascii="Arial" w:hAnsi="Arial" w:cs="Arial"/>
          <w:lang w:val="es-ES"/>
        </w:rPr>
        <w:instrText xml:space="preserve"> ADDIN ZOTERO_ITEM CSL_CITATION {"citationID":"DjuAKJSB","properties":{"formattedCitation":"(Herrada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4D4D84" w:rsidRPr="00EE580E">
        <w:rPr>
          <w:rFonts w:ascii="Arial" w:hAnsi="Arial" w:cs="Arial"/>
          <w:lang w:val="es-ES"/>
        </w:rPr>
        <w:fldChar w:fldCharType="separate"/>
      </w:r>
      <w:r w:rsidR="004A7E69" w:rsidRPr="004A7E69">
        <w:rPr>
          <w:rFonts w:ascii="Arial" w:hAnsi="Arial" w:cs="Arial"/>
          <w:szCs w:val="24"/>
        </w:rPr>
        <w:t>(Herrada y Baños, 2018)</w:t>
      </w:r>
      <w:r w:rsidR="004D4D84" w:rsidRPr="00EE580E">
        <w:rPr>
          <w:rFonts w:ascii="Arial" w:hAnsi="Arial" w:cs="Arial"/>
          <w:lang w:val="es-ES"/>
        </w:rPr>
        <w:fldChar w:fldCharType="end"/>
      </w:r>
      <w:r w:rsidR="00B814F6" w:rsidRPr="00EE580E">
        <w:rPr>
          <w:rFonts w:ascii="Arial" w:hAnsi="Arial" w:cs="Arial"/>
          <w:lang w:val="es-ES"/>
        </w:rPr>
        <w:t>.</w:t>
      </w:r>
    </w:p>
    <w:p w14:paraId="0F5ACDB3" w14:textId="1C3DAE7B" w:rsidR="004D076C" w:rsidRPr="00EE580E" w:rsidRDefault="004D076C"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Para que un trabajo en grupo en el aprendizaje colaborativo sea eficaz, se tienen que crear grupos o comunidades no efímeras. Relaciones interpersonales que den pie a dejar de lado la competitividad. </w:t>
      </w:r>
      <w:r w:rsidR="004D4D84" w:rsidRPr="00EE580E">
        <w:rPr>
          <w:rFonts w:ascii="Arial" w:hAnsi="Arial" w:cs="Arial"/>
          <w:lang w:val="es-ES"/>
        </w:rPr>
        <w:fldChar w:fldCharType="begin"/>
      </w:r>
      <w:r w:rsidR="00151D3B">
        <w:rPr>
          <w:rFonts w:ascii="Arial" w:hAnsi="Arial" w:cs="Arial"/>
          <w:lang w:val="es-ES"/>
        </w:rPr>
        <w:instrText xml:space="preserve"> ADDIN ZOTERO_ITEM CSL_CITATION {"citationID":"5IU3Rinf","properties":{"formattedCitation":"(Johnson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D4D84" w:rsidRPr="00EE580E">
        <w:rPr>
          <w:rFonts w:ascii="Arial" w:hAnsi="Arial" w:cs="Arial"/>
          <w:lang w:val="es-ES"/>
        </w:rPr>
        <w:fldChar w:fldCharType="separate"/>
      </w:r>
      <w:r w:rsidR="00151D3B" w:rsidRPr="00151D3B">
        <w:rPr>
          <w:rFonts w:ascii="Arial" w:hAnsi="Arial" w:cs="Arial"/>
        </w:rPr>
        <w:t>(Johnson y Johnson, 1989)</w:t>
      </w:r>
      <w:r w:rsidR="004D4D84" w:rsidRPr="00EE580E">
        <w:rPr>
          <w:rFonts w:ascii="Arial" w:hAnsi="Arial" w:cs="Arial"/>
          <w:lang w:val="es-ES"/>
        </w:rPr>
        <w:fldChar w:fldCharType="end"/>
      </w:r>
    </w:p>
    <w:p w14:paraId="0EBD0A7F" w14:textId="70188BB7" w:rsidR="00EF16E7" w:rsidRPr="00EE580E" w:rsidRDefault="00EF16E7"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Ideas como la construcción de confianza son claves para que esta convivencia se dé plenamente y los alumnos alcancen su máximo potencial. </w:t>
      </w:r>
      <w:r w:rsidR="004D4D84" w:rsidRPr="00EE580E">
        <w:rPr>
          <w:rFonts w:ascii="Arial" w:hAnsi="Arial" w:cs="Arial"/>
          <w:lang w:val="es-ES"/>
        </w:rPr>
        <w:fldChar w:fldCharType="begin"/>
      </w:r>
      <w:r w:rsidR="00151D3B">
        <w:rPr>
          <w:rFonts w:ascii="Arial" w:hAnsi="Arial" w:cs="Arial"/>
          <w:lang w:val="es-ES"/>
        </w:rPr>
        <w:instrText xml:space="preserve"> ADDIN ZOTERO_ITEM CSL_CITATION {"citationID":"SwSpqxI9","properties":{"formattedCitation":"(Johnson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D4D84" w:rsidRPr="00EE580E">
        <w:rPr>
          <w:rFonts w:ascii="Arial" w:hAnsi="Arial" w:cs="Arial"/>
          <w:lang w:val="es-ES"/>
        </w:rPr>
        <w:fldChar w:fldCharType="separate"/>
      </w:r>
      <w:r w:rsidR="00151D3B" w:rsidRPr="00151D3B">
        <w:rPr>
          <w:rFonts w:ascii="Arial" w:hAnsi="Arial" w:cs="Arial"/>
        </w:rPr>
        <w:t>(Johnson y Johnson, 1989)</w:t>
      </w:r>
      <w:r w:rsidR="004D4D84" w:rsidRPr="00EE580E">
        <w:rPr>
          <w:rFonts w:ascii="Arial" w:hAnsi="Arial" w:cs="Arial"/>
          <w:lang w:val="es-ES"/>
        </w:rPr>
        <w:fldChar w:fldCharType="end"/>
      </w:r>
    </w:p>
    <w:p w14:paraId="401F9C94" w14:textId="723CF684" w:rsidR="00B814F6" w:rsidRPr="00EE580E" w:rsidRDefault="00B814F6" w:rsidP="00CF4234">
      <w:pPr>
        <w:pStyle w:val="Ttulo3plantilla"/>
        <w:rPr>
          <w:lang w:val="es-ES"/>
        </w:rPr>
      </w:pPr>
      <w:bookmarkStart w:id="613" w:name="_Toc112348058"/>
      <w:r w:rsidRPr="00EE580E">
        <w:rPr>
          <w:lang w:val="es-ES"/>
        </w:rPr>
        <w:t>Comunicación</w:t>
      </w:r>
      <w:bookmarkEnd w:id="613"/>
    </w:p>
    <w:p w14:paraId="548BEB0C" w14:textId="0721A55E" w:rsidR="00B814F6" w:rsidRPr="00EE580E" w:rsidRDefault="00647CEA" w:rsidP="00A2001B">
      <w:pPr>
        <w:spacing w:afterLines="120" w:after="288" w:line="360" w:lineRule="auto"/>
        <w:ind w:firstLine="709"/>
        <w:jc w:val="both"/>
        <w:rPr>
          <w:rFonts w:ascii="Arial" w:hAnsi="Arial" w:cs="Arial"/>
          <w:lang w:val="es-ES"/>
        </w:rPr>
      </w:pPr>
      <w:ins w:id="614" w:author="MIGUEL FUERTES FERNANDEZ" w:date="2022-08-30T21:30:00Z">
        <w:r>
          <w:rPr>
            <w:rFonts w:ascii="Arial" w:hAnsi="Arial" w:cs="Arial"/>
            <w:lang w:val="es-ES"/>
          </w:rPr>
          <w:t>L</w:t>
        </w:r>
      </w:ins>
      <w:del w:id="615" w:author="MIGUEL FUERTES FERNANDEZ" w:date="2022-08-30T21:30:00Z">
        <w:r w:rsidR="00B814F6" w:rsidRPr="00EE580E" w:rsidDel="00647CEA">
          <w:rPr>
            <w:rFonts w:ascii="Arial" w:hAnsi="Arial" w:cs="Arial"/>
            <w:lang w:val="es-ES"/>
          </w:rPr>
          <w:delText>Según Herrada l</w:delText>
        </w:r>
      </w:del>
      <w:r w:rsidR="00B814F6" w:rsidRPr="00EE580E">
        <w:rPr>
          <w:rFonts w:ascii="Arial" w:hAnsi="Arial" w:cs="Arial"/>
          <w:lang w:val="es-ES"/>
        </w:rPr>
        <w:t xml:space="preserve">a comunicación es una consecuencia clave del aprendizaje colaborativo. Pasa por la socialización antes comentada y añade varios </w:t>
      </w:r>
      <w:r w:rsidR="002B1675" w:rsidRPr="00EE580E">
        <w:rPr>
          <w:rFonts w:ascii="Arial" w:hAnsi="Arial" w:cs="Arial"/>
          <w:lang w:val="es-ES"/>
        </w:rPr>
        <w:t>puntos interesantes</w:t>
      </w:r>
      <w:r w:rsidR="00B814F6" w:rsidRPr="00EE580E">
        <w:rPr>
          <w:rFonts w:ascii="Arial" w:hAnsi="Arial" w:cs="Arial"/>
          <w:lang w:val="es-ES"/>
        </w:rPr>
        <w:t xml:space="preserve"> al conjunto</w:t>
      </w:r>
      <w:r w:rsidR="004D4D84" w:rsidRPr="00EE580E">
        <w:rPr>
          <w:rFonts w:ascii="Arial" w:hAnsi="Arial" w:cs="Arial"/>
          <w:lang w:val="es-ES"/>
        </w:rPr>
        <w:t xml:space="preserve"> </w:t>
      </w:r>
      <w:r w:rsidR="004D4D84" w:rsidRPr="00EE580E">
        <w:rPr>
          <w:rFonts w:ascii="Arial" w:hAnsi="Arial" w:cs="Arial"/>
          <w:lang w:val="es-ES"/>
        </w:rPr>
        <w:fldChar w:fldCharType="begin"/>
      </w:r>
      <w:r w:rsidR="004A7E69">
        <w:rPr>
          <w:rFonts w:ascii="Arial" w:hAnsi="Arial" w:cs="Arial"/>
          <w:lang w:val="es-ES"/>
        </w:rPr>
        <w:instrText xml:space="preserve"> ADDIN ZOTERO_ITEM CSL_CITATION {"citationID":"7RUDpvZm","properties":{"formattedCitation":"(Herrada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4D4D84" w:rsidRPr="00EE580E">
        <w:rPr>
          <w:rFonts w:ascii="Arial" w:hAnsi="Arial" w:cs="Arial"/>
          <w:lang w:val="es-ES"/>
        </w:rPr>
        <w:fldChar w:fldCharType="separate"/>
      </w:r>
      <w:r w:rsidR="004A7E69" w:rsidRPr="004A7E69">
        <w:rPr>
          <w:rFonts w:ascii="Arial" w:hAnsi="Arial" w:cs="Arial"/>
          <w:szCs w:val="24"/>
        </w:rPr>
        <w:t>(Herrada y Baños, 2018)</w:t>
      </w:r>
      <w:r w:rsidR="004D4D84" w:rsidRPr="00EE580E">
        <w:rPr>
          <w:rFonts w:ascii="Arial" w:hAnsi="Arial" w:cs="Arial"/>
          <w:lang w:val="es-ES"/>
        </w:rPr>
        <w:fldChar w:fldCharType="end"/>
      </w:r>
      <w:r w:rsidR="00B814F6" w:rsidRPr="00EE580E">
        <w:rPr>
          <w:rFonts w:ascii="Arial" w:hAnsi="Arial" w:cs="Arial"/>
          <w:lang w:val="es-ES"/>
        </w:rPr>
        <w:t>.</w:t>
      </w:r>
    </w:p>
    <w:p w14:paraId="1B264A1E" w14:textId="2421A468" w:rsidR="002B1675" w:rsidRPr="00EE580E" w:rsidRDefault="002B1675" w:rsidP="00A2001B">
      <w:pPr>
        <w:spacing w:afterLines="120" w:after="288" w:line="360" w:lineRule="auto"/>
        <w:ind w:firstLine="709"/>
        <w:jc w:val="both"/>
        <w:rPr>
          <w:rFonts w:ascii="Arial" w:hAnsi="Arial" w:cs="Arial"/>
          <w:lang w:val="es-ES"/>
        </w:rPr>
      </w:pPr>
      <w:r w:rsidRPr="00EE580E">
        <w:rPr>
          <w:rFonts w:ascii="Arial" w:hAnsi="Arial" w:cs="Arial"/>
          <w:lang w:val="es-ES"/>
        </w:rPr>
        <w:t>Las habilidades como aprender a preguntar, saber compartir ideas, clarificar diferencias y construir nuevos significados son parte esencial en la vida del grupo en la actividad. El alumno ha de poseer estas habilidades para el correcto desempeño de su función dentro del equipo.</w:t>
      </w:r>
    </w:p>
    <w:p w14:paraId="39ACDFF5" w14:textId="32E17608" w:rsidR="002B1675" w:rsidRPr="00EE580E" w:rsidRDefault="002B1675" w:rsidP="00A2001B">
      <w:pPr>
        <w:spacing w:afterLines="120" w:after="288" w:line="360" w:lineRule="auto"/>
        <w:ind w:firstLine="709"/>
        <w:jc w:val="both"/>
        <w:rPr>
          <w:rFonts w:ascii="Arial" w:hAnsi="Arial" w:cs="Arial"/>
          <w:lang w:val="es-ES"/>
        </w:rPr>
      </w:pPr>
      <w:r w:rsidRPr="00EE580E">
        <w:rPr>
          <w:rFonts w:ascii="Arial" w:hAnsi="Arial" w:cs="Arial"/>
          <w:lang w:val="es-ES"/>
        </w:rPr>
        <w:lastRenderedPageBreak/>
        <w:t xml:space="preserve">Al final </w:t>
      </w:r>
      <w:ins w:id="616" w:author="MIGUEL FUERTES FERNANDEZ" w:date="2022-08-30T21:30:00Z">
        <w:r w:rsidR="005E2458">
          <w:rPr>
            <w:rFonts w:ascii="Arial" w:hAnsi="Arial" w:cs="Arial"/>
            <w:lang w:val="es-ES"/>
          </w:rPr>
          <w:t>s</w:t>
        </w:r>
      </w:ins>
      <w:del w:id="617" w:author="MIGUEL FUERTES FERNANDEZ" w:date="2022-08-30T21:30:00Z">
        <w:r w:rsidRPr="00EE580E" w:rsidDel="005E2458">
          <w:rPr>
            <w:rFonts w:ascii="Arial" w:hAnsi="Arial" w:cs="Arial"/>
            <w:lang w:val="es-ES"/>
          </w:rPr>
          <w:delText>y como dice Frykedal, s</w:delText>
        </w:r>
      </w:del>
      <w:r w:rsidRPr="00EE580E">
        <w:rPr>
          <w:rFonts w:ascii="Arial" w:hAnsi="Arial" w:cs="Arial"/>
          <w:lang w:val="es-ES"/>
        </w:rPr>
        <w:t xml:space="preserve">e trata de usar el lenguaje para construir nuevas formas de pensar, para </w:t>
      </w:r>
      <w:del w:id="618" w:author="MIGUEL FUERTES FERNANDEZ" w:date="2022-08-30T21:30:00Z">
        <w:r w:rsidRPr="00EE580E" w:rsidDel="005E2458">
          <w:rPr>
            <w:rFonts w:ascii="Arial" w:hAnsi="Arial" w:cs="Arial"/>
            <w:lang w:val="es-ES"/>
          </w:rPr>
          <w:delText xml:space="preserve">como decía Morrisay, </w:delText>
        </w:r>
      </w:del>
      <w:r w:rsidRPr="00EE580E">
        <w:rPr>
          <w:rFonts w:ascii="Arial" w:hAnsi="Arial" w:cs="Arial"/>
          <w:lang w:val="es-ES"/>
        </w:rPr>
        <w:t>conseguir que el alumno no sea un mero consumidor, sino también productor, editor y publicador de su propia educación</w:t>
      </w:r>
      <w:r w:rsidR="004D4D84" w:rsidRPr="00EE580E">
        <w:rPr>
          <w:rFonts w:ascii="Arial" w:hAnsi="Arial" w:cs="Arial"/>
          <w:lang w:val="es-ES"/>
        </w:rPr>
        <w:t xml:space="preserve"> </w:t>
      </w:r>
      <w:r w:rsidR="004D4D84" w:rsidRPr="00EE580E">
        <w:rPr>
          <w:rFonts w:ascii="Arial" w:hAnsi="Arial" w:cs="Arial"/>
          <w:lang w:val="es-ES"/>
        </w:rPr>
        <w:fldChar w:fldCharType="begin"/>
      </w:r>
      <w:r w:rsidR="004A7E69">
        <w:rPr>
          <w:rFonts w:ascii="Arial" w:hAnsi="Arial" w:cs="Arial"/>
          <w:lang w:val="es-ES"/>
        </w:rPr>
        <w:instrText xml:space="preserve"> ADDIN ZOTERO_ITEM CSL_CITATION {"citationID":"9jYWy6rJ","properties":{"formattedCitation":"(Forslund y Chiriac, 2014; Morrisey, 2007)","plainCitation":"(Forslund y Chiriac, 2014; Morrisey, 2007)","noteIndex":0},"citationItems":[{"id":10,"uris":["http://zotero.org/users/9702781/items/74ZN8RGL"],"itemData":{"id":10,"type":"article-journal","abstract":"This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4D4D84" w:rsidRPr="00EE580E">
        <w:rPr>
          <w:rFonts w:ascii="Arial" w:hAnsi="Arial" w:cs="Arial"/>
          <w:lang w:val="es-ES"/>
        </w:rPr>
        <w:fldChar w:fldCharType="separate"/>
      </w:r>
      <w:r w:rsidR="004A7E69" w:rsidRPr="004A7E69">
        <w:rPr>
          <w:rFonts w:ascii="Arial" w:hAnsi="Arial" w:cs="Arial"/>
        </w:rPr>
        <w:t>(Forslund y Chiriac, 2014; Morrisey, 2007)</w:t>
      </w:r>
      <w:r w:rsidR="004D4D84" w:rsidRPr="00EE580E">
        <w:rPr>
          <w:rFonts w:ascii="Arial" w:hAnsi="Arial" w:cs="Arial"/>
          <w:lang w:val="es-ES"/>
        </w:rPr>
        <w:fldChar w:fldCharType="end"/>
      </w:r>
      <w:r w:rsidRPr="00EE580E">
        <w:rPr>
          <w:rFonts w:ascii="Arial" w:hAnsi="Arial" w:cs="Arial"/>
          <w:lang w:val="es-ES"/>
        </w:rPr>
        <w:t>.</w:t>
      </w:r>
    </w:p>
    <w:p w14:paraId="1717EE56" w14:textId="2C38167F" w:rsidR="002B1675" w:rsidRPr="00EE580E" w:rsidRDefault="002B1675" w:rsidP="00A2001B">
      <w:pPr>
        <w:spacing w:afterLines="120" w:after="288" w:line="360" w:lineRule="auto"/>
        <w:ind w:firstLine="709"/>
        <w:jc w:val="both"/>
        <w:rPr>
          <w:rFonts w:ascii="Arial" w:hAnsi="Arial" w:cs="Arial"/>
          <w:lang w:val="es-ES"/>
        </w:rPr>
      </w:pPr>
      <w:r w:rsidRPr="00EE580E">
        <w:rPr>
          <w:rFonts w:ascii="Arial" w:hAnsi="Arial" w:cs="Arial"/>
          <w:lang w:val="es-ES"/>
        </w:rPr>
        <w:t>Esta característica va muy ligada a las anteriores, de habilidades interpersonales, convivencia, interacción social, supervisión grupal, interdependencia positiva… tanto es así que Herrada las engloba dentro del mismo apartado.</w:t>
      </w:r>
    </w:p>
    <w:p w14:paraId="7EC3D602" w14:textId="7379A575" w:rsidR="002B1675" w:rsidRPr="00EE580E" w:rsidRDefault="002B1675" w:rsidP="00A2001B">
      <w:pPr>
        <w:spacing w:afterLines="120" w:after="288" w:line="360" w:lineRule="auto"/>
        <w:ind w:firstLine="709"/>
        <w:jc w:val="both"/>
        <w:rPr>
          <w:rFonts w:ascii="Arial" w:hAnsi="Arial" w:cs="Arial"/>
          <w:lang w:val="es-ES"/>
        </w:rPr>
      </w:pPr>
      <w:r w:rsidRPr="00EE580E">
        <w:rPr>
          <w:rFonts w:ascii="Arial" w:hAnsi="Arial" w:cs="Arial"/>
          <w:lang w:val="es-ES"/>
        </w:rPr>
        <w:t>Es la base para una buena colaboración y un buen desempeño de la función de cada alumno dentro del grupo. Clave para la consecución del objetivo.</w:t>
      </w:r>
    </w:p>
    <w:p w14:paraId="1CCD7AFC" w14:textId="52223A75" w:rsidR="00DD5255" w:rsidRPr="00EE580E" w:rsidRDefault="00DD5255"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Un trabajo en una actividad en grupo mediante el aprendizaje colaborativo dice Johnson </w:t>
      </w:r>
      <w:r w:rsidR="00D52A63">
        <w:rPr>
          <w:rFonts w:ascii="Arial" w:hAnsi="Arial" w:cs="Arial"/>
          <w:lang w:val="es-ES"/>
        </w:rPr>
        <w:t>y</w:t>
      </w:r>
      <w:r w:rsidRPr="00EE580E">
        <w:rPr>
          <w:rFonts w:ascii="Arial" w:hAnsi="Arial" w:cs="Arial"/>
          <w:lang w:val="es-ES"/>
        </w:rPr>
        <w:t xml:space="preserve"> Johnson que es importante dar peso a la convivencia dentro del grupo</w:t>
      </w:r>
      <w:r w:rsidR="004D4D84" w:rsidRPr="00EE580E">
        <w:rPr>
          <w:rFonts w:ascii="Arial" w:hAnsi="Arial" w:cs="Arial"/>
          <w:lang w:val="es-ES"/>
        </w:rPr>
        <w:t xml:space="preserve"> </w:t>
      </w:r>
      <w:r w:rsidR="004D4D84" w:rsidRPr="00EE580E">
        <w:rPr>
          <w:rFonts w:ascii="Arial" w:hAnsi="Arial" w:cs="Arial"/>
          <w:lang w:val="es-ES"/>
        </w:rPr>
        <w:fldChar w:fldCharType="begin"/>
      </w:r>
      <w:r w:rsidR="00151D3B">
        <w:rPr>
          <w:rFonts w:ascii="Arial" w:hAnsi="Arial" w:cs="Arial"/>
          <w:lang w:val="es-ES"/>
        </w:rPr>
        <w:instrText xml:space="preserve"> ADDIN ZOTERO_ITEM CSL_CITATION {"citationID":"HN13DLLF","properties":{"formattedCitation":"(Johnson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D4D84" w:rsidRPr="00EE580E">
        <w:rPr>
          <w:rFonts w:ascii="Arial" w:hAnsi="Arial" w:cs="Arial"/>
          <w:lang w:val="es-ES"/>
        </w:rPr>
        <w:fldChar w:fldCharType="separate"/>
      </w:r>
      <w:r w:rsidR="00151D3B" w:rsidRPr="00151D3B">
        <w:rPr>
          <w:rFonts w:ascii="Arial" w:hAnsi="Arial" w:cs="Arial"/>
        </w:rPr>
        <w:t>(Johnson y Johnson, 1989)</w:t>
      </w:r>
      <w:r w:rsidR="004D4D84" w:rsidRPr="00EE580E">
        <w:rPr>
          <w:rFonts w:ascii="Arial" w:hAnsi="Arial" w:cs="Arial"/>
          <w:lang w:val="es-ES"/>
        </w:rPr>
        <w:fldChar w:fldCharType="end"/>
      </w:r>
      <w:r w:rsidRPr="00EE580E">
        <w:rPr>
          <w:rFonts w:ascii="Arial" w:hAnsi="Arial" w:cs="Arial"/>
          <w:lang w:val="es-ES"/>
        </w:rPr>
        <w:t>. Es una relación entre los compañeros que se estima que no sea perecedera. A tal efecto, proponen que una de las habilidades sociales que más hay que trabajar es la comunicación.</w:t>
      </w:r>
    </w:p>
    <w:p w14:paraId="1BAC033F" w14:textId="173E7BA2" w:rsidR="004C438E" w:rsidRPr="00EE580E" w:rsidRDefault="000350E5" w:rsidP="00CF4234">
      <w:pPr>
        <w:pStyle w:val="Ttulo3plantilla"/>
        <w:rPr>
          <w:lang w:val="es-ES"/>
        </w:rPr>
      </w:pPr>
      <w:bookmarkStart w:id="619" w:name="_Toc112348059"/>
      <w:r w:rsidRPr="00EE580E">
        <w:rPr>
          <w:lang w:val="es-ES"/>
        </w:rPr>
        <w:t>Formación en valores</w:t>
      </w:r>
      <w:bookmarkEnd w:id="619"/>
    </w:p>
    <w:p w14:paraId="6996E9F1" w14:textId="7A9666F7" w:rsidR="000350E5" w:rsidRPr="00EE580E" w:rsidRDefault="00BD62BD" w:rsidP="00A2001B">
      <w:pPr>
        <w:spacing w:afterLines="120" w:after="288" w:line="360" w:lineRule="auto"/>
        <w:ind w:firstLine="709"/>
        <w:jc w:val="both"/>
        <w:rPr>
          <w:rFonts w:ascii="Arial" w:eastAsia="Times New Roman" w:hAnsi="Arial" w:cs="Arial"/>
          <w:lang w:val="es-ES" w:eastAsia="es-ES_tradnl"/>
        </w:rPr>
      </w:pPr>
      <w:r w:rsidRPr="00EE580E">
        <w:rPr>
          <w:rFonts w:ascii="Arial" w:hAnsi="Arial" w:cs="Arial"/>
          <w:lang w:val="es-ES"/>
        </w:rPr>
        <w:t>Según la RAE, una de las acepciones de “valor” es “</w:t>
      </w:r>
      <w:r w:rsidRPr="00EE580E">
        <w:rPr>
          <w:rFonts w:ascii="Arial" w:eastAsia="Times New Roman" w:hAnsi="Arial" w:cs="Arial"/>
          <w:i/>
          <w:iCs/>
          <w:lang w:val="es-ES" w:eastAsia="es-ES_tradnl"/>
        </w:rPr>
        <w:t>Fuerza, actividad, eficacia o virtud de las cosas para producir sus efectos.</w:t>
      </w:r>
      <w:r w:rsidRPr="00EE580E">
        <w:rPr>
          <w:rFonts w:ascii="Arial" w:eastAsia="Times New Roman" w:hAnsi="Arial" w:cs="Arial"/>
          <w:lang w:val="es-ES" w:eastAsia="es-ES_tradnl"/>
        </w:rPr>
        <w:t xml:space="preserve">” Siguiendo esta </w:t>
      </w:r>
      <w:r w:rsidR="00937146" w:rsidRPr="00EE580E">
        <w:rPr>
          <w:rFonts w:ascii="Arial" w:eastAsia="Times New Roman" w:hAnsi="Arial" w:cs="Arial"/>
          <w:lang w:val="es-ES" w:eastAsia="es-ES_tradnl"/>
        </w:rPr>
        <w:t>definición, se podrían englobar aquí todas las características antes mencionadas.</w:t>
      </w:r>
    </w:p>
    <w:p w14:paraId="1C92D421" w14:textId="376672BC" w:rsidR="00F327AA" w:rsidRPr="00EE580E" w:rsidRDefault="00937146" w:rsidP="00A2001B">
      <w:pPr>
        <w:spacing w:afterLines="120" w:after="288" w:line="360" w:lineRule="auto"/>
        <w:ind w:firstLine="709"/>
        <w:jc w:val="both"/>
        <w:rPr>
          <w:lang w:val="es-ES"/>
        </w:rPr>
      </w:pPr>
      <w:r w:rsidRPr="00EE580E">
        <w:rPr>
          <w:rFonts w:ascii="Arial" w:eastAsia="Times New Roman" w:hAnsi="Arial" w:cs="Arial"/>
          <w:lang w:val="es-ES" w:eastAsia="es-ES_tradnl"/>
        </w:rPr>
        <w:t>Valores como el respeto, la escucha activa, la responsabilidad, el compañerismo, el trabajo, el sentido de unidad… Competencias que no son buscadas directamente pero que se derivan de la forma de trabajo colaborativa.</w:t>
      </w:r>
    </w:p>
    <w:p w14:paraId="09F1C759" w14:textId="3B2740A2" w:rsidR="00937146" w:rsidRPr="00EE580E" w:rsidRDefault="006A701F" w:rsidP="00CF4234">
      <w:pPr>
        <w:pStyle w:val="Ttulo3plantilla"/>
        <w:rPr>
          <w:rFonts w:eastAsia="Times New Roman"/>
          <w:lang w:val="es-ES"/>
        </w:rPr>
      </w:pPr>
      <w:bookmarkStart w:id="620" w:name="_Toc112348060"/>
      <w:r w:rsidRPr="00EE580E">
        <w:rPr>
          <w:rFonts w:eastAsia="Times New Roman"/>
          <w:lang w:val="es-ES"/>
        </w:rPr>
        <w:t>Mayor Implicación</w:t>
      </w:r>
      <w:bookmarkEnd w:id="620"/>
    </w:p>
    <w:p w14:paraId="6D6E23FD" w14:textId="3B4003E3" w:rsidR="009479BF" w:rsidRPr="00EE580E" w:rsidRDefault="009479BF" w:rsidP="00A2001B">
      <w:pPr>
        <w:spacing w:afterLines="120" w:after="288" w:line="360" w:lineRule="auto"/>
        <w:ind w:firstLine="709"/>
        <w:jc w:val="both"/>
        <w:rPr>
          <w:rFonts w:ascii="Arial" w:hAnsi="Arial" w:cs="Arial"/>
          <w:lang w:val="es-ES"/>
        </w:rPr>
      </w:pPr>
      <w:r w:rsidRPr="00EE580E">
        <w:rPr>
          <w:rFonts w:ascii="Arial" w:hAnsi="Arial" w:cs="Arial"/>
          <w:lang w:val="es-ES"/>
        </w:rPr>
        <w:t>Derivada de la motivación que se comentaba al principio podemos inferir que la reacción en el alumno al formar parte de un grupo, de un proyecto colaborativo, es mucho mayor</w:t>
      </w:r>
      <w:r w:rsidR="004D4D84" w:rsidRPr="00EE580E">
        <w:rPr>
          <w:rFonts w:ascii="Arial" w:hAnsi="Arial" w:cs="Arial"/>
          <w:lang w:val="es-ES"/>
        </w:rPr>
        <w:t xml:space="preserve"> </w:t>
      </w:r>
      <w:r w:rsidR="004D4D84" w:rsidRPr="00EE580E">
        <w:rPr>
          <w:rFonts w:ascii="Arial" w:hAnsi="Arial" w:cs="Arial"/>
          <w:lang w:val="es-ES"/>
        </w:rPr>
        <w:fldChar w:fldCharType="begin"/>
      </w:r>
      <w:r w:rsidR="004A7E69">
        <w:rPr>
          <w:rFonts w:ascii="Arial" w:hAnsi="Arial" w:cs="Arial"/>
          <w:lang w:val="es-ES"/>
        </w:rPr>
        <w:instrText xml:space="preserve"> ADDIN ZOTERO_ITEM CSL_CITATION {"citationID":"OyT0saVH","properties":{"formattedCitation":"(Forslund y Chiriac, 2014; Harianingsih y Jusoh, 2022; Herrada y Ba\\uc0\\u241{}os, 2018; Lynn, 2021)","plainCitation":"(Forslund y Chiriac, 2014; Harianingsih y Jusoh, 2022; Herrada y Baños, 2018; Lynn,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4D4D84" w:rsidRPr="00EE580E">
        <w:rPr>
          <w:rFonts w:ascii="Arial" w:hAnsi="Arial" w:cs="Arial"/>
          <w:lang w:val="es-ES"/>
        </w:rPr>
        <w:fldChar w:fldCharType="separate"/>
      </w:r>
      <w:r w:rsidR="004A7E69" w:rsidRPr="004A7E69">
        <w:rPr>
          <w:rFonts w:ascii="Arial" w:hAnsi="Arial" w:cs="Arial"/>
          <w:szCs w:val="24"/>
        </w:rPr>
        <w:t>(Forslund y Chiriac, 2014; Harianingsih y Jusoh, 2022; Herrada y Baños, 2018; Lynn, 2021)</w:t>
      </w:r>
      <w:r w:rsidR="004D4D84" w:rsidRPr="00EE580E">
        <w:rPr>
          <w:rFonts w:ascii="Arial" w:hAnsi="Arial" w:cs="Arial"/>
          <w:lang w:val="es-ES"/>
        </w:rPr>
        <w:fldChar w:fldCharType="end"/>
      </w:r>
      <w:r w:rsidRPr="00EE580E">
        <w:rPr>
          <w:rFonts w:ascii="Arial" w:hAnsi="Arial" w:cs="Arial"/>
          <w:lang w:val="es-ES"/>
        </w:rPr>
        <w:t>.</w:t>
      </w:r>
    </w:p>
    <w:p w14:paraId="0703D813" w14:textId="5D5516B5" w:rsidR="00AA6128" w:rsidRPr="00EE580E" w:rsidRDefault="009479BF"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Esta idea no se contradice con lo que comenta </w:t>
      </w:r>
      <w:del w:id="621" w:author="MIGUEL FUERTES FERNANDEZ" w:date="2022-08-30T21:31:00Z">
        <w:r w:rsidRPr="00EE580E" w:rsidDel="002E263C">
          <w:rPr>
            <w:rFonts w:ascii="Arial" w:hAnsi="Arial" w:cs="Arial"/>
            <w:lang w:val="es-ES"/>
          </w:rPr>
          <w:delText>Posada</w:delText>
        </w:r>
      </w:del>
      <w:ins w:id="622" w:author="MIGUEL FUERTES FERNANDEZ" w:date="2022-08-30T21:31:00Z">
        <w:r w:rsidR="002E263C">
          <w:rPr>
            <w:rFonts w:ascii="Arial" w:hAnsi="Arial" w:cs="Arial"/>
            <w:lang w:val="es-ES"/>
          </w:rPr>
          <w:t>Prieto (2017)</w:t>
        </w:r>
      </w:ins>
      <w:r w:rsidRPr="00EE580E">
        <w:rPr>
          <w:rFonts w:ascii="Arial" w:hAnsi="Arial" w:cs="Arial"/>
          <w:lang w:val="es-ES"/>
        </w:rPr>
        <w:t xml:space="preserve">. En este caso </w:t>
      </w:r>
      <w:del w:id="623" w:author="MIGUEL FUERTES FERNANDEZ" w:date="2022-08-30T21:31:00Z">
        <w:r w:rsidR="004D4D84" w:rsidRPr="00EE580E" w:rsidDel="002E263C">
          <w:rPr>
            <w:rFonts w:ascii="Arial" w:hAnsi="Arial" w:cs="Arial"/>
            <w:lang w:val="es-ES"/>
          </w:rPr>
          <w:delText>Prieto</w:delText>
        </w:r>
        <w:r w:rsidRPr="00EE580E" w:rsidDel="002E263C">
          <w:rPr>
            <w:rFonts w:ascii="Arial" w:hAnsi="Arial" w:cs="Arial"/>
            <w:lang w:val="es-ES"/>
          </w:rPr>
          <w:delText xml:space="preserve"> </w:delText>
        </w:r>
      </w:del>
      <w:r w:rsidRPr="00EE580E">
        <w:rPr>
          <w:rFonts w:ascii="Arial" w:hAnsi="Arial" w:cs="Arial"/>
          <w:lang w:val="es-ES"/>
        </w:rPr>
        <w:t xml:space="preserve">habla de las TIC, y de </w:t>
      </w:r>
      <w:r w:rsidR="006E41FB" w:rsidRPr="00EE580E">
        <w:rPr>
          <w:rFonts w:ascii="Arial" w:hAnsi="Arial" w:cs="Arial"/>
          <w:lang w:val="es-ES"/>
        </w:rPr>
        <w:t>cómo</w:t>
      </w:r>
      <w:r w:rsidRPr="00EE580E">
        <w:rPr>
          <w:rFonts w:ascii="Arial" w:hAnsi="Arial" w:cs="Arial"/>
          <w:lang w:val="es-ES"/>
        </w:rPr>
        <w:t xml:space="preserve"> trayéndose las mecánicas propias de los videojuegos</w:t>
      </w:r>
      <w:r w:rsidR="00AA6128" w:rsidRPr="00EE580E">
        <w:rPr>
          <w:rFonts w:ascii="Arial" w:hAnsi="Arial" w:cs="Arial"/>
          <w:lang w:val="es-ES"/>
        </w:rPr>
        <w:t xml:space="preserve"> se puede conseguir una mayor implicación y una mayor motivación, haciendo más atractivo el aprendizaje basado en colaboración</w:t>
      </w:r>
      <w:del w:id="624" w:author="MIGUEL FUERTES FERNANDEZ" w:date="2022-08-30T21:31:00Z">
        <w:r w:rsidR="004D4D84" w:rsidRPr="00EE580E" w:rsidDel="002E263C">
          <w:rPr>
            <w:rFonts w:ascii="Arial" w:hAnsi="Arial" w:cs="Arial"/>
            <w:lang w:val="es-ES"/>
          </w:rPr>
          <w:delText xml:space="preserve"> </w:delText>
        </w:r>
        <w:r w:rsidR="004D4D84" w:rsidRPr="00EE580E" w:rsidDel="002E263C">
          <w:rPr>
            <w:rFonts w:ascii="Arial" w:hAnsi="Arial" w:cs="Arial"/>
            <w:lang w:val="es-ES"/>
          </w:rPr>
          <w:fldChar w:fldCharType="begin"/>
        </w:r>
        <w:r w:rsidR="004D4D84" w:rsidRPr="00EE580E" w:rsidDel="002E263C">
          <w:rPr>
            <w:rFonts w:ascii="Arial" w:hAnsi="Arial" w:cs="Arial"/>
            <w:lang w:val="es-ES"/>
          </w:rPr>
          <w:delInstrText xml:space="preserve"> ADDIN ZOTERO_ITEM CSL_CITATION {"citationID":"OlcdHgPO","properties":{"formattedCitation":"(Prieto,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delInstrText>
        </w:r>
        <w:r w:rsidR="004D4D84" w:rsidRPr="00EE580E" w:rsidDel="002E263C">
          <w:rPr>
            <w:rFonts w:ascii="Arial" w:hAnsi="Arial" w:cs="Arial"/>
            <w:lang w:val="es-ES"/>
          </w:rPr>
          <w:fldChar w:fldCharType="separate"/>
        </w:r>
        <w:r w:rsidR="00151D3B" w:rsidRPr="00151D3B" w:rsidDel="002E263C">
          <w:rPr>
            <w:rFonts w:ascii="Arial" w:hAnsi="Arial" w:cs="Arial"/>
          </w:rPr>
          <w:delText>(Prieto, 2017)</w:delText>
        </w:r>
        <w:r w:rsidR="004D4D84" w:rsidRPr="00EE580E" w:rsidDel="002E263C">
          <w:rPr>
            <w:rFonts w:ascii="Arial" w:hAnsi="Arial" w:cs="Arial"/>
            <w:lang w:val="es-ES"/>
          </w:rPr>
          <w:fldChar w:fldCharType="end"/>
        </w:r>
      </w:del>
      <w:r w:rsidR="00AA6128" w:rsidRPr="00EE580E">
        <w:rPr>
          <w:rFonts w:ascii="Arial" w:hAnsi="Arial" w:cs="Arial"/>
          <w:lang w:val="es-ES"/>
        </w:rPr>
        <w:t>.</w:t>
      </w:r>
    </w:p>
    <w:p w14:paraId="4FE0E5DE" w14:textId="26023CD4" w:rsidR="00AA6128" w:rsidRPr="00EE580E" w:rsidRDefault="00AA6128" w:rsidP="00A2001B">
      <w:pPr>
        <w:spacing w:afterLines="120" w:after="288" w:line="360" w:lineRule="auto"/>
        <w:ind w:firstLine="709"/>
        <w:jc w:val="both"/>
        <w:rPr>
          <w:rFonts w:ascii="Arial" w:hAnsi="Arial" w:cs="Arial"/>
          <w:lang w:val="es-ES"/>
        </w:rPr>
      </w:pPr>
      <w:del w:id="625" w:author="MIGUEL FUERTES FERNANDEZ" w:date="2022-08-30T21:32:00Z">
        <w:r w:rsidRPr="00EE580E" w:rsidDel="00263B12">
          <w:rPr>
            <w:rFonts w:ascii="Arial" w:hAnsi="Arial" w:cs="Arial"/>
            <w:lang w:val="es-ES"/>
          </w:rPr>
          <w:delText xml:space="preserve">En concreto </w:delText>
        </w:r>
        <w:r w:rsidR="004E49B4" w:rsidRPr="00EE580E" w:rsidDel="00263B12">
          <w:rPr>
            <w:rFonts w:ascii="Arial" w:hAnsi="Arial" w:cs="Arial"/>
            <w:lang w:val="es-ES"/>
          </w:rPr>
          <w:delText>Prieto</w:delText>
        </w:r>
        <w:r w:rsidRPr="00EE580E" w:rsidDel="00263B12">
          <w:rPr>
            <w:rFonts w:ascii="Arial" w:hAnsi="Arial" w:cs="Arial"/>
            <w:lang w:val="es-ES"/>
          </w:rPr>
          <w:delText xml:space="preserve"> destaca</w:delText>
        </w:r>
      </w:del>
      <w:ins w:id="626" w:author="MIGUEL FUERTES FERNANDEZ" w:date="2022-08-30T21:32:00Z">
        <w:r w:rsidR="00263B12">
          <w:rPr>
            <w:rFonts w:ascii="Arial" w:hAnsi="Arial" w:cs="Arial"/>
            <w:lang w:val="es-ES"/>
          </w:rPr>
          <w:t>Destaca</w:t>
        </w:r>
      </w:ins>
      <w:r w:rsidRPr="00EE580E">
        <w:rPr>
          <w:rFonts w:ascii="Arial" w:hAnsi="Arial" w:cs="Arial"/>
          <w:lang w:val="es-ES"/>
        </w:rPr>
        <w:t xml:space="preserve"> la característica de los videojuegos de “Dificultad aceptable en conjunción con la frustración óptima”, o lo que es lo mismo, buscar el equilibro de dificultad de un juego, </w:t>
      </w:r>
      <w:r w:rsidRPr="00EE580E">
        <w:rPr>
          <w:rFonts w:ascii="Arial" w:hAnsi="Arial" w:cs="Arial"/>
          <w:lang w:val="es-ES"/>
        </w:rPr>
        <w:lastRenderedPageBreak/>
        <w:t>una dinámica, un proyecto, de forma que la tarea no resulte muy complicada como para darla por imposible, ni tan poco tan fácil que pierda interés</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{"citationID":"7FAj3Qyz","properties":{"formattedCitation":"(Prieto,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4E49B4" w:rsidRPr="00EE580E">
        <w:rPr>
          <w:rFonts w:ascii="Arial" w:hAnsi="Arial" w:cs="Arial"/>
          <w:lang w:val="es-ES"/>
        </w:rPr>
        <w:fldChar w:fldCharType="separate"/>
      </w:r>
      <w:r w:rsidR="00151D3B" w:rsidRPr="00151D3B">
        <w:rPr>
          <w:rFonts w:ascii="Arial" w:hAnsi="Arial" w:cs="Arial"/>
        </w:rPr>
        <w:t>(Prieto, 2017)</w:t>
      </w:r>
      <w:r w:rsidR="004E49B4" w:rsidRPr="00EE580E">
        <w:rPr>
          <w:rFonts w:ascii="Arial" w:hAnsi="Arial" w:cs="Arial"/>
          <w:lang w:val="es-ES"/>
        </w:rPr>
        <w:fldChar w:fldCharType="end"/>
      </w:r>
      <w:r w:rsidRPr="00EE580E">
        <w:rPr>
          <w:rFonts w:ascii="Arial" w:hAnsi="Arial" w:cs="Arial"/>
          <w:lang w:val="es-ES"/>
        </w:rPr>
        <w:t>.</w:t>
      </w:r>
    </w:p>
    <w:p w14:paraId="0661863C" w14:textId="592FEDC5" w:rsidR="00AA6128" w:rsidRPr="00EE580E" w:rsidRDefault="00AA6128"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Este equilibrio también ha de darse en el proyecto, en la colaboración. El alumno no es capaz por sí solo de realizar la totalidad del ejercicio, eso sería una dificultad no aceptable, sin embargo, mediante la interacción social, y la colaboración, la frustración se puede controlar y en muchos casos, en su fin último, llevar a buen término la tarea encomendada. Es en ese tira y afloja, entre frustración y dificultad, donde el alumno encuentra el juego, la dinámica </w:t>
      </w:r>
      <w:del w:id="627" w:author="MIGUEL FUERTES FERNANDEZ" w:date="2022-08-30T21:32:00Z">
        <w:r w:rsidRPr="00EE580E" w:rsidDel="004D2A95">
          <w:rPr>
            <w:rFonts w:ascii="Arial" w:hAnsi="Arial" w:cs="Arial"/>
            <w:lang w:val="es-ES"/>
          </w:rPr>
          <w:delText>(</w:delText>
        </w:r>
        <w:r w:rsidR="004E49B4" w:rsidRPr="00EE580E" w:rsidDel="004D2A95">
          <w:rPr>
            <w:rFonts w:ascii="Arial" w:hAnsi="Arial" w:cs="Arial"/>
            <w:lang w:val="es-ES"/>
          </w:rPr>
          <w:delText>Prieto</w:delText>
        </w:r>
        <w:r w:rsidRPr="00EE580E" w:rsidDel="004D2A95">
          <w:rPr>
            <w:rFonts w:ascii="Arial" w:hAnsi="Arial" w:cs="Arial"/>
            <w:lang w:val="es-ES"/>
          </w:rPr>
          <w:delText xml:space="preserve">) </w:delText>
        </w:r>
      </w:del>
      <w:r w:rsidRPr="00EE580E">
        <w:rPr>
          <w:rFonts w:ascii="Arial" w:hAnsi="Arial" w:cs="Arial"/>
          <w:lang w:val="es-ES"/>
        </w:rPr>
        <w:t xml:space="preserve">y donde se engancha a la “misión”, donde adquiere más implicación y </w:t>
      </w:r>
      <w:r w:rsidR="008666C9" w:rsidRPr="00EE580E">
        <w:rPr>
          <w:rFonts w:ascii="Arial" w:hAnsi="Arial" w:cs="Arial"/>
          <w:lang w:val="es-ES"/>
        </w:rPr>
        <w:t>más</w:t>
      </w:r>
      <w:r w:rsidRPr="00EE580E">
        <w:rPr>
          <w:rFonts w:ascii="Arial" w:hAnsi="Arial" w:cs="Arial"/>
          <w:lang w:val="es-ES"/>
        </w:rPr>
        <w:t xml:space="preserve"> motivación</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{"citationID":"tfIOuEak","properties":{"formattedCitation":"(Prieto,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4E49B4" w:rsidRPr="00EE580E">
        <w:rPr>
          <w:rFonts w:ascii="Arial" w:hAnsi="Arial" w:cs="Arial"/>
          <w:lang w:val="es-ES"/>
        </w:rPr>
        <w:fldChar w:fldCharType="separate"/>
      </w:r>
      <w:r w:rsidR="00151D3B" w:rsidRPr="00151D3B">
        <w:rPr>
          <w:rFonts w:ascii="Arial" w:hAnsi="Arial" w:cs="Arial"/>
        </w:rPr>
        <w:t>(Prieto, 2017)</w:t>
      </w:r>
      <w:r w:rsidR="004E49B4" w:rsidRPr="00EE580E">
        <w:rPr>
          <w:rFonts w:ascii="Arial" w:hAnsi="Arial" w:cs="Arial"/>
          <w:lang w:val="es-ES"/>
        </w:rPr>
        <w:fldChar w:fldCharType="end"/>
      </w:r>
      <w:r w:rsidRPr="00EE580E">
        <w:rPr>
          <w:rFonts w:ascii="Arial" w:hAnsi="Arial" w:cs="Arial"/>
          <w:lang w:val="es-ES"/>
        </w:rPr>
        <w:t>.</w:t>
      </w:r>
    </w:p>
    <w:p w14:paraId="5482E135" w14:textId="6CA530F0" w:rsidR="00AA6128" w:rsidRPr="00EE580E" w:rsidRDefault="00AA6128" w:rsidP="00CF4234">
      <w:pPr>
        <w:pStyle w:val="Ttulo3plantilla"/>
        <w:rPr>
          <w:lang w:val="es-ES"/>
        </w:rPr>
      </w:pPr>
      <w:bookmarkStart w:id="628" w:name="_Toc112348061"/>
      <w:r w:rsidRPr="00EE580E">
        <w:rPr>
          <w:lang w:val="es-ES"/>
        </w:rPr>
        <w:t>Mejores Resultados</w:t>
      </w:r>
      <w:bookmarkEnd w:id="628"/>
    </w:p>
    <w:p w14:paraId="0FD3822A" w14:textId="4DBA9CF4" w:rsidR="00890FA1" w:rsidRPr="00EE580E" w:rsidRDefault="004440F5" w:rsidP="00A2001B">
      <w:pPr>
        <w:spacing w:afterLines="120" w:after="288" w:line="360" w:lineRule="auto"/>
        <w:ind w:firstLine="709"/>
        <w:jc w:val="both"/>
        <w:rPr>
          <w:rFonts w:ascii="Arial" w:hAnsi="Arial" w:cs="Arial"/>
          <w:lang w:val="es-ES"/>
        </w:rPr>
      </w:pPr>
      <w:del w:id="629" w:author="MIGUEL FUERTES FERNANDEZ" w:date="2022-08-30T21:32:00Z">
        <w:r w:rsidDel="00877232">
          <w:rPr>
            <w:rFonts w:ascii="Arial" w:hAnsi="Arial" w:cs="Arial"/>
            <w:lang w:val="es-ES"/>
          </w:rPr>
          <w:delText xml:space="preserve">Lynn </w:delText>
        </w:r>
        <w:r w:rsidR="008666C9" w:rsidRPr="00EE580E" w:rsidDel="00877232">
          <w:rPr>
            <w:rFonts w:ascii="Arial" w:hAnsi="Arial" w:cs="Arial"/>
            <w:lang w:val="es-ES"/>
          </w:rPr>
          <w:delText>destaca en su estudio que l</w:delText>
        </w:r>
      </w:del>
      <w:ins w:id="630" w:author="MIGUEL FUERTES FERNANDEZ" w:date="2022-08-30T21:32:00Z">
        <w:r w:rsidR="00877232">
          <w:rPr>
            <w:rFonts w:ascii="Arial" w:hAnsi="Arial" w:cs="Arial"/>
            <w:lang w:val="es-ES"/>
          </w:rPr>
          <w:t>L</w:t>
        </w:r>
      </w:ins>
      <w:r w:rsidR="008666C9" w:rsidRPr="00EE580E">
        <w:rPr>
          <w:rFonts w:ascii="Arial" w:hAnsi="Arial" w:cs="Arial"/>
          <w:lang w:val="es-ES"/>
        </w:rPr>
        <w:t>a cooperación lleva a los alumnos a aprender efectivamente, consistentemente y con gusto</w:t>
      </w:r>
      <w:r w:rsidR="00890FA1" w:rsidRPr="00EE580E">
        <w:rPr>
          <w:rFonts w:ascii="Arial" w:hAnsi="Arial" w:cs="Arial"/>
          <w:lang w:val="es-ES"/>
        </w:rPr>
        <w:t>, fortaleciendo en ellos un sentimiento de constante aprendizaje</w:t>
      </w:r>
      <w:r w:rsidR="004E49B4" w:rsidRPr="00EE580E">
        <w:rPr>
          <w:rFonts w:ascii="Arial" w:hAnsi="Arial" w:cs="Arial"/>
          <w:lang w:val="es-ES"/>
        </w:rPr>
        <w:t xml:space="preserve"> </w:t>
      </w:r>
      <w:r w:rsidR="004E49B4" w:rsidRPr="00EE580E">
        <w:rPr>
          <w:rFonts w:ascii="Arial" w:hAnsi="Arial" w:cs="Arial"/>
          <w:lang w:val="es-ES"/>
        </w:rPr>
        <w:fldChar w:fldCharType="begin"/>
      </w:r>
      <w:r w:rsidR="004A7E69">
        <w:rPr>
          <w:rFonts w:ascii="Arial" w:hAnsi="Arial" w:cs="Arial"/>
          <w:lang w:val="es-ES"/>
        </w:rPr>
        <w:instrText xml:space="preserve"> ADDIN ZOTERO_ITEM CSL_CITATION {"citationID":"uKCfiq4n","properties":{"formattedCitation":"(Lynn,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4E49B4" w:rsidRPr="00EE580E">
        <w:rPr>
          <w:rFonts w:ascii="Arial" w:hAnsi="Arial" w:cs="Arial"/>
          <w:lang w:val="es-ES"/>
        </w:rPr>
        <w:fldChar w:fldCharType="separate"/>
      </w:r>
      <w:r w:rsidR="004A7E69" w:rsidRPr="004A7E69">
        <w:rPr>
          <w:rFonts w:ascii="Arial" w:hAnsi="Arial" w:cs="Arial"/>
        </w:rPr>
        <w:t>(Lynn, 2021)</w:t>
      </w:r>
      <w:r w:rsidR="004E49B4" w:rsidRPr="00EE580E">
        <w:rPr>
          <w:rFonts w:ascii="Arial" w:hAnsi="Arial" w:cs="Arial"/>
          <w:lang w:val="es-ES"/>
        </w:rPr>
        <w:fldChar w:fldCharType="end"/>
      </w:r>
      <w:r w:rsidR="00890FA1" w:rsidRPr="00EE580E">
        <w:rPr>
          <w:rFonts w:ascii="Arial" w:hAnsi="Arial" w:cs="Arial"/>
          <w:lang w:val="es-ES"/>
        </w:rPr>
        <w:t>.</w:t>
      </w:r>
    </w:p>
    <w:p w14:paraId="33AAE076" w14:textId="3EF4B92C" w:rsidR="00890FA1" w:rsidRPr="00EE580E" w:rsidRDefault="00890FA1" w:rsidP="00A2001B">
      <w:pPr>
        <w:spacing w:afterLines="120" w:after="288" w:line="360" w:lineRule="auto"/>
        <w:ind w:firstLine="709"/>
        <w:jc w:val="both"/>
        <w:rPr>
          <w:rFonts w:ascii="Arial" w:hAnsi="Arial" w:cs="Arial"/>
          <w:lang w:val="es-ES"/>
        </w:rPr>
      </w:pPr>
      <w:del w:id="631" w:author="MIGUEL FUERTES FERNANDEZ" w:date="2022-08-30T21:32:00Z">
        <w:r w:rsidRPr="00EE580E" w:rsidDel="00545B23">
          <w:rPr>
            <w:rFonts w:ascii="Arial" w:hAnsi="Arial" w:cs="Arial"/>
            <w:lang w:val="es-ES"/>
          </w:rPr>
          <w:delText>Harianingsih comenta que el</w:delText>
        </w:r>
      </w:del>
      <w:ins w:id="632" w:author="MIGUEL FUERTES FERNANDEZ" w:date="2022-08-30T21:32:00Z">
        <w:r w:rsidR="00545B23">
          <w:rPr>
            <w:rFonts w:ascii="Arial" w:hAnsi="Arial" w:cs="Arial"/>
            <w:lang w:val="es-ES"/>
          </w:rPr>
          <w:t>El</w:t>
        </w:r>
      </w:ins>
      <w:r w:rsidRPr="00EE580E">
        <w:rPr>
          <w:rFonts w:ascii="Arial" w:hAnsi="Arial" w:cs="Arial"/>
          <w:lang w:val="es-ES"/>
        </w:rPr>
        <w:t xml:space="preserve"> aprendizaje colaborativo aumenta la autonomía del alumno, la responsabilidad, y el sentimiento de construir conocimiento</w:t>
      </w:r>
      <w:r w:rsidR="004E49B4" w:rsidRPr="00EE580E">
        <w:rPr>
          <w:rFonts w:ascii="Arial" w:hAnsi="Arial" w:cs="Arial"/>
          <w:lang w:val="es-ES"/>
        </w:rPr>
        <w:t xml:space="preserve"> </w:t>
      </w:r>
      <w:r w:rsidR="004E49B4" w:rsidRPr="00EE580E">
        <w:rPr>
          <w:rFonts w:ascii="Arial" w:hAnsi="Arial" w:cs="Arial"/>
          <w:lang w:val="es-ES"/>
        </w:rPr>
        <w:fldChar w:fldCharType="begin"/>
      </w:r>
      <w:r w:rsidR="00151D3B">
        <w:rPr>
          <w:rFonts w:ascii="Arial" w:hAnsi="Arial" w:cs="Arial"/>
          <w:lang w:val="es-ES"/>
        </w:rPr>
        <w:instrText xml:space="preserve"> ADDIN ZOTERO_ITEM CSL_CITATION {"citationID":"uinq7H8P","properties":{"formattedCitation":"(Harianingsih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4E49B4" w:rsidRPr="00EE580E">
        <w:rPr>
          <w:rFonts w:ascii="Arial" w:hAnsi="Arial" w:cs="Arial"/>
          <w:lang w:val="es-ES"/>
        </w:rPr>
        <w:fldChar w:fldCharType="separate"/>
      </w:r>
      <w:r w:rsidR="00151D3B" w:rsidRPr="00151D3B">
        <w:rPr>
          <w:rFonts w:ascii="Arial" w:hAnsi="Arial" w:cs="Arial"/>
        </w:rPr>
        <w:t>(Harianingsih y Jusoh, 2022)</w:t>
      </w:r>
      <w:r w:rsidR="004E49B4" w:rsidRPr="00EE580E">
        <w:rPr>
          <w:rFonts w:ascii="Arial" w:hAnsi="Arial" w:cs="Arial"/>
          <w:lang w:val="es-ES"/>
        </w:rPr>
        <w:fldChar w:fldCharType="end"/>
      </w:r>
      <w:r w:rsidRPr="00EE580E">
        <w:rPr>
          <w:rFonts w:ascii="Arial" w:hAnsi="Arial" w:cs="Arial"/>
          <w:lang w:val="es-ES"/>
        </w:rPr>
        <w:t>.</w:t>
      </w:r>
    </w:p>
    <w:p w14:paraId="5983767A" w14:textId="77777777" w:rsidR="00890FA1" w:rsidRPr="00EE580E" w:rsidRDefault="00890FA1" w:rsidP="00A2001B">
      <w:pPr>
        <w:spacing w:afterLines="120" w:after="288" w:line="360" w:lineRule="auto"/>
        <w:ind w:firstLine="709"/>
        <w:jc w:val="both"/>
        <w:rPr>
          <w:rFonts w:ascii="Arial" w:hAnsi="Arial" w:cs="Arial"/>
          <w:lang w:val="es-ES"/>
        </w:rPr>
      </w:pPr>
      <w:r w:rsidRPr="00EE580E">
        <w:rPr>
          <w:rFonts w:ascii="Arial" w:hAnsi="Arial" w:cs="Arial"/>
          <w:lang w:val="es-ES"/>
        </w:rPr>
        <w:t>Es fácil concluir, por tanto, que en un ambiente donde el alumno es quien quiere aprender y quiere llevar a término la tarea, el resultado sea optimo. No solo con esto, sino, los mismos autores destacan como característica importante y fundamental la autoevaluación.</w:t>
      </w:r>
    </w:p>
    <w:p w14:paraId="45070607" w14:textId="38064DC2" w:rsidR="00437B2B" w:rsidRPr="00EE580E" w:rsidRDefault="00890FA1"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La autoevaluación hecha por los iguales, por la pertenencia a un grupo, por la interacción social antes comentada… o por simplemente la </w:t>
      </w:r>
      <w:r w:rsidR="00437B2B" w:rsidRPr="00EE580E">
        <w:rPr>
          <w:rFonts w:ascii="Arial" w:hAnsi="Arial" w:cs="Arial"/>
          <w:lang w:val="es-ES"/>
        </w:rPr>
        <w:t>rúbrica</w:t>
      </w:r>
      <w:r w:rsidRPr="00EE580E">
        <w:rPr>
          <w:rFonts w:ascii="Arial" w:hAnsi="Arial" w:cs="Arial"/>
          <w:lang w:val="es-ES"/>
        </w:rPr>
        <w:t xml:space="preserve"> del ejercicio, lleva a un</w:t>
      </w:r>
      <w:r w:rsidR="00437B2B" w:rsidRPr="00EE580E">
        <w:rPr>
          <w:rFonts w:ascii="Arial" w:hAnsi="Arial" w:cs="Arial"/>
          <w:lang w:val="es-ES"/>
        </w:rPr>
        <w:t xml:space="preserve"> punto de compartir ideas, de clarificar diferencias y en definitiva de construir nuevos significados </w:t>
      </w:r>
      <w:r w:rsidR="004E49B4" w:rsidRPr="00EE580E">
        <w:rPr>
          <w:rFonts w:ascii="Arial" w:hAnsi="Arial" w:cs="Arial"/>
          <w:lang w:val="es-ES"/>
        </w:rPr>
        <w:fldChar w:fldCharType="begin"/>
      </w:r>
      <w:r w:rsidR="004A7E69">
        <w:rPr>
          <w:rFonts w:ascii="Arial" w:hAnsi="Arial" w:cs="Arial"/>
          <w:lang w:val="es-ES"/>
        </w:rPr>
        <w:instrText xml:space="preserve"> ADDIN ZOTERO_ITEM CSL_CITATION {"citationID":"PvgDDLrd","properties":{"formattedCitation":"(Forslund y Chiriac, 2014)","plainCitation":"(Forslund y Chiriac, 2014)","noteIndex":0},"citationItems":[{"id":10,"uris":["http://zotero.org/users/9702781/items/74ZN8RGL"],"itemData":{"id":10,"type":"article-journal","abstract":"This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Hammar"}],"issued":{"date-parts":[["2014",3,4]]}}}],"schema":"https://github.com/citation-style-language/schema/raw/master/csl-citation.json"} </w:instrText>
      </w:r>
      <w:r w:rsidR="004E49B4" w:rsidRPr="00EE580E">
        <w:rPr>
          <w:rFonts w:ascii="Arial" w:hAnsi="Arial" w:cs="Arial"/>
          <w:lang w:val="es-ES"/>
        </w:rPr>
        <w:fldChar w:fldCharType="separate"/>
      </w:r>
      <w:r w:rsidR="004A7E69" w:rsidRPr="004A7E69">
        <w:rPr>
          <w:rFonts w:ascii="Arial" w:hAnsi="Arial" w:cs="Arial"/>
        </w:rPr>
        <w:t>(Forslund y Chiriac, 2014)</w:t>
      </w:r>
      <w:r w:rsidR="004E49B4" w:rsidRPr="00EE580E">
        <w:rPr>
          <w:rFonts w:ascii="Arial" w:hAnsi="Arial" w:cs="Arial"/>
          <w:lang w:val="es-ES"/>
        </w:rPr>
        <w:fldChar w:fldCharType="end"/>
      </w:r>
      <w:r w:rsidR="00437B2B" w:rsidRPr="00EE580E">
        <w:rPr>
          <w:rFonts w:ascii="Arial" w:hAnsi="Arial" w:cs="Arial"/>
          <w:lang w:val="es-ES"/>
        </w:rPr>
        <w:t>.</w:t>
      </w:r>
    </w:p>
    <w:p w14:paraId="2650F236" w14:textId="77777777" w:rsidR="00437B2B" w:rsidRPr="00EE580E" w:rsidRDefault="00437B2B" w:rsidP="00A2001B">
      <w:pPr>
        <w:spacing w:afterLines="120" w:after="288" w:line="360" w:lineRule="auto"/>
        <w:ind w:firstLine="709"/>
        <w:jc w:val="both"/>
        <w:rPr>
          <w:rFonts w:ascii="Arial" w:hAnsi="Arial" w:cs="Arial"/>
          <w:lang w:val="es-ES"/>
        </w:rPr>
      </w:pPr>
      <w:r w:rsidRPr="00EE580E">
        <w:rPr>
          <w:rFonts w:ascii="Arial" w:hAnsi="Arial" w:cs="Arial"/>
          <w:lang w:val="es-ES"/>
        </w:rPr>
        <w:t>El deseo de aprendizaje constante y la autoevaluación, unidos a la mayor implicación y mayor motivación llevan inevitablemente a mejores resultados.</w:t>
      </w:r>
    </w:p>
    <w:p w14:paraId="71EBFDDD" w14:textId="03CAC335" w:rsidR="00437B2B" w:rsidRPr="00EE580E" w:rsidRDefault="008E7C2A" w:rsidP="00A2001B">
      <w:pPr>
        <w:spacing w:afterLines="120" w:after="288" w:line="360" w:lineRule="auto"/>
        <w:ind w:firstLine="709"/>
        <w:jc w:val="both"/>
        <w:rPr>
          <w:rFonts w:ascii="Arial" w:hAnsi="Arial" w:cs="Arial"/>
          <w:lang w:val="es-ES"/>
        </w:rPr>
      </w:pPr>
      <w:del w:id="633" w:author="MIGUEL FUERTES FERNANDEZ" w:date="2022-08-30T21:32:00Z">
        <w:r w:rsidRPr="00EE580E" w:rsidDel="00DC21B5">
          <w:rPr>
            <w:rFonts w:ascii="Arial" w:hAnsi="Arial" w:cs="Arial"/>
            <w:lang w:val="es-ES"/>
          </w:rPr>
          <w:delText xml:space="preserve">Johnson </w:delText>
        </w:r>
        <w:r w:rsidR="00D52A63" w:rsidDel="00DC21B5">
          <w:rPr>
            <w:rFonts w:ascii="Arial" w:hAnsi="Arial" w:cs="Arial"/>
            <w:lang w:val="es-ES"/>
          </w:rPr>
          <w:delText>y</w:delText>
        </w:r>
        <w:r w:rsidRPr="00EE580E" w:rsidDel="00DC21B5">
          <w:rPr>
            <w:rFonts w:ascii="Arial" w:hAnsi="Arial" w:cs="Arial"/>
            <w:lang w:val="es-ES"/>
          </w:rPr>
          <w:delText xml:space="preserve"> Johnson dicen </w:delText>
        </w:r>
        <w:r w:rsidR="004E49B4" w:rsidRPr="00EE580E" w:rsidDel="00DC21B5">
          <w:rPr>
            <w:rFonts w:ascii="Arial" w:hAnsi="Arial" w:cs="Arial"/>
            <w:lang w:val="es-ES"/>
          </w:rPr>
          <w:delText>que,</w:delText>
        </w:r>
        <w:r w:rsidRPr="00EE580E" w:rsidDel="00DC21B5">
          <w:rPr>
            <w:rFonts w:ascii="Arial" w:hAnsi="Arial" w:cs="Arial"/>
            <w:lang w:val="es-ES"/>
          </w:rPr>
          <w:delText xml:space="preserve"> como</w:delText>
        </w:r>
      </w:del>
      <w:ins w:id="634" w:author="MIGUEL FUERTES FERNANDEZ" w:date="2022-08-30T21:32:00Z">
        <w:r w:rsidR="00DC21B5">
          <w:rPr>
            <w:rFonts w:ascii="Arial" w:hAnsi="Arial" w:cs="Arial"/>
            <w:lang w:val="es-ES"/>
          </w:rPr>
          <w:t>Como</w:t>
        </w:r>
      </w:ins>
      <w:r w:rsidRPr="00EE580E">
        <w:rPr>
          <w:rFonts w:ascii="Arial" w:hAnsi="Arial" w:cs="Arial"/>
          <w:lang w:val="es-ES"/>
        </w:rPr>
        <w:t xml:space="preserve"> resultado del aprendizaje colaborativo, se incrementan en el alumno las habilidades sociales, se </w:t>
      </w:r>
      <w:r w:rsidR="005C5B6E" w:rsidRPr="00EE580E">
        <w:rPr>
          <w:rFonts w:ascii="Arial" w:hAnsi="Arial" w:cs="Arial"/>
          <w:lang w:val="es-ES"/>
        </w:rPr>
        <w:t>consigue</w:t>
      </w:r>
      <w:r w:rsidR="005655C3" w:rsidRPr="00EE580E">
        <w:rPr>
          <w:rFonts w:ascii="Arial" w:hAnsi="Arial" w:cs="Arial"/>
          <w:lang w:val="es-ES"/>
        </w:rPr>
        <w:t xml:space="preserve"> una mejor autoestima y se inculcan los principios y estrategias para el razonamiento, el pensamiento crítico y el descubrimiento autónomo</w:t>
      </w:r>
      <w:r w:rsidR="004E49B4" w:rsidRPr="00EE580E">
        <w:rPr>
          <w:rFonts w:ascii="Arial" w:hAnsi="Arial" w:cs="Arial"/>
          <w:lang w:val="es-ES"/>
        </w:rPr>
        <w:t xml:space="preserve"> </w:t>
      </w:r>
      <w:r w:rsidR="004E49B4" w:rsidRPr="00EE580E">
        <w:rPr>
          <w:rFonts w:ascii="Arial" w:hAnsi="Arial" w:cs="Arial"/>
          <w:lang w:val="es-ES"/>
        </w:rPr>
        <w:fldChar w:fldCharType="begin"/>
      </w:r>
      <w:r w:rsidR="00151D3B">
        <w:rPr>
          <w:rFonts w:ascii="Arial" w:hAnsi="Arial" w:cs="Arial"/>
          <w:lang w:val="es-ES"/>
        </w:rPr>
        <w:instrText xml:space="preserve"> ADDIN ZOTERO_ITEM CSL_CITATION {"citationID":"aFBIh0R1","properties":{"formattedCitation":"(Johnson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E49B4" w:rsidRPr="00EE580E">
        <w:rPr>
          <w:rFonts w:ascii="Arial" w:hAnsi="Arial" w:cs="Arial"/>
          <w:lang w:val="es-ES"/>
        </w:rPr>
        <w:fldChar w:fldCharType="separate"/>
      </w:r>
      <w:r w:rsidR="00151D3B" w:rsidRPr="00151D3B">
        <w:rPr>
          <w:rFonts w:ascii="Arial" w:hAnsi="Arial" w:cs="Arial"/>
        </w:rPr>
        <w:t>(Johnson y Johnson, 1989)</w:t>
      </w:r>
      <w:r w:rsidR="004E49B4" w:rsidRPr="00EE580E">
        <w:rPr>
          <w:rFonts w:ascii="Arial" w:hAnsi="Arial" w:cs="Arial"/>
          <w:lang w:val="es-ES"/>
        </w:rPr>
        <w:fldChar w:fldCharType="end"/>
      </w:r>
      <w:r w:rsidR="005655C3" w:rsidRPr="00EE580E">
        <w:rPr>
          <w:rFonts w:ascii="Arial" w:hAnsi="Arial" w:cs="Arial"/>
          <w:lang w:val="es-ES"/>
        </w:rPr>
        <w:t>.</w:t>
      </w:r>
    </w:p>
    <w:p w14:paraId="177BB946" w14:textId="1D1BBFC2" w:rsidR="008F1423" w:rsidRPr="00EE580E" w:rsidRDefault="008F1423" w:rsidP="00CF4234">
      <w:pPr>
        <w:pStyle w:val="Ttulo3plantilla"/>
        <w:rPr>
          <w:lang w:val="es-ES"/>
        </w:rPr>
      </w:pPr>
      <w:bookmarkStart w:id="635" w:name="_Toc112348062"/>
      <w:r w:rsidRPr="00EE580E">
        <w:rPr>
          <w:lang w:val="es-ES"/>
        </w:rPr>
        <w:t>Reduce la ansiedad</w:t>
      </w:r>
      <w:bookmarkEnd w:id="635"/>
    </w:p>
    <w:p w14:paraId="4C982BB9" w14:textId="7AC2C11A" w:rsidR="008F1423" w:rsidRPr="00EE580E" w:rsidRDefault="008F1423"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Uno de los efectos que posee el aprendizaje colaborativo, es que favorece o mejora el clima de trabajo </w:t>
      </w:r>
      <w:r w:rsidR="004E49B4" w:rsidRPr="00EE580E">
        <w:rPr>
          <w:rFonts w:ascii="Arial" w:hAnsi="Arial" w:cs="Arial"/>
          <w:lang w:val="es-ES"/>
        </w:rPr>
        <w:fldChar w:fldCharType="begin"/>
      </w:r>
      <w:r w:rsidR="004A7E69">
        <w:rPr>
          <w:rFonts w:ascii="Arial" w:hAnsi="Arial" w:cs="Arial"/>
          <w:lang w:val="es-ES"/>
        </w:rPr>
        <w:instrText xml:space="preserve"> ADDIN ZOTERO_ITEM CSL_CITATION {"citationID":"DIHpbWfW","properties":{"formattedCitation":"(Herrada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4E49B4" w:rsidRPr="00EE580E">
        <w:rPr>
          <w:rFonts w:ascii="Arial" w:hAnsi="Arial" w:cs="Arial"/>
          <w:lang w:val="es-ES"/>
        </w:rPr>
        <w:fldChar w:fldCharType="separate"/>
      </w:r>
      <w:r w:rsidR="004A7E69" w:rsidRPr="004A7E69">
        <w:rPr>
          <w:rFonts w:ascii="Arial" w:hAnsi="Arial" w:cs="Arial"/>
          <w:szCs w:val="24"/>
        </w:rPr>
        <w:t>(Herrada y Baños, 2018)</w:t>
      </w:r>
      <w:r w:rsidR="004E49B4" w:rsidRPr="00EE580E">
        <w:rPr>
          <w:rFonts w:ascii="Arial" w:hAnsi="Arial" w:cs="Arial"/>
          <w:lang w:val="es-ES"/>
        </w:rPr>
        <w:fldChar w:fldCharType="end"/>
      </w:r>
      <w:r w:rsidRPr="00EE580E">
        <w:rPr>
          <w:rFonts w:ascii="Arial" w:hAnsi="Arial" w:cs="Arial"/>
          <w:lang w:val="es-ES"/>
        </w:rPr>
        <w:t xml:space="preserve">. Se deduce de la interacción social que se ha </w:t>
      </w:r>
      <w:r w:rsidRPr="00EE580E">
        <w:rPr>
          <w:rFonts w:ascii="Arial" w:hAnsi="Arial" w:cs="Arial"/>
          <w:lang w:val="es-ES"/>
        </w:rPr>
        <w:lastRenderedPageBreak/>
        <w:t xml:space="preserve">comentado anteriormente y de la facilidad para la autoevaluación, la motivación, el gusto por lo que se está haciendo, que el trabajo colaborativo </w:t>
      </w:r>
      <w:r w:rsidR="004E49B4" w:rsidRPr="00EE580E">
        <w:rPr>
          <w:rFonts w:ascii="Arial" w:hAnsi="Arial" w:cs="Arial"/>
          <w:lang w:val="es-ES"/>
        </w:rPr>
        <w:fldChar w:fldCharType="begin"/>
      </w:r>
      <w:r w:rsidR="004A7E69">
        <w:rPr>
          <w:rFonts w:ascii="Arial" w:hAnsi="Arial" w:cs="Arial"/>
          <w:lang w:val="es-ES"/>
        </w:rPr>
        <w:instrText xml:space="preserve"> ADDIN ZOTERO_ITEM CSL_CITATION {"citationID":"CexBEStI","properties":{"formattedCitation":"(Lynn,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4E49B4" w:rsidRPr="00EE580E">
        <w:rPr>
          <w:rFonts w:ascii="Arial" w:hAnsi="Arial" w:cs="Arial"/>
          <w:lang w:val="es-ES"/>
        </w:rPr>
        <w:fldChar w:fldCharType="separate"/>
      </w:r>
      <w:r w:rsidR="004A7E69" w:rsidRPr="004A7E69">
        <w:rPr>
          <w:rFonts w:ascii="Arial" w:hAnsi="Arial" w:cs="Arial"/>
        </w:rPr>
        <w:t>(Lynn, 2021)</w:t>
      </w:r>
      <w:r w:rsidR="004E49B4" w:rsidRPr="00EE580E">
        <w:rPr>
          <w:rFonts w:ascii="Arial" w:hAnsi="Arial" w:cs="Arial"/>
          <w:lang w:val="es-ES"/>
        </w:rPr>
        <w:fldChar w:fldCharType="end"/>
      </w:r>
      <w:r w:rsidRPr="00EE580E">
        <w:rPr>
          <w:rFonts w:ascii="Arial" w:hAnsi="Arial" w:cs="Arial"/>
          <w:lang w:val="es-ES"/>
        </w:rPr>
        <w:t xml:space="preserve"> reduce los niveles de ansiedad del alumno.</w:t>
      </w:r>
    </w:p>
    <w:p w14:paraId="2AAAAF1E" w14:textId="7DA440DF" w:rsidR="008F1423" w:rsidRPr="00EE580E" w:rsidRDefault="008F1423"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Cuando estamos enganchados a una tarea podemos compartir opiniones, cuando el liderazgo se democratiza </w:t>
      </w:r>
      <w:r w:rsidR="004E49B4" w:rsidRPr="00EE580E">
        <w:rPr>
          <w:rFonts w:ascii="Arial" w:hAnsi="Arial" w:cs="Arial"/>
          <w:lang w:val="es-ES"/>
        </w:rPr>
        <w:fldChar w:fldCharType="begin"/>
      </w:r>
      <w:r w:rsidR="004A7E69">
        <w:rPr>
          <w:rFonts w:ascii="Arial" w:hAnsi="Arial" w:cs="Arial"/>
          <w:lang w:val="es-ES"/>
        </w:rPr>
        <w:instrText xml:space="preserve"> ADDIN ZOTERO_ITEM CSL_CITATION {"citationID":"Q0u627V1","properties":{"formattedCitation":"(Forslund y Chiriac, 2014; Lynn, 2021)","plainCitation":"(Forslund y Chiriac, 2014; Lynn,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4E49B4" w:rsidRPr="00EE580E">
        <w:rPr>
          <w:rFonts w:ascii="Arial" w:hAnsi="Arial" w:cs="Arial"/>
          <w:lang w:val="es-ES"/>
        </w:rPr>
        <w:fldChar w:fldCharType="separate"/>
      </w:r>
      <w:r w:rsidR="004A7E69" w:rsidRPr="004A7E69">
        <w:rPr>
          <w:rFonts w:ascii="Arial" w:hAnsi="Arial" w:cs="Arial"/>
        </w:rPr>
        <w:t>(Forslund y Chiriac, 2014; Lynn, 2021)</w:t>
      </w:r>
      <w:r w:rsidR="004E49B4" w:rsidRPr="00EE580E">
        <w:rPr>
          <w:rFonts w:ascii="Arial" w:hAnsi="Arial" w:cs="Arial"/>
          <w:lang w:val="es-ES"/>
        </w:rPr>
        <w:fldChar w:fldCharType="end"/>
      </w:r>
      <w:r w:rsidRPr="00EE580E">
        <w:rPr>
          <w:rFonts w:ascii="Arial" w:hAnsi="Arial" w:cs="Arial"/>
          <w:lang w:val="es-ES"/>
        </w:rPr>
        <w:t xml:space="preserve">, se crea un mejor ambiente de trabajo donde todos aportan </w:t>
      </w:r>
      <w:r w:rsidR="00792735">
        <w:rPr>
          <w:rFonts w:ascii="Arial" w:hAnsi="Arial" w:cs="Arial"/>
          <w:lang w:val="es-ES"/>
        </w:rPr>
        <w:fldChar w:fldCharType="begin"/>
      </w:r>
      <w:r w:rsidR="00792735">
        <w:rPr>
          <w:rFonts w:ascii="Arial" w:hAnsi="Arial" w:cs="Arial"/>
          <w:lang w:val="es-ES"/>
        </w:rPr>
        <w:instrText xml:space="preserve"> ADDIN ZOTERO_ITEM CSL_CITATION {"citationID":"cYB7L3rd","properties":{"formattedCitation":"(Herrada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792735">
        <w:rPr>
          <w:rFonts w:ascii="Arial" w:hAnsi="Arial" w:cs="Arial"/>
          <w:lang w:val="es-ES"/>
        </w:rPr>
        <w:fldChar w:fldCharType="separate"/>
      </w:r>
      <w:r w:rsidR="00792735" w:rsidRPr="00792735">
        <w:rPr>
          <w:rFonts w:ascii="Arial" w:hAnsi="Arial" w:cs="Arial"/>
          <w:szCs w:val="24"/>
        </w:rPr>
        <w:t>(Herrada y Baños, 2018)</w:t>
      </w:r>
      <w:r w:rsidR="00792735">
        <w:rPr>
          <w:rFonts w:ascii="Arial" w:hAnsi="Arial" w:cs="Arial"/>
          <w:lang w:val="es-ES"/>
        </w:rPr>
        <w:fldChar w:fldCharType="end"/>
      </w:r>
      <w:del w:id="636" w:author="MIGUEL FUERTES FERNANDEZ" w:date="2022-08-30T21:33:00Z">
        <w:r w:rsidRPr="00EE580E" w:rsidDel="00792735">
          <w:rPr>
            <w:rFonts w:ascii="Arial" w:hAnsi="Arial" w:cs="Arial"/>
            <w:lang w:val="es-ES"/>
          </w:rPr>
          <w:delText>(Herrada)</w:delText>
        </w:r>
      </w:del>
      <w:r w:rsidRPr="00EE580E">
        <w:rPr>
          <w:rFonts w:ascii="Arial" w:hAnsi="Arial" w:cs="Arial"/>
          <w:lang w:val="es-ES"/>
        </w:rPr>
        <w:t xml:space="preserve">, donde la comunicación fluye, donde hay una atmosfera para hablar libremente </w:t>
      </w:r>
      <w:r w:rsidR="00060C25" w:rsidRPr="00EE580E">
        <w:rPr>
          <w:rFonts w:ascii="Arial" w:hAnsi="Arial" w:cs="Arial"/>
          <w:lang w:val="es-ES"/>
        </w:rPr>
        <w:fldChar w:fldCharType="begin"/>
      </w:r>
      <w:r w:rsidR="00151D3B">
        <w:rPr>
          <w:rFonts w:ascii="Arial" w:hAnsi="Arial" w:cs="Arial"/>
          <w:lang w:val="es-ES"/>
        </w:rPr>
        <w:instrText xml:space="preserve"> ADDIN ZOTERO_ITEM CSL_CITATION {"citationID":"ij6NTyql","properties":{"formattedCitation":"(Harianingsih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060C25" w:rsidRPr="00EE580E">
        <w:rPr>
          <w:rFonts w:ascii="Arial" w:hAnsi="Arial" w:cs="Arial"/>
          <w:lang w:val="es-ES"/>
        </w:rPr>
        <w:fldChar w:fldCharType="separate"/>
      </w:r>
      <w:r w:rsidR="00151D3B" w:rsidRPr="00151D3B">
        <w:rPr>
          <w:rFonts w:ascii="Arial" w:hAnsi="Arial" w:cs="Arial"/>
        </w:rPr>
        <w:t>(Harianingsih y Jusoh, 2022)</w:t>
      </w:r>
      <w:r w:rsidR="00060C25" w:rsidRPr="00EE580E">
        <w:rPr>
          <w:rFonts w:ascii="Arial" w:hAnsi="Arial" w:cs="Arial"/>
          <w:lang w:val="es-ES"/>
        </w:rPr>
        <w:fldChar w:fldCharType="end"/>
      </w:r>
      <w:r w:rsidRPr="00EE580E">
        <w:rPr>
          <w:rFonts w:ascii="Arial" w:hAnsi="Arial" w:cs="Arial"/>
          <w:lang w:val="es-ES"/>
        </w:rPr>
        <w:t xml:space="preserve"> y</w:t>
      </w:r>
      <w:r w:rsidR="00FD65C3" w:rsidRPr="00EE580E">
        <w:rPr>
          <w:rFonts w:ascii="Arial" w:hAnsi="Arial" w:cs="Arial"/>
          <w:lang w:val="es-ES"/>
        </w:rPr>
        <w:t xml:space="preserve"> por lo tanto un mayor sentimiento de equipo, de estar arropado por los iguales, un clima de seguridad </w:t>
      </w:r>
      <w:r w:rsidR="00060C25" w:rsidRPr="00EE580E">
        <w:rPr>
          <w:rFonts w:ascii="Arial" w:hAnsi="Arial" w:cs="Arial"/>
          <w:lang w:val="es-ES"/>
        </w:rPr>
        <w:fldChar w:fldCharType="begin"/>
      </w:r>
      <w:r w:rsidR="004A7E69">
        <w:rPr>
          <w:rFonts w:ascii="Arial" w:hAnsi="Arial" w:cs="Arial"/>
          <w:lang w:val="es-ES"/>
        </w:rPr>
        <w:instrText xml:space="preserve"> ADDIN ZOTERO_ITEM CSL_CITATION {"citationID":"NjIEhBx5","properties":{"formattedCitation":"(Harianingsih y Jusoh, 2022; Lynn, 2021)","plainCitation":"(Harianingsih y Jusoh, 2022; Lynn,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060C25" w:rsidRPr="00EE580E">
        <w:rPr>
          <w:rFonts w:ascii="Arial" w:hAnsi="Arial" w:cs="Arial"/>
          <w:lang w:val="es-ES"/>
        </w:rPr>
        <w:fldChar w:fldCharType="separate"/>
      </w:r>
      <w:r w:rsidR="004A7E69" w:rsidRPr="004A7E69">
        <w:rPr>
          <w:rFonts w:ascii="Arial" w:hAnsi="Arial" w:cs="Arial"/>
        </w:rPr>
        <w:t>(Harianingsih y Jusoh, 2022; Lynn, 2021)</w:t>
      </w:r>
      <w:r w:rsidR="00060C25" w:rsidRPr="00EE580E">
        <w:rPr>
          <w:rFonts w:ascii="Arial" w:hAnsi="Arial" w:cs="Arial"/>
          <w:lang w:val="es-ES"/>
        </w:rPr>
        <w:fldChar w:fldCharType="end"/>
      </w:r>
      <w:r w:rsidR="00060C25" w:rsidRPr="00EE580E">
        <w:rPr>
          <w:rFonts w:ascii="Arial" w:hAnsi="Arial" w:cs="Arial"/>
          <w:lang w:val="es-ES"/>
        </w:rPr>
        <w:t>.</w:t>
      </w:r>
    </w:p>
    <w:p w14:paraId="012452E5" w14:textId="77777777" w:rsidR="00437B2B" w:rsidRPr="00EE580E" w:rsidRDefault="00437B2B" w:rsidP="00CF4234">
      <w:pPr>
        <w:pStyle w:val="Ttulo3plantilla"/>
        <w:rPr>
          <w:lang w:val="es-ES"/>
        </w:rPr>
      </w:pPr>
      <w:bookmarkStart w:id="637" w:name="_Toc112348063"/>
      <w:r w:rsidRPr="00EE580E">
        <w:rPr>
          <w:lang w:val="es-ES"/>
        </w:rPr>
        <w:t>Colaboración y cooperación</w:t>
      </w:r>
      <w:bookmarkEnd w:id="637"/>
    </w:p>
    <w:p w14:paraId="147718A0" w14:textId="31F7C84A" w:rsidR="00FD65C3" w:rsidRPr="00EE580E" w:rsidRDefault="00FD65C3" w:rsidP="00A2001B">
      <w:pPr>
        <w:spacing w:afterLines="120" w:after="288" w:line="360" w:lineRule="auto"/>
        <w:ind w:firstLine="709"/>
        <w:jc w:val="both"/>
        <w:rPr>
          <w:rFonts w:ascii="Arial" w:hAnsi="Arial" w:cs="Arial"/>
          <w:lang w:val="es-ES"/>
        </w:rPr>
      </w:pPr>
      <w:r w:rsidRPr="00EE580E">
        <w:rPr>
          <w:rFonts w:ascii="Arial" w:hAnsi="Arial" w:cs="Arial"/>
          <w:lang w:val="es-ES"/>
        </w:rPr>
        <w:t>Resumiendo, y sin que suene de redundante, el aprendizaje colaborativo en resumidas cuentas ayuda a mejorar en la colaboración y la cooperación. Ya no es el individuo el que resuelve el problema por sus propios medios, sino que es el colectivo el que le ayuda.</w:t>
      </w:r>
    </w:p>
    <w:p w14:paraId="09CB8120" w14:textId="39D82F09" w:rsidR="00FD65C3" w:rsidRPr="00EE580E" w:rsidRDefault="00FD65C3"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Esto, como se ha mencionado, aporta una dimensión más amplia al alumno, más allá de los libros, propiciando el cambio de paradigma que como bien dicen </w:t>
      </w:r>
      <w:del w:id="638" w:author="MIGUEL FUERTES FERNANDEZ" w:date="2022-08-30T21:33:00Z">
        <w:r w:rsidR="004440F5" w:rsidDel="00792735">
          <w:rPr>
            <w:rFonts w:ascii="Arial" w:hAnsi="Arial" w:cs="Arial"/>
            <w:lang w:val="es-ES"/>
          </w:rPr>
          <w:delText xml:space="preserve">Lynn </w:delText>
        </w:r>
        <w:r w:rsidRPr="00EE580E" w:rsidDel="00792735">
          <w:rPr>
            <w:rFonts w:ascii="Arial" w:hAnsi="Arial" w:cs="Arial"/>
            <w:lang w:val="es-ES"/>
          </w:rPr>
          <w:delText>y Herrada</w:delText>
        </w:r>
      </w:del>
      <w:ins w:id="639" w:author="MIGUEL FUERTES FERNANDEZ" w:date="2022-08-30T21:34:00Z">
        <w:r w:rsidR="00792735">
          <w:rPr>
            <w:rFonts w:ascii="Arial" w:hAnsi="Arial" w:cs="Arial"/>
            <w:lang w:val="es-ES"/>
          </w:rPr>
          <w:t>estos autores</w:t>
        </w:r>
      </w:ins>
      <w:r w:rsidRPr="00EE580E">
        <w:rPr>
          <w:rFonts w:ascii="Arial" w:hAnsi="Arial" w:cs="Arial"/>
          <w:lang w:val="es-ES"/>
        </w:rPr>
        <w:t xml:space="preserve"> es necesario para este tipo de proyectos. Ya no es una educación centrada en el profesor y en los resultados, sino una educación centrada en los alumnos</w:t>
      </w:r>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{"citationID":"32dxlT9T","properties":{"formattedCitation":"(Herrada y Ba\\uc0\\u241{}os, 2018; Lynn, 2021)","plainCitation":"(Herrada y Baños, 2018; Lynn,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szCs w:val="24"/>
        </w:rPr>
        <w:t>(Herrada y Baños, 2018; Lynn, 2021)</w:t>
      </w:r>
      <w:r w:rsidR="002D2EF5" w:rsidRPr="00EE580E">
        <w:rPr>
          <w:rFonts w:ascii="Arial" w:hAnsi="Arial" w:cs="Arial"/>
          <w:lang w:val="es-ES"/>
        </w:rPr>
        <w:fldChar w:fldCharType="end"/>
      </w:r>
      <w:r w:rsidRPr="00EE580E">
        <w:rPr>
          <w:rFonts w:ascii="Arial" w:hAnsi="Arial" w:cs="Arial"/>
          <w:lang w:val="es-ES"/>
        </w:rPr>
        <w:t>.</w:t>
      </w:r>
    </w:p>
    <w:p w14:paraId="22C6BA7E" w14:textId="7112CAA5" w:rsidR="005655C3" w:rsidRPr="00EE580E" w:rsidRDefault="00413D23" w:rsidP="00A2001B">
      <w:pPr>
        <w:spacing w:afterLines="120" w:after="288" w:line="360" w:lineRule="auto"/>
        <w:ind w:firstLine="709"/>
        <w:jc w:val="both"/>
        <w:rPr>
          <w:rFonts w:ascii="Arial" w:hAnsi="Arial" w:cs="Arial"/>
          <w:lang w:val="es-ES"/>
        </w:rPr>
      </w:pPr>
      <w:ins w:id="640" w:author="MIGUEL FUERTES FERNANDEZ" w:date="2022-08-30T21:34:00Z">
        <w:r>
          <w:rPr>
            <w:rFonts w:ascii="Arial" w:hAnsi="Arial" w:cs="Arial"/>
            <w:lang w:val="es-ES"/>
          </w:rPr>
          <w:t xml:space="preserve">Varios autores ven </w:t>
        </w:r>
      </w:ins>
      <w:del w:id="641" w:author="MIGUEL FUERTES FERNANDEZ" w:date="2022-08-30T21:34:00Z">
        <w:r w:rsidR="005655C3" w:rsidRPr="00EE580E" w:rsidDel="00413D23">
          <w:rPr>
            <w:rFonts w:ascii="Arial" w:hAnsi="Arial" w:cs="Arial"/>
            <w:lang w:val="es-ES"/>
          </w:rPr>
          <w:delText xml:space="preserve">Johnson </w:delText>
        </w:r>
        <w:r w:rsidR="00D52A63" w:rsidDel="00413D23">
          <w:rPr>
            <w:rFonts w:ascii="Arial" w:hAnsi="Arial" w:cs="Arial"/>
            <w:lang w:val="es-ES"/>
          </w:rPr>
          <w:delText>y</w:delText>
        </w:r>
        <w:r w:rsidR="005655C3" w:rsidRPr="00EE580E" w:rsidDel="00413D23">
          <w:rPr>
            <w:rFonts w:ascii="Arial" w:hAnsi="Arial" w:cs="Arial"/>
            <w:lang w:val="es-ES"/>
          </w:rPr>
          <w:delText xml:space="preserve"> Johnson, ven el</w:delText>
        </w:r>
      </w:del>
      <w:ins w:id="642" w:author="MIGUEL FUERTES FERNANDEZ" w:date="2022-08-30T21:34:00Z">
        <w:r>
          <w:rPr>
            <w:rFonts w:ascii="Arial" w:hAnsi="Arial" w:cs="Arial"/>
            <w:lang w:val="es-ES"/>
          </w:rPr>
          <w:t>el</w:t>
        </w:r>
      </w:ins>
      <w:r w:rsidR="005655C3" w:rsidRPr="00EE580E">
        <w:rPr>
          <w:rFonts w:ascii="Arial" w:hAnsi="Arial" w:cs="Arial"/>
          <w:lang w:val="es-ES"/>
        </w:rPr>
        <w:t xml:space="preserve"> aprendizaje colaborativo como una forma de luchar contra la competitividad que tanto surge en el método individualista. Afirman que para que un cambio de paradigma sea posible, hay que buscar la cooperación en vez de la competitividad y proponen tomar la relación de grupo necesaria para la actividad, y extenderla en el tiempo en un periodo mayor a un año, reforzando </w:t>
      </w:r>
      <w:r w:rsidR="003265DF" w:rsidRPr="00EE580E">
        <w:rPr>
          <w:rFonts w:ascii="Arial" w:hAnsi="Arial" w:cs="Arial"/>
          <w:lang w:val="es-ES"/>
        </w:rPr>
        <w:t>así</w:t>
      </w:r>
      <w:r w:rsidR="005655C3" w:rsidRPr="00EE580E">
        <w:rPr>
          <w:rFonts w:ascii="Arial" w:hAnsi="Arial" w:cs="Arial"/>
          <w:lang w:val="es-ES"/>
        </w:rPr>
        <w:t xml:space="preserve"> los vínculos, dando nombre a cada integrante, forjando una relación que va </w:t>
      </w:r>
      <w:r w:rsidR="003265DF" w:rsidRPr="00EE580E">
        <w:rPr>
          <w:rFonts w:ascii="Arial" w:hAnsi="Arial" w:cs="Arial"/>
          <w:lang w:val="es-ES"/>
        </w:rPr>
        <w:t>más</w:t>
      </w:r>
      <w:r w:rsidR="005655C3" w:rsidRPr="00EE580E">
        <w:rPr>
          <w:rFonts w:ascii="Arial" w:hAnsi="Arial" w:cs="Arial"/>
          <w:lang w:val="es-ES"/>
        </w:rPr>
        <w:t xml:space="preserve"> allá de lo puramente “profesional”</w:t>
      </w:r>
      <w:r w:rsidR="002D2EF5" w:rsidRPr="00EE580E">
        <w:rPr>
          <w:rFonts w:ascii="Arial" w:hAnsi="Arial" w:cs="Arial"/>
          <w:lang w:val="es-ES"/>
        </w:rPr>
        <w:t xml:space="preserve"> </w:t>
      </w:r>
      <w:r w:rsidR="002D2EF5" w:rsidRPr="00EE580E">
        <w:rPr>
          <w:rFonts w:ascii="Arial" w:hAnsi="Arial" w:cs="Arial"/>
          <w:lang w:val="es-ES"/>
        </w:rPr>
        <w:fldChar w:fldCharType="begin"/>
      </w:r>
      <w:r w:rsidR="00151D3B">
        <w:rPr>
          <w:rFonts w:ascii="Arial" w:hAnsi="Arial" w:cs="Arial"/>
          <w:lang w:val="es-ES"/>
        </w:rPr>
        <w:instrText xml:space="preserve"> ADDIN ZOTERO_ITEM CSL_CITATION {"citationID":"8wH7KfDE","properties":{"formattedCitation":"(Johnson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2D2EF5" w:rsidRPr="00EE580E">
        <w:rPr>
          <w:rFonts w:ascii="Arial" w:hAnsi="Arial" w:cs="Arial"/>
          <w:lang w:val="es-ES"/>
        </w:rPr>
        <w:fldChar w:fldCharType="separate"/>
      </w:r>
      <w:r w:rsidR="00151D3B" w:rsidRPr="00151D3B">
        <w:rPr>
          <w:rFonts w:ascii="Arial" w:hAnsi="Arial" w:cs="Arial"/>
        </w:rPr>
        <w:t>(Johnson y Johnson, 1989)</w:t>
      </w:r>
      <w:r w:rsidR="002D2EF5" w:rsidRPr="00EE580E">
        <w:rPr>
          <w:rFonts w:ascii="Arial" w:hAnsi="Arial" w:cs="Arial"/>
          <w:lang w:val="es-ES"/>
        </w:rPr>
        <w:fldChar w:fldCharType="end"/>
      </w:r>
      <w:r w:rsidR="005655C3" w:rsidRPr="00EE580E">
        <w:rPr>
          <w:rFonts w:ascii="Arial" w:hAnsi="Arial" w:cs="Arial"/>
          <w:lang w:val="es-ES"/>
        </w:rPr>
        <w:t>.</w:t>
      </w:r>
    </w:p>
    <w:p w14:paraId="00627E40" w14:textId="498F1C2A" w:rsidR="003265DF" w:rsidRPr="00EE580E" w:rsidRDefault="005655C3" w:rsidP="008A4AC6">
      <w:pPr>
        <w:spacing w:afterLines="120" w:after="288" w:line="360" w:lineRule="auto"/>
        <w:ind w:firstLine="709"/>
        <w:jc w:val="both"/>
        <w:rPr>
          <w:rFonts w:ascii="Arial" w:hAnsi="Arial" w:cs="Arial"/>
          <w:lang w:val="es-ES"/>
        </w:rPr>
      </w:pPr>
      <w:r w:rsidRPr="00EE580E">
        <w:rPr>
          <w:rFonts w:ascii="Arial" w:hAnsi="Arial" w:cs="Arial"/>
          <w:lang w:val="es-ES"/>
        </w:rPr>
        <w:t>En este sentido</w:t>
      </w:r>
      <w:r w:rsidR="003265DF" w:rsidRPr="00EE580E">
        <w:rPr>
          <w:rFonts w:ascii="Arial" w:hAnsi="Arial" w:cs="Arial"/>
          <w:lang w:val="es-ES"/>
        </w:rPr>
        <w:t xml:space="preserve"> y como se ha dicho antes, favoreciendo todos y cada uno de los puntos antes mencionados, concretamente más en la autoestima.</w:t>
      </w:r>
    </w:p>
    <w:p w14:paraId="0FB1BD51" w14:textId="29FE1961" w:rsidR="00163BC2" w:rsidRPr="003F623C" w:rsidRDefault="00163BC2" w:rsidP="003F623C">
      <w:pPr>
        <w:pStyle w:val="Caption"/>
        <w:keepNext/>
        <w:jc w:val="center"/>
        <w:rPr>
          <w:rFonts w:ascii="Arial" w:hAnsi="Arial" w:cs="Arial"/>
          <w:i w:val="0"/>
          <w:iCs w:val="0"/>
          <w:color w:val="auto"/>
          <w:sz w:val="22"/>
          <w:szCs w:val="22"/>
        </w:rPr>
      </w:pPr>
      <w:bookmarkStart w:id="643" w:name="_Toc112776565"/>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Infografía sobre el Aprendizaje Colaborativo</w:t>
      </w:r>
      <w:bookmarkEnd w:id="643"/>
    </w:p>
    <w:p w14:paraId="73DB31D8" w14:textId="77777777" w:rsidR="00BF173B" w:rsidRPr="00EE580E" w:rsidRDefault="00A95B8A" w:rsidP="00A2001B">
      <w:pPr>
        <w:keepNext/>
        <w:spacing w:afterLines="120" w:after="288" w:line="360" w:lineRule="auto"/>
        <w:ind w:firstLine="709"/>
        <w:jc w:val="center"/>
      </w:pPr>
      <w:r w:rsidRPr="00EE580E">
        <w:rPr>
          <w:rFonts w:ascii="Times New Roman" w:eastAsia="Times New Roman" w:hAnsi="Times New Roman" w:cs="Times New Roman"/>
          <w:sz w:val="24"/>
          <w:szCs w:val="24"/>
          <w:lang w:val="es-ES" w:eastAsia="es-ES_tradnl"/>
        </w:rPr>
        <w:fldChar w:fldCharType="begin"/>
      </w:r>
      <w:r w:rsidRPr="00EE580E">
        <w:rPr>
          <w:rFonts w:ascii="Times New Roman" w:eastAsia="Times New Roman" w:hAnsi="Times New Roman" w:cs="Times New Roman"/>
          <w:sz w:val="24"/>
          <w:szCs w:val="24"/>
          <w:lang w:val="es-ES" w:eastAsia="es-ES_tradnl"/>
        </w:rPr>
        <w:instrText xml:space="preserve"> INCLUDEPICTURE "https://madreshoy.com/wp-content/uploads/2020/07/Aprendizaje_cooperativo.png" \* MERGEFORMATINET </w:instrText>
      </w:r>
      <w:r w:rsidRPr="00EE580E">
        <w:rPr>
          <w:rFonts w:ascii="Times New Roman" w:eastAsia="Times New Roman" w:hAnsi="Times New Roman" w:cs="Times New Roman"/>
          <w:sz w:val="24"/>
          <w:szCs w:val="24"/>
          <w:lang w:val="es-ES" w:eastAsia="es-ES_tradnl"/>
        </w:rPr>
        <w:fldChar w:fldCharType="separate"/>
      </w:r>
      <w:r w:rsidRPr="00EE580E">
        <w:rPr>
          <w:rFonts w:ascii="Times New Roman" w:eastAsia="Times New Roman" w:hAnsi="Times New Roman" w:cs="Times New Roman"/>
          <w:noProof/>
          <w:sz w:val="24"/>
          <w:szCs w:val="24"/>
          <w:lang w:eastAsia="es-ES_tradnl"/>
        </w:rPr>
        <w:drawing>
          <wp:inline distT="0" distB="0" distL="0" distR="0" wp14:anchorId="10801FA9" wp14:editId="055780F7">
            <wp:extent cx="4622068" cy="3633746"/>
            <wp:effectExtent l="0" t="0" r="127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3307" cy="3642582"/>
                    </a:xfrm>
                    <a:prstGeom prst="rect">
                      <a:avLst/>
                    </a:prstGeom>
                    <a:noFill/>
                    <a:ln>
                      <a:noFill/>
                    </a:ln>
                  </pic:spPr>
                </pic:pic>
              </a:graphicData>
            </a:graphic>
          </wp:inline>
        </w:drawing>
      </w:r>
      <w:r w:rsidRPr="00EE580E">
        <w:rPr>
          <w:rFonts w:ascii="Times New Roman" w:eastAsia="Times New Roman" w:hAnsi="Times New Roman" w:cs="Times New Roman"/>
          <w:sz w:val="24"/>
          <w:szCs w:val="24"/>
          <w:lang w:val="es-ES" w:eastAsia="es-ES_tradnl"/>
        </w:rPr>
        <w:fldChar w:fldCharType="end"/>
      </w:r>
    </w:p>
    <w:p w14:paraId="3743C759" w14:textId="41FA3E1B" w:rsidR="00BF173B" w:rsidRPr="003F623C" w:rsidRDefault="00163BC2" w:rsidP="008B0DF8">
      <w:pPr>
        <w:pStyle w:val="Caption"/>
        <w:jc w:val="center"/>
        <w:rPr>
          <w:rFonts w:ascii="Arial" w:hAnsi="Arial" w:cs="Arial"/>
          <w:i w:val="0"/>
          <w:iCs w:val="0"/>
          <w:color w:val="auto"/>
          <w:sz w:val="22"/>
          <w:szCs w:val="22"/>
        </w:rPr>
      </w:pPr>
      <w:r w:rsidRPr="003F623C">
        <w:rPr>
          <w:rFonts w:ascii="Arial" w:hAnsi="Arial" w:cs="Arial"/>
          <w:i w:val="0"/>
          <w:iCs w:val="0"/>
          <w:color w:val="auto"/>
          <w:sz w:val="22"/>
          <w:szCs w:val="22"/>
        </w:rPr>
        <w:t>Fuente:</w:t>
      </w:r>
      <w:r w:rsidR="00BF173B" w:rsidRPr="003F623C">
        <w:rPr>
          <w:rFonts w:ascii="Arial" w:hAnsi="Arial" w:cs="Arial"/>
          <w:i w:val="0"/>
          <w:iCs w:val="0"/>
          <w:color w:val="auto"/>
          <w:sz w:val="22"/>
          <w:szCs w:val="22"/>
        </w:rPr>
        <w:t xml:space="preserve"> </w:t>
      </w:r>
      <w:r w:rsidR="00946A44" w:rsidRPr="003F623C">
        <w:rPr>
          <w:rFonts w:ascii="Arial" w:hAnsi="Arial" w:cs="Arial"/>
          <w:i w:val="0"/>
          <w:iCs w:val="0"/>
          <w:color w:val="auto"/>
          <w:sz w:val="22"/>
          <w:szCs w:val="22"/>
        </w:rPr>
        <w:fldChar w:fldCharType="begin"/>
      </w:r>
      <w:r w:rsidRPr="003F623C">
        <w:rPr>
          <w:rFonts w:ascii="Arial" w:hAnsi="Arial" w:cs="Arial"/>
          <w:i w:val="0"/>
          <w:iCs w:val="0"/>
          <w:color w:val="auto"/>
          <w:sz w:val="22"/>
          <w:szCs w:val="22"/>
        </w:rPr>
        <w:instrText xml:space="preserve"> ADDIN ZOTERO_ITEM CSL_CITATION {"citationID":"rr02A4po","properties":{"formattedCitation":"(madreshoy.com, 2020)","plainCitation":"(madreshoy.com, 2020)","noteIndex":0},"citationItems":[{"id":39,"uris":["http://zotero.org/users/9702781/items/UHRQBNQY"],"itemData":{"id":39,"type":"graphic","title":"Aprendizaje Colaborativo","URL":"https://madreshoy.com/wp-content/uploads/2020/07/Aprendizaje_cooperativo.png","author":[{"family":"madreshoy.com","given":""}],"issued":{"date-parts":[["2020"]]}}}],"schema":"https://github.com/citation-style-language/schema/raw/master/csl-citation.json"} </w:instrText>
      </w:r>
      <w:r w:rsidR="00946A44" w:rsidRPr="003F623C">
        <w:rPr>
          <w:rFonts w:ascii="Arial" w:hAnsi="Arial" w:cs="Arial"/>
          <w:i w:val="0"/>
          <w:iCs w:val="0"/>
          <w:color w:val="auto"/>
          <w:sz w:val="22"/>
          <w:szCs w:val="22"/>
        </w:rPr>
        <w:fldChar w:fldCharType="separate"/>
      </w:r>
      <w:r w:rsidRPr="003F623C">
        <w:rPr>
          <w:rFonts w:ascii="Arial" w:hAnsi="Arial" w:cs="Arial"/>
          <w:i w:val="0"/>
          <w:iCs w:val="0"/>
          <w:color w:val="auto"/>
          <w:sz w:val="22"/>
          <w:szCs w:val="22"/>
        </w:rPr>
        <w:t>(madreshoy.com, 2020)</w:t>
      </w:r>
      <w:r w:rsidR="00946A44" w:rsidRPr="003F623C">
        <w:rPr>
          <w:rFonts w:ascii="Arial" w:hAnsi="Arial" w:cs="Arial"/>
          <w:i w:val="0"/>
          <w:iCs w:val="0"/>
          <w:color w:val="auto"/>
          <w:sz w:val="22"/>
          <w:szCs w:val="22"/>
        </w:rPr>
        <w:fldChar w:fldCharType="end"/>
      </w:r>
    </w:p>
    <w:p w14:paraId="4538D372" w14:textId="77777777" w:rsidR="00F2008B" w:rsidRPr="00EE580E" w:rsidRDefault="00F2008B" w:rsidP="00A2001B">
      <w:pPr>
        <w:spacing w:afterLines="120" w:after="288" w:line="360" w:lineRule="auto"/>
        <w:ind w:firstLine="709"/>
        <w:jc w:val="both"/>
        <w:rPr>
          <w:rFonts w:ascii="Times New Roman" w:eastAsia="Times New Roman" w:hAnsi="Times New Roman" w:cs="Times New Roman"/>
          <w:sz w:val="24"/>
          <w:szCs w:val="24"/>
          <w:lang w:val="es-ES" w:eastAsia="es-ES_tradnl"/>
        </w:rPr>
      </w:pPr>
    </w:p>
    <w:p w14:paraId="175682D5" w14:textId="50BE8F7B" w:rsidR="00A95B8A" w:rsidRPr="00EE580E" w:rsidRDefault="00F2008B" w:rsidP="00CF4234">
      <w:pPr>
        <w:pStyle w:val="Ttulo2plantilla"/>
        <w:rPr>
          <w:lang w:val="es-ES"/>
        </w:rPr>
      </w:pPr>
      <w:bookmarkStart w:id="644" w:name="_Toc112684106"/>
      <w:r>
        <w:rPr>
          <w:rFonts w:eastAsia="Times New Roman"/>
          <w:lang w:val="es-ES"/>
        </w:rPr>
        <w:t>3.4.</w:t>
      </w:r>
      <w:bookmarkEnd w:id="644"/>
      <w:r>
        <w:rPr>
          <w:rFonts w:eastAsia="Times New Roman"/>
          <w:lang w:val="es-ES"/>
        </w:rPr>
        <w:t xml:space="preserve"> </w:t>
      </w:r>
      <w:bookmarkStart w:id="645" w:name="_Toc112348064"/>
      <w:bookmarkStart w:id="646" w:name="_Toc112684107"/>
      <w:r w:rsidR="00BD3DB2" w:rsidRPr="00EE580E">
        <w:rPr>
          <w:lang w:val="es-ES"/>
        </w:rPr>
        <w:t>Detractores del aprendizaje colaborativo y sus razones</w:t>
      </w:r>
      <w:bookmarkEnd w:id="645"/>
      <w:bookmarkEnd w:id="646"/>
    </w:p>
    <w:p w14:paraId="2E5BF12E" w14:textId="77777777" w:rsidR="00132470" w:rsidRPr="00EE580E" w:rsidRDefault="00CA2BBF" w:rsidP="00A2001B">
      <w:pPr>
        <w:spacing w:afterLines="120" w:after="288" w:line="360" w:lineRule="auto"/>
        <w:ind w:firstLine="709"/>
        <w:jc w:val="both"/>
        <w:rPr>
          <w:rFonts w:ascii="Arial" w:hAnsi="Arial" w:cs="Arial"/>
          <w:lang w:val="es-ES"/>
        </w:rPr>
      </w:pPr>
      <w:r w:rsidRPr="00EE580E">
        <w:rPr>
          <w:rFonts w:ascii="Arial" w:hAnsi="Arial" w:cs="Arial"/>
          <w:lang w:val="es-ES"/>
        </w:rPr>
        <w:t>Pero no todo el mundo está a favor o no todo son cosas positivas del trabajo colaborativo. Hay varios puntos a tener en cuenta.</w:t>
      </w:r>
    </w:p>
    <w:p w14:paraId="44CA822F" w14:textId="2FDE2A09" w:rsidR="00132470" w:rsidRPr="00EE580E" w:rsidRDefault="00B324F8" w:rsidP="00A2001B">
      <w:pPr>
        <w:spacing w:afterLines="120" w:after="288" w:line="360" w:lineRule="auto"/>
        <w:ind w:firstLine="709"/>
        <w:jc w:val="both"/>
        <w:rPr>
          <w:rFonts w:ascii="Arial" w:hAnsi="Arial" w:cs="Arial"/>
          <w:lang w:val="es-ES"/>
        </w:rPr>
      </w:pPr>
      <w:r>
        <w:rPr>
          <w:rFonts w:ascii="Arial" w:hAnsi="Arial" w:cs="Arial"/>
          <w:lang w:val="es-ES"/>
        </w:rPr>
        <w:t>Lynn</w:t>
      </w:r>
      <w:ins w:id="647" w:author="MIGUEL FUERTES FERNANDEZ" w:date="2022-08-30T21:35:00Z">
        <w:r w:rsidR="00D8652E">
          <w:rPr>
            <w:rFonts w:ascii="Arial" w:hAnsi="Arial" w:cs="Arial"/>
            <w:lang w:val="es-ES"/>
          </w:rPr>
          <w:t xml:space="preserve"> (2021)</w:t>
        </w:r>
      </w:ins>
      <w:r w:rsidRPr="00EE580E">
        <w:rPr>
          <w:rFonts w:ascii="Arial" w:hAnsi="Arial" w:cs="Arial"/>
          <w:lang w:val="es-ES"/>
        </w:rPr>
        <w:t xml:space="preserve"> </w:t>
      </w:r>
      <w:r w:rsidR="00132470" w:rsidRPr="00EE580E">
        <w:rPr>
          <w:rFonts w:ascii="Arial" w:hAnsi="Arial" w:cs="Arial"/>
          <w:lang w:val="es-ES"/>
        </w:rPr>
        <w:t>por ejemplo, expone que hay una dificultad para implantar el aprendizaje colaborativo, y describe que es importante tener en cuenta la edad del alumno, así como la preparación del alumno</w:t>
      </w:r>
      <w:del w:id="648" w:author="MIGUEL FUERTES FERNANDEZ" w:date="2022-08-30T21:35:00Z">
        <w:r w:rsidR="002D2EF5" w:rsidRPr="00EE580E" w:rsidDel="00D8652E">
          <w:rPr>
            <w:rFonts w:ascii="Arial" w:hAnsi="Arial" w:cs="Arial"/>
            <w:lang w:val="es-ES"/>
          </w:rPr>
          <w:delText xml:space="preserve"> </w:delText>
        </w:r>
        <w:r w:rsidR="002D2EF5" w:rsidRPr="00EE580E" w:rsidDel="00D8652E">
          <w:rPr>
            <w:rFonts w:ascii="Arial" w:hAnsi="Arial" w:cs="Arial"/>
            <w:lang w:val="es-ES"/>
          </w:rPr>
          <w:fldChar w:fldCharType="begin"/>
        </w:r>
        <w:r w:rsidR="004A7E69" w:rsidDel="00D8652E">
          <w:rPr>
            <w:rFonts w:ascii="Arial" w:hAnsi="Arial" w:cs="Arial"/>
            <w:lang w:val="es-ES"/>
          </w:rPr>
          <w:delInstrText xml:space="preserve"> ADDIN ZOTERO_ITEM CSL_CITATION {"citationID":"Z5K7guwL","properties":{"formattedCitation":"(Lynn,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delInstrText>
        </w:r>
        <w:r w:rsidR="002D2EF5" w:rsidRPr="00EE580E" w:rsidDel="00D8652E">
          <w:rPr>
            <w:rFonts w:ascii="Arial" w:hAnsi="Arial" w:cs="Arial"/>
            <w:lang w:val="es-ES"/>
          </w:rPr>
          <w:fldChar w:fldCharType="separate"/>
        </w:r>
        <w:r w:rsidR="004A7E69" w:rsidRPr="004A7E69" w:rsidDel="00D8652E">
          <w:rPr>
            <w:rFonts w:ascii="Arial" w:hAnsi="Arial" w:cs="Arial"/>
          </w:rPr>
          <w:delText>(Lynn, 2021)</w:delText>
        </w:r>
        <w:r w:rsidR="002D2EF5" w:rsidRPr="00EE580E" w:rsidDel="00D8652E">
          <w:rPr>
            <w:rFonts w:ascii="Arial" w:hAnsi="Arial" w:cs="Arial"/>
            <w:lang w:val="es-ES"/>
          </w:rPr>
          <w:fldChar w:fldCharType="end"/>
        </w:r>
      </w:del>
      <w:r w:rsidR="00132470" w:rsidRPr="00EE580E">
        <w:rPr>
          <w:rFonts w:ascii="Arial" w:hAnsi="Arial" w:cs="Arial"/>
          <w:lang w:val="es-ES"/>
        </w:rPr>
        <w:t>.</w:t>
      </w:r>
    </w:p>
    <w:p w14:paraId="2D816E1D" w14:textId="5C686B48" w:rsidR="00F53F4D" w:rsidRPr="00EE580E" w:rsidRDefault="00132470" w:rsidP="00A2001B">
      <w:pPr>
        <w:spacing w:afterLines="120" w:after="288" w:line="360" w:lineRule="auto"/>
        <w:ind w:firstLine="709"/>
        <w:jc w:val="both"/>
        <w:rPr>
          <w:rFonts w:ascii="Arial" w:hAnsi="Arial" w:cs="Arial"/>
          <w:lang w:val="es-ES"/>
        </w:rPr>
      </w:pPr>
      <w:r w:rsidRPr="00EE580E">
        <w:rPr>
          <w:rFonts w:ascii="Arial" w:hAnsi="Arial" w:cs="Arial"/>
          <w:lang w:val="es-ES"/>
        </w:rPr>
        <w:t>En estos ejercicios colaborativos donde se gana responsabilidad, también hay que partir de una responsabilidad previa, y el alumno ha de saber el compromiso o contrato que se hace entre los alumnos y el profesor</w:t>
      </w:r>
      <w:r w:rsidR="00F53F4D" w:rsidRPr="00EE580E">
        <w:rPr>
          <w:rFonts w:ascii="Arial" w:hAnsi="Arial" w:cs="Arial"/>
          <w:lang w:val="es-ES"/>
        </w:rPr>
        <w:t>. Si el alumno no ha llegado a esa madurez necesaria, la actividad no va a llegar a buen término</w:t>
      </w:r>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{"citationID":"DQqyAFZ6","properties":{"formattedCitation":"(Forslund y Chiriac, 2014; Harianingsih y Jusoh, 2022; Lynn, 2021)","plainCitation":"(Forslund y Chiriac, 2014; Harianingsih y Jusoh, 2022; Lynn,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rPr>
        <w:t>(Forslund y Chiriac, 2014; Harianingsih y Jusoh, 2022; Lynn, 2021)</w:t>
      </w:r>
      <w:r w:rsidR="002D2EF5" w:rsidRPr="00EE580E">
        <w:rPr>
          <w:rFonts w:ascii="Arial" w:hAnsi="Arial" w:cs="Arial"/>
          <w:lang w:val="es-ES"/>
        </w:rPr>
        <w:fldChar w:fldCharType="end"/>
      </w:r>
      <w:r w:rsidR="00F53F4D" w:rsidRPr="00EE580E">
        <w:rPr>
          <w:rFonts w:ascii="Arial" w:hAnsi="Arial" w:cs="Arial"/>
          <w:lang w:val="es-ES"/>
        </w:rPr>
        <w:t>.</w:t>
      </w:r>
    </w:p>
    <w:p w14:paraId="0A84CC64" w14:textId="58352D4A" w:rsidR="00F53F4D" w:rsidRPr="00EE580E" w:rsidRDefault="00F53F4D"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Por su lado, el alumno también ha de estar preparado para esa interacción social, ha de comprender donde </w:t>
      </w:r>
      <w:r w:rsidR="00F2008B" w:rsidRPr="00EE580E">
        <w:rPr>
          <w:rFonts w:ascii="Arial" w:hAnsi="Arial" w:cs="Arial"/>
          <w:lang w:val="es-ES"/>
        </w:rPr>
        <w:t>está</w:t>
      </w:r>
      <w:r w:rsidRPr="00EE580E">
        <w:rPr>
          <w:rFonts w:ascii="Arial" w:hAnsi="Arial" w:cs="Arial"/>
          <w:lang w:val="es-ES"/>
        </w:rPr>
        <w:t xml:space="preserve">, que se pide, con quien </w:t>
      </w:r>
      <w:r w:rsidR="00F2008B" w:rsidRPr="00EE580E">
        <w:rPr>
          <w:rFonts w:ascii="Arial" w:hAnsi="Arial" w:cs="Arial"/>
          <w:lang w:val="es-ES"/>
        </w:rPr>
        <w:t>está</w:t>
      </w:r>
      <w:r w:rsidRPr="00EE580E">
        <w:rPr>
          <w:rFonts w:ascii="Arial" w:hAnsi="Arial" w:cs="Arial"/>
          <w:lang w:val="es-ES"/>
        </w:rPr>
        <w:t xml:space="preserve">, como son las normas de convivencia, </w:t>
      </w:r>
      <w:r w:rsidRPr="00EE580E">
        <w:rPr>
          <w:rFonts w:ascii="Arial" w:hAnsi="Arial" w:cs="Arial"/>
          <w:lang w:val="es-ES"/>
        </w:rPr>
        <w:lastRenderedPageBreak/>
        <w:t xml:space="preserve">etc. Si bien se ha dicho que estas competencias se mejoran, </w:t>
      </w:r>
      <w:r w:rsidR="002D2EF5" w:rsidRPr="00EE580E">
        <w:rPr>
          <w:rFonts w:ascii="Arial" w:hAnsi="Arial" w:cs="Arial"/>
          <w:lang w:val="es-ES"/>
        </w:rPr>
        <w:t>sí</w:t>
      </w:r>
      <w:r w:rsidRPr="00EE580E">
        <w:rPr>
          <w:rFonts w:ascii="Arial" w:hAnsi="Arial" w:cs="Arial"/>
          <w:lang w:val="es-ES"/>
        </w:rPr>
        <w:t xml:space="preserve"> que es importante tener una base sobre la que trabajar</w:t>
      </w:r>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{"citationID":"VgzEkgjG","properties":{"formattedCitation":"(Lynn,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rPr>
        <w:t>(Lynn, 2021)</w:t>
      </w:r>
      <w:r w:rsidR="002D2EF5" w:rsidRPr="00EE580E">
        <w:rPr>
          <w:rFonts w:ascii="Arial" w:hAnsi="Arial" w:cs="Arial"/>
          <w:lang w:val="es-ES"/>
        </w:rPr>
        <w:fldChar w:fldCharType="end"/>
      </w:r>
      <w:r w:rsidRPr="00EE580E">
        <w:rPr>
          <w:rFonts w:ascii="Arial" w:hAnsi="Arial" w:cs="Arial"/>
          <w:lang w:val="es-ES"/>
        </w:rPr>
        <w:t>.</w:t>
      </w:r>
    </w:p>
    <w:p w14:paraId="72F98F4C" w14:textId="0DFFED06" w:rsidR="00F53F4D" w:rsidRPr="00EE580E" w:rsidRDefault="00F53F4D"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A este respecto, se </w:t>
      </w:r>
      <w:del w:id="649" w:author="MIGUEL FUERTES FERNANDEZ" w:date="2022-08-30T21:35:00Z">
        <w:r w:rsidRPr="00EE580E" w:rsidDel="00CC24A6">
          <w:rPr>
            <w:rFonts w:ascii="Arial" w:hAnsi="Arial" w:cs="Arial"/>
            <w:lang w:val="es-ES"/>
          </w:rPr>
          <w:delText>tienen que tener</w:delText>
        </w:r>
      </w:del>
      <w:ins w:id="650" w:author="MIGUEL FUERTES FERNANDEZ" w:date="2022-08-30T21:35:00Z">
        <w:r w:rsidR="00CC24A6" w:rsidRPr="00EE580E">
          <w:rPr>
            <w:rFonts w:ascii="Arial" w:hAnsi="Arial" w:cs="Arial"/>
            <w:lang w:val="es-ES"/>
          </w:rPr>
          <w:t>deben tener</w:t>
        </w:r>
      </w:ins>
      <w:r w:rsidRPr="00EE580E">
        <w:rPr>
          <w:rFonts w:ascii="Arial" w:hAnsi="Arial" w:cs="Arial"/>
          <w:lang w:val="es-ES"/>
        </w:rPr>
        <w:t xml:space="preserve"> en cuenta también </w:t>
      </w:r>
      <w:r w:rsidR="002D2EF5" w:rsidRPr="00EE580E">
        <w:rPr>
          <w:rFonts w:ascii="Arial" w:hAnsi="Arial" w:cs="Arial"/>
          <w:lang w:val="es-ES"/>
        </w:rPr>
        <w:t>que,</w:t>
      </w:r>
      <w:r w:rsidRPr="00EE580E">
        <w:rPr>
          <w:rFonts w:ascii="Arial" w:hAnsi="Arial" w:cs="Arial"/>
          <w:lang w:val="es-ES"/>
        </w:rPr>
        <w:t xml:space="preserve"> si lo antes mencionado no se cumple, se van a dar situaciones de estrés o frustración por parte de los alumnos. Si la actividad </w:t>
      </w:r>
      <w:r w:rsidR="00E33BD0" w:rsidRPr="00EE580E">
        <w:rPr>
          <w:rFonts w:ascii="Arial" w:hAnsi="Arial" w:cs="Arial"/>
          <w:lang w:val="es-ES"/>
        </w:rPr>
        <w:t>está</w:t>
      </w:r>
      <w:r w:rsidRPr="00EE580E">
        <w:rPr>
          <w:rFonts w:ascii="Arial" w:hAnsi="Arial" w:cs="Arial"/>
          <w:lang w:val="es-ES"/>
        </w:rPr>
        <w:t xml:space="preserve"> bien implantada, y llevad por los profesores, se obtienen los ya mencionados beneficios, pero de no ser </w:t>
      </w:r>
      <w:r w:rsidR="00E33BD0" w:rsidRPr="00EE580E">
        <w:rPr>
          <w:rFonts w:ascii="Arial" w:hAnsi="Arial" w:cs="Arial"/>
          <w:lang w:val="es-ES"/>
        </w:rPr>
        <w:t>así</w:t>
      </w:r>
      <w:r w:rsidRPr="00EE580E">
        <w:rPr>
          <w:rFonts w:ascii="Arial" w:hAnsi="Arial" w:cs="Arial"/>
          <w:lang w:val="es-ES"/>
        </w:rPr>
        <w:t xml:space="preserve"> se expone al alumno a una posible fuente de estrés y </w:t>
      </w:r>
      <w:r w:rsidR="00E33BD0" w:rsidRPr="00EE580E">
        <w:rPr>
          <w:rFonts w:ascii="Arial" w:hAnsi="Arial" w:cs="Arial"/>
          <w:lang w:val="es-ES"/>
        </w:rPr>
        <w:t>frustración</w:t>
      </w:r>
      <w:r w:rsidR="002D2EF5" w:rsidRPr="00EE580E">
        <w:rPr>
          <w:rFonts w:ascii="Arial" w:hAnsi="Arial" w:cs="Arial"/>
          <w:lang w:val="es-ES"/>
        </w:rPr>
        <w:t xml:space="preserve"> </w:t>
      </w:r>
      <w:r w:rsidR="002D2EF5" w:rsidRPr="00EE580E">
        <w:rPr>
          <w:rFonts w:ascii="Arial" w:hAnsi="Arial" w:cs="Arial"/>
          <w:lang w:val="es-ES"/>
        </w:rPr>
        <w:fldChar w:fldCharType="begin"/>
      </w:r>
      <w:r w:rsidR="00151D3B">
        <w:rPr>
          <w:rFonts w:ascii="Arial" w:hAnsi="Arial" w:cs="Arial"/>
          <w:lang w:val="es-ES"/>
        </w:rPr>
        <w:instrText xml:space="preserve"> ADDIN ZOTERO_ITEM CSL_CITATION {"citationID":"VFFkhJpV","properties":{"formattedCitation":"(Harianingsih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151D3B" w:rsidRPr="00151D3B">
        <w:rPr>
          <w:rFonts w:ascii="Arial" w:hAnsi="Arial" w:cs="Arial"/>
        </w:rPr>
        <w:t>(Harianingsih y Jusoh, 2022)</w:t>
      </w:r>
      <w:r w:rsidR="002D2EF5" w:rsidRPr="00EE580E">
        <w:rPr>
          <w:rFonts w:ascii="Arial" w:hAnsi="Arial" w:cs="Arial"/>
          <w:lang w:val="es-ES"/>
        </w:rPr>
        <w:fldChar w:fldCharType="end"/>
      </w:r>
      <w:r w:rsidRPr="00EE580E">
        <w:rPr>
          <w:rFonts w:ascii="Arial" w:hAnsi="Arial" w:cs="Arial"/>
          <w:lang w:val="es-ES"/>
        </w:rPr>
        <w:t>.</w:t>
      </w:r>
    </w:p>
    <w:p w14:paraId="348133A8" w14:textId="39884433" w:rsidR="00E33BD0" w:rsidRPr="00EE580E" w:rsidRDefault="00F53F4D" w:rsidP="00A2001B">
      <w:pPr>
        <w:spacing w:afterLines="120" w:after="288" w:line="360" w:lineRule="auto"/>
        <w:ind w:firstLine="709"/>
        <w:jc w:val="both"/>
        <w:rPr>
          <w:rFonts w:ascii="Arial" w:hAnsi="Arial" w:cs="Arial"/>
          <w:lang w:val="es-ES"/>
        </w:rPr>
      </w:pPr>
      <w:del w:id="651" w:author="MIGUEL FUERTES FERNANDEZ" w:date="2022-08-30T21:35:00Z">
        <w:r w:rsidRPr="00EE580E" w:rsidDel="00CC24A6">
          <w:rPr>
            <w:rFonts w:ascii="Arial" w:hAnsi="Arial" w:cs="Arial"/>
            <w:lang w:val="es-ES"/>
          </w:rPr>
          <w:delText xml:space="preserve">Harianingsih prosigue diciendo que </w:delText>
        </w:r>
        <w:r w:rsidR="00E33BD0" w:rsidRPr="00EE580E" w:rsidDel="00CC24A6">
          <w:rPr>
            <w:rFonts w:ascii="Arial" w:hAnsi="Arial" w:cs="Arial"/>
            <w:lang w:val="es-ES"/>
          </w:rPr>
          <w:delText>en</w:delText>
        </w:r>
      </w:del>
      <w:ins w:id="652" w:author="MIGUEL FUERTES FERNANDEZ" w:date="2022-08-30T21:35:00Z">
        <w:r w:rsidR="00CC24A6">
          <w:rPr>
            <w:rFonts w:ascii="Arial" w:hAnsi="Arial" w:cs="Arial"/>
            <w:lang w:val="es-ES"/>
          </w:rPr>
          <w:t>En</w:t>
        </w:r>
      </w:ins>
      <w:r w:rsidR="00E33BD0" w:rsidRPr="00EE580E">
        <w:rPr>
          <w:rFonts w:ascii="Arial" w:hAnsi="Arial" w:cs="Arial"/>
          <w:lang w:val="es-ES"/>
        </w:rPr>
        <w:t xml:space="preserve"> gran medida este posible fallo se pueda deber al tamaño del grupo y de la composición de este. De esta manera un grupo sobre dimensionado o un grupo con competencias no muy afines a la actividad, o sin pluralidad entre sus integrantes van a contribuir a esa fuente de frustración y estrés</w:t>
      </w:r>
      <w:r w:rsidR="002D2EF5" w:rsidRPr="00EE580E">
        <w:rPr>
          <w:rFonts w:ascii="Arial" w:hAnsi="Arial" w:cs="Arial"/>
          <w:lang w:val="es-ES"/>
        </w:rPr>
        <w:t xml:space="preserve"> </w:t>
      </w:r>
      <w:r w:rsidR="002D2EF5" w:rsidRPr="00EE580E">
        <w:rPr>
          <w:rFonts w:ascii="Arial" w:hAnsi="Arial" w:cs="Arial"/>
          <w:lang w:val="es-ES"/>
        </w:rPr>
        <w:fldChar w:fldCharType="begin"/>
      </w:r>
      <w:r w:rsidR="00151D3B">
        <w:rPr>
          <w:rFonts w:ascii="Arial" w:hAnsi="Arial" w:cs="Arial"/>
          <w:lang w:val="es-ES"/>
        </w:rPr>
        <w:instrText xml:space="preserve"> ADDIN ZOTERO_ITEM CSL_CITATION {"citationID":"DjOAtEmL","properties":{"formattedCitation":"(Harianingsih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151D3B" w:rsidRPr="00151D3B">
        <w:rPr>
          <w:rFonts w:ascii="Arial" w:hAnsi="Arial" w:cs="Arial"/>
        </w:rPr>
        <w:t>(Harianingsih y Jusoh, 2022)</w:t>
      </w:r>
      <w:r w:rsidR="002D2EF5" w:rsidRPr="00EE580E">
        <w:rPr>
          <w:rFonts w:ascii="Arial" w:hAnsi="Arial" w:cs="Arial"/>
          <w:lang w:val="es-ES"/>
        </w:rPr>
        <w:fldChar w:fldCharType="end"/>
      </w:r>
      <w:r w:rsidR="00E33BD0" w:rsidRPr="00EE580E">
        <w:rPr>
          <w:rFonts w:ascii="Arial" w:hAnsi="Arial" w:cs="Arial"/>
          <w:lang w:val="es-ES"/>
        </w:rPr>
        <w:t>.</w:t>
      </w:r>
    </w:p>
    <w:p w14:paraId="2FA32CBC" w14:textId="5F60A829" w:rsidR="00E33BD0" w:rsidRPr="00EE580E" w:rsidRDefault="00E33BD0"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Herrada recalca que esto es un cambio de paradigma en la forma de dar clase tradicional, que rompe con todo lo anterior, que ya no es una forma de enseñar centrada en el profesor y es una forma centrada en el alumno. Por eso </w:t>
      </w:r>
      <w:r w:rsidR="004440F5">
        <w:rPr>
          <w:rFonts w:ascii="Arial" w:hAnsi="Arial" w:cs="Arial"/>
          <w:lang w:val="es-ES"/>
        </w:rPr>
        <w:t xml:space="preserve">Lynn </w:t>
      </w:r>
      <w:r w:rsidRPr="00EE580E">
        <w:rPr>
          <w:rFonts w:ascii="Arial" w:hAnsi="Arial" w:cs="Arial"/>
          <w:lang w:val="es-ES"/>
        </w:rPr>
        <w:t>destaca que es importantísimo un entrenamiento en los profesores</w:t>
      </w:r>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{"citationID":"0Yie0e6P","properties":{"formattedCitation":"(Herrada y Ba\\uc0\\u241{}os, 2018; Lynn, 2021)","plainCitation":"(Herrada y Baños, 2018; Lynn,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szCs w:val="24"/>
        </w:rPr>
        <w:t>(Herrada y Baños, 2018; Lynn, 2021)</w:t>
      </w:r>
      <w:r w:rsidR="002D2EF5" w:rsidRPr="00EE580E">
        <w:rPr>
          <w:rFonts w:ascii="Arial" w:hAnsi="Arial" w:cs="Arial"/>
          <w:lang w:val="es-ES"/>
        </w:rPr>
        <w:fldChar w:fldCharType="end"/>
      </w:r>
      <w:r w:rsidRPr="00EE580E">
        <w:rPr>
          <w:rFonts w:ascii="Arial" w:hAnsi="Arial" w:cs="Arial"/>
          <w:lang w:val="es-ES"/>
        </w:rPr>
        <w:t>.</w:t>
      </w:r>
    </w:p>
    <w:p w14:paraId="1C4BB2A1" w14:textId="03DAE73D" w:rsidR="00B048D6" w:rsidRPr="00EE580E" w:rsidRDefault="00E33BD0" w:rsidP="00A2001B">
      <w:pPr>
        <w:spacing w:afterLines="120" w:after="288" w:line="360" w:lineRule="auto"/>
        <w:ind w:firstLine="709"/>
        <w:jc w:val="both"/>
        <w:rPr>
          <w:rFonts w:ascii="Arial" w:hAnsi="Arial" w:cs="Arial"/>
          <w:lang w:val="es-ES"/>
        </w:rPr>
      </w:pPr>
      <w:r w:rsidRPr="00EE580E">
        <w:rPr>
          <w:rFonts w:ascii="Arial" w:hAnsi="Arial" w:cs="Arial"/>
          <w:lang w:val="es-ES"/>
        </w:rPr>
        <w:t>Del mismo modo que con las TIC</w:t>
      </w:r>
      <w:ins w:id="653" w:author="MIGUEL FUERTES FERNANDEZ" w:date="2022-08-30T21:35:00Z">
        <w:r w:rsidR="00CC24A6">
          <w:rPr>
            <w:rFonts w:ascii="Arial" w:hAnsi="Arial" w:cs="Arial"/>
            <w:lang w:val="es-ES"/>
          </w:rPr>
          <w:t>,</w:t>
        </w:r>
      </w:ins>
      <w:del w:id="654" w:author="MIGUEL FUERTES FERNANDEZ" w:date="2022-08-30T21:35:00Z">
        <w:r w:rsidRPr="00EE580E" w:rsidDel="00CC24A6">
          <w:rPr>
            <w:rFonts w:ascii="Arial" w:hAnsi="Arial" w:cs="Arial"/>
            <w:lang w:val="es-ES"/>
          </w:rPr>
          <w:delText>, que decía Morrisey que</w:delText>
        </w:r>
      </w:del>
      <w:r w:rsidRPr="00EE580E">
        <w:rPr>
          <w:rFonts w:ascii="Arial" w:hAnsi="Arial" w:cs="Arial"/>
          <w:lang w:val="es-ES"/>
        </w:rPr>
        <w:t xml:space="preserve"> el éxito de la implantación depende de los docentes y de las instituciones, en el caso del aprendizaje basado en colaboración, también depende en gran medida de </w:t>
      </w:r>
      <w:r w:rsidR="00B048D6" w:rsidRPr="00EE580E">
        <w:rPr>
          <w:rFonts w:ascii="Arial" w:hAnsi="Arial" w:cs="Arial"/>
          <w:lang w:val="es-ES"/>
        </w:rPr>
        <w:t xml:space="preserve">los profesores. De si pueden proveer o no del espacio abierto a la comunicación, el ambiente </w:t>
      </w:r>
      <w:del w:id="655" w:author="MIGUEL FUERTES FERNANDEZ" w:date="2022-08-30T21:36:00Z">
        <w:r w:rsidR="00B048D6" w:rsidRPr="00EE580E" w:rsidDel="00CC24A6">
          <w:rPr>
            <w:rFonts w:ascii="Arial" w:hAnsi="Arial" w:cs="Arial"/>
            <w:lang w:val="es-ES"/>
          </w:rPr>
          <w:delText>seguro del que hablaban Brown, Harianingsih o Herrada</w:delText>
        </w:r>
      </w:del>
      <w:ins w:id="656" w:author="MIGUEL FUERTES FERNANDEZ" w:date="2022-08-30T21:36:00Z">
        <w:r w:rsidR="00CC24A6">
          <w:rPr>
            <w:rFonts w:ascii="Arial" w:hAnsi="Arial" w:cs="Arial"/>
            <w:lang w:val="es-ES"/>
          </w:rPr>
          <w:t>seguro.</w:t>
        </w:r>
      </w:ins>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{"citationID":"nVLBfeKc","properties":{"formattedCitation":"(Harianingsih y Jusoh, 2022; Herrada y Ba\\uc0\\u241{}os, 2018; Lynn, 2021; Morrisey, 2007)","plainCitation":"(Harianingsih y Jusoh, 2022; Herrada y Baños, 2018; Lynn, 2021; Morrisey, 2007)","noteIndex":0},"citationItems":[{"id":9,"uris":["http://zotero.org/users/9702781/items/SD9XJJ5Y"],"itemData":{"id":9,"type":"article-journal","abstract":"Cooperative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szCs w:val="24"/>
        </w:rPr>
        <w:t>(Harianingsih y Jusoh, 2022; Herrada y Baños, 2018; Lynn, 2021; Morrisey, 2007)</w:t>
      </w:r>
      <w:r w:rsidR="002D2EF5" w:rsidRPr="00EE580E">
        <w:rPr>
          <w:rFonts w:ascii="Arial" w:hAnsi="Arial" w:cs="Arial"/>
          <w:lang w:val="es-ES"/>
        </w:rPr>
        <w:fldChar w:fldCharType="end"/>
      </w:r>
      <w:r w:rsidR="00B048D6" w:rsidRPr="00EE580E">
        <w:rPr>
          <w:rFonts w:ascii="Arial" w:hAnsi="Arial" w:cs="Arial"/>
          <w:lang w:val="es-ES"/>
        </w:rPr>
        <w:t>.</w:t>
      </w:r>
    </w:p>
    <w:p w14:paraId="1758533A" w14:textId="766D715E" w:rsidR="00B048D6" w:rsidRPr="00EE580E" w:rsidRDefault="00B048D6"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Dice </w:t>
      </w:r>
      <w:r w:rsidR="004440F5">
        <w:rPr>
          <w:rFonts w:ascii="Arial" w:hAnsi="Arial" w:cs="Arial"/>
          <w:lang w:val="es-ES"/>
        </w:rPr>
        <w:t>Lynn</w:t>
      </w:r>
      <w:ins w:id="657" w:author="MIGUEL FUERTES FERNANDEZ" w:date="2022-08-30T21:36:00Z">
        <w:r w:rsidR="00E573A4">
          <w:rPr>
            <w:rFonts w:ascii="Arial" w:hAnsi="Arial" w:cs="Arial"/>
            <w:lang w:val="es-ES"/>
          </w:rPr>
          <w:t xml:space="preserve"> (2021)</w:t>
        </w:r>
      </w:ins>
      <w:r w:rsidR="004440F5">
        <w:rPr>
          <w:rFonts w:ascii="Arial" w:hAnsi="Arial" w:cs="Arial"/>
          <w:lang w:val="es-ES"/>
        </w:rPr>
        <w:t xml:space="preserve"> </w:t>
      </w:r>
      <w:r w:rsidRPr="00EE580E">
        <w:rPr>
          <w:rFonts w:ascii="Arial" w:hAnsi="Arial" w:cs="Arial"/>
          <w:lang w:val="es-ES"/>
        </w:rPr>
        <w:t xml:space="preserve">que hay que estar atentos a la comunicación y a la resolución de problemas. Es por esto por lo que dependiendo de la edad de los participantes o de la composición de los grupos </w:t>
      </w:r>
      <w:r w:rsidR="002D2EF5" w:rsidRPr="00EE580E">
        <w:rPr>
          <w:rFonts w:ascii="Arial" w:hAnsi="Arial" w:cs="Arial"/>
          <w:lang w:val="es-ES"/>
        </w:rPr>
        <w:fldChar w:fldCharType="begin"/>
      </w:r>
      <w:r w:rsidR="00151D3B">
        <w:rPr>
          <w:rFonts w:ascii="Arial" w:hAnsi="Arial" w:cs="Arial"/>
          <w:lang w:val="es-ES"/>
        </w:rPr>
        <w:instrText xml:space="preserve"> ADDIN ZOTERO_ITEM CSL_CITATION {"citationID":"yuguRTjs","properties":{"formattedCitation":"(Harianingsih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151D3B" w:rsidRPr="00151D3B">
        <w:rPr>
          <w:rFonts w:ascii="Arial" w:hAnsi="Arial" w:cs="Arial"/>
        </w:rPr>
        <w:t>(Harianingsih y Jusoh, 2022)</w:t>
      </w:r>
      <w:r w:rsidR="002D2EF5" w:rsidRPr="00EE580E">
        <w:rPr>
          <w:rFonts w:ascii="Arial" w:hAnsi="Arial" w:cs="Arial"/>
          <w:lang w:val="es-ES"/>
        </w:rPr>
        <w:fldChar w:fldCharType="end"/>
      </w:r>
      <w:r w:rsidRPr="00EE580E">
        <w:rPr>
          <w:rFonts w:ascii="Arial" w:hAnsi="Arial" w:cs="Arial"/>
          <w:lang w:val="es-ES"/>
        </w:rPr>
        <w:t>, puede haber más diferencias en estas competencias y puede no llevar a buen término el proyecto.</w:t>
      </w:r>
    </w:p>
    <w:p w14:paraId="1C3EB1D4" w14:textId="73F88E1D" w:rsidR="0032156A" w:rsidRPr="00EE580E" w:rsidRDefault="00B048D6"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De todo lo </w:t>
      </w:r>
      <w:r w:rsidR="00AF274B" w:rsidRPr="00EE580E">
        <w:rPr>
          <w:rFonts w:ascii="Arial" w:hAnsi="Arial" w:cs="Arial"/>
          <w:lang w:val="es-ES"/>
        </w:rPr>
        <w:t>anterior</w:t>
      </w:r>
      <w:r w:rsidRPr="00EE580E">
        <w:rPr>
          <w:rFonts w:ascii="Arial" w:hAnsi="Arial" w:cs="Arial"/>
          <w:lang w:val="es-ES"/>
        </w:rPr>
        <w:t xml:space="preserve"> es fácil sacar </w:t>
      </w:r>
      <w:r w:rsidR="00AF274B" w:rsidRPr="00EE580E">
        <w:rPr>
          <w:rFonts w:ascii="Arial" w:hAnsi="Arial" w:cs="Arial"/>
          <w:lang w:val="es-ES"/>
        </w:rPr>
        <w:t>dos</w:t>
      </w:r>
      <w:r w:rsidRPr="00EE580E">
        <w:rPr>
          <w:rFonts w:ascii="Arial" w:hAnsi="Arial" w:cs="Arial"/>
          <w:lang w:val="es-ES"/>
        </w:rPr>
        <w:t xml:space="preserve"> conclusiones. El trabajo colaborativo, de base, no </w:t>
      </w:r>
      <w:r w:rsidR="00AF274B" w:rsidRPr="00EE580E">
        <w:rPr>
          <w:rFonts w:ascii="Arial" w:hAnsi="Arial" w:cs="Arial"/>
          <w:lang w:val="es-ES"/>
        </w:rPr>
        <w:t>está</w:t>
      </w:r>
      <w:r w:rsidRPr="00EE580E">
        <w:rPr>
          <w:rFonts w:ascii="Arial" w:hAnsi="Arial" w:cs="Arial"/>
          <w:lang w:val="es-ES"/>
        </w:rPr>
        <w:t xml:space="preserve"> hecho para niños ya que se </w:t>
      </w:r>
      <w:r w:rsidR="00AF274B" w:rsidRPr="00EE580E">
        <w:rPr>
          <w:rFonts w:ascii="Arial" w:hAnsi="Arial" w:cs="Arial"/>
          <w:lang w:val="es-ES"/>
        </w:rPr>
        <w:t>requiere</w:t>
      </w:r>
      <w:r w:rsidRPr="00EE580E">
        <w:rPr>
          <w:rFonts w:ascii="Arial" w:hAnsi="Arial" w:cs="Arial"/>
          <w:lang w:val="es-ES"/>
        </w:rPr>
        <w:t xml:space="preserve"> de cierta edad y </w:t>
      </w:r>
      <w:r w:rsidR="00AF274B" w:rsidRPr="00EE580E">
        <w:rPr>
          <w:rFonts w:ascii="Arial" w:hAnsi="Arial" w:cs="Arial"/>
          <w:lang w:val="es-ES"/>
        </w:rPr>
        <w:t>sobre todo</w:t>
      </w:r>
      <w:r w:rsidRPr="00EE580E">
        <w:rPr>
          <w:rFonts w:ascii="Arial" w:hAnsi="Arial" w:cs="Arial"/>
          <w:lang w:val="es-ES"/>
        </w:rPr>
        <w:t xml:space="preserve"> de ciertas competencias para que triunfe esta forma de enseñar. El trabajo colaborativo depende en gran medida de </w:t>
      </w:r>
      <w:r w:rsidR="00AF274B" w:rsidRPr="00EE580E">
        <w:rPr>
          <w:rFonts w:ascii="Arial" w:hAnsi="Arial" w:cs="Arial"/>
          <w:lang w:val="es-ES"/>
        </w:rPr>
        <w:t>cómo</w:t>
      </w:r>
      <w:r w:rsidRPr="00EE580E">
        <w:rPr>
          <w:rFonts w:ascii="Arial" w:hAnsi="Arial" w:cs="Arial"/>
          <w:lang w:val="es-ES"/>
        </w:rPr>
        <w:t xml:space="preserve"> se implemente, gran trabajo de esto depende del profesor, tiene que ser capaz de </w:t>
      </w:r>
      <w:r w:rsidR="00AF274B" w:rsidRPr="00EE580E">
        <w:rPr>
          <w:rFonts w:ascii="Arial" w:hAnsi="Arial" w:cs="Arial"/>
          <w:lang w:val="es-ES"/>
        </w:rPr>
        <w:t xml:space="preserve">gestionar la atmosfera </w:t>
      </w:r>
      <w:r w:rsidR="002D2EF5" w:rsidRPr="00EE580E">
        <w:rPr>
          <w:rFonts w:ascii="Arial" w:hAnsi="Arial" w:cs="Arial"/>
          <w:lang w:val="es-ES"/>
        </w:rPr>
        <w:fldChar w:fldCharType="begin"/>
      </w:r>
      <w:r w:rsidR="00151D3B">
        <w:rPr>
          <w:rFonts w:ascii="Arial" w:hAnsi="Arial" w:cs="Arial"/>
          <w:lang w:val="es-ES"/>
        </w:rPr>
        <w:instrText xml:space="preserve"> ADDIN ZOTERO_ITEM CSL_CITATION {"citationID":"HytBtNRS","properties":{"formattedCitation":"(Harianingsih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151D3B" w:rsidRPr="00151D3B">
        <w:rPr>
          <w:rFonts w:ascii="Arial" w:hAnsi="Arial" w:cs="Arial"/>
        </w:rPr>
        <w:t>(Harianingsih y Jusoh, 2022)</w:t>
      </w:r>
      <w:r w:rsidR="002D2EF5" w:rsidRPr="00EE580E">
        <w:rPr>
          <w:rFonts w:ascii="Arial" w:hAnsi="Arial" w:cs="Arial"/>
          <w:lang w:val="es-ES"/>
        </w:rPr>
        <w:fldChar w:fldCharType="end"/>
      </w:r>
      <w:r w:rsidR="00AF274B" w:rsidRPr="00EE580E">
        <w:rPr>
          <w:rFonts w:ascii="Arial" w:hAnsi="Arial" w:cs="Arial"/>
          <w:lang w:val="es-ES"/>
        </w:rPr>
        <w:t xml:space="preserve">, el clima de trabajo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{"citationID":"Hcuvjegy","properties":{"formattedCitation":"(Herrada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szCs w:val="24"/>
        </w:rPr>
        <w:t>(Herrada y Baños, 2018)</w:t>
      </w:r>
      <w:r w:rsidR="002D2EF5" w:rsidRPr="00EE580E">
        <w:rPr>
          <w:rFonts w:ascii="Arial" w:hAnsi="Arial" w:cs="Arial"/>
          <w:lang w:val="es-ES"/>
        </w:rPr>
        <w:fldChar w:fldCharType="end"/>
      </w:r>
      <w:r w:rsidR="00AF274B" w:rsidRPr="00EE580E">
        <w:rPr>
          <w:rFonts w:ascii="Arial" w:hAnsi="Arial" w:cs="Arial"/>
          <w:lang w:val="es-ES"/>
        </w:rPr>
        <w:t xml:space="preserve">, la interacción social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{"citationID":"wmm9mhD8","properties":{"formattedCitation":"(Forslund y Chiriac, 2014; Herrada y Ba\\uc0\\u241{}os, 2018; Lynn, 2021)","plainCitation":"(Forslund y Chiriac, 2014; Herrada y Baños, 2018; Lynn,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szCs w:val="24"/>
        </w:rPr>
        <w:t>(Forslund y Chiriac, 2014; Herrada y Baños, 2018; Lynn, 2021)</w:t>
      </w:r>
      <w:r w:rsidR="002D2EF5" w:rsidRPr="00EE580E">
        <w:rPr>
          <w:rFonts w:ascii="Arial" w:hAnsi="Arial" w:cs="Arial"/>
          <w:lang w:val="es-ES"/>
        </w:rPr>
        <w:fldChar w:fldCharType="end"/>
      </w:r>
      <w:r w:rsidR="00AF274B" w:rsidRPr="00EE580E">
        <w:rPr>
          <w:rFonts w:ascii="Arial" w:hAnsi="Arial" w:cs="Arial"/>
          <w:lang w:val="es-ES"/>
        </w:rPr>
        <w:t xml:space="preserve"> y en general todos los apartados antes mencionados.</w:t>
      </w:r>
    </w:p>
    <w:p w14:paraId="2B75C253" w14:textId="553EB891" w:rsidR="0032156A" w:rsidRPr="00EE580E" w:rsidRDefault="00F2008B" w:rsidP="00CF4234">
      <w:pPr>
        <w:pStyle w:val="Ttulo2plantilla"/>
        <w:rPr>
          <w:lang w:val="es-ES"/>
        </w:rPr>
      </w:pPr>
      <w:bookmarkStart w:id="658" w:name="_Toc112348065"/>
      <w:bookmarkStart w:id="659" w:name="_Toc112684108"/>
      <w:r>
        <w:rPr>
          <w:lang w:val="es-ES"/>
        </w:rPr>
        <w:lastRenderedPageBreak/>
        <w:t xml:space="preserve">3.5. </w:t>
      </w:r>
      <w:r w:rsidR="0032156A" w:rsidRPr="00EE580E">
        <w:rPr>
          <w:lang w:val="es-ES"/>
        </w:rPr>
        <w:t xml:space="preserve">Trabajo colaborativo en contraposición al trabajo en grupo </w:t>
      </w:r>
      <w:r w:rsidR="003517F7">
        <w:rPr>
          <w:lang w:val="es-ES"/>
        </w:rPr>
        <w:t>y</w:t>
      </w:r>
      <w:r w:rsidR="0032156A" w:rsidRPr="00EE580E">
        <w:rPr>
          <w:lang w:val="es-ES"/>
        </w:rPr>
        <w:t xml:space="preserve"> otras formas organizativas</w:t>
      </w:r>
      <w:bookmarkEnd w:id="658"/>
      <w:bookmarkEnd w:id="659"/>
    </w:p>
    <w:p w14:paraId="42214152" w14:textId="4393742E" w:rsidR="009821DB" w:rsidRPr="00EE580E" w:rsidRDefault="009821DB" w:rsidP="00A2001B">
      <w:pPr>
        <w:spacing w:afterLines="120" w:after="288" w:line="360" w:lineRule="auto"/>
        <w:ind w:firstLine="709"/>
        <w:jc w:val="both"/>
        <w:rPr>
          <w:rFonts w:ascii="Arial" w:hAnsi="Arial" w:cs="Arial"/>
          <w:lang w:val="es-ES"/>
        </w:rPr>
      </w:pPr>
      <w:del w:id="660" w:author="MIGUEL FUERTES FERNANDEZ" w:date="2022-08-30T21:36:00Z">
        <w:r w:rsidRPr="00EE580E" w:rsidDel="00A61EF4">
          <w:rPr>
            <w:rFonts w:ascii="Arial" w:hAnsi="Arial" w:cs="Arial"/>
            <w:lang w:val="es-ES"/>
          </w:rPr>
          <w:delText xml:space="preserve">Frykedal expone las 3 formas más comunes de organizar una clase o un trabajo. </w:delText>
        </w:r>
      </w:del>
      <w:r w:rsidRPr="00EE580E">
        <w:rPr>
          <w:rFonts w:ascii="Arial" w:hAnsi="Arial" w:cs="Arial"/>
          <w:lang w:val="es-ES"/>
        </w:rPr>
        <w:t xml:space="preserve">Según </w:t>
      </w:r>
      <w:ins w:id="661" w:author="MIGUEL FUERTES FERNANDEZ" w:date="2022-08-30T21:36:00Z">
        <w:r w:rsidR="00A61EF4">
          <w:rPr>
            <w:rFonts w:ascii="Arial" w:hAnsi="Arial" w:cs="Arial"/>
            <w:lang w:val="es-ES"/>
          </w:rPr>
          <w:t>un</w:t>
        </w:r>
      </w:ins>
      <w:del w:id="662" w:author="MIGUEL FUERTES FERNANDEZ" w:date="2022-08-30T21:36:00Z">
        <w:r w:rsidRPr="00EE580E" w:rsidDel="00A61EF4">
          <w:rPr>
            <w:rFonts w:ascii="Arial" w:hAnsi="Arial" w:cs="Arial"/>
            <w:lang w:val="es-ES"/>
          </w:rPr>
          <w:delText>el</w:delText>
        </w:r>
      </w:del>
      <w:r w:rsidRPr="00EE580E">
        <w:rPr>
          <w:rFonts w:ascii="Arial" w:hAnsi="Arial" w:cs="Arial"/>
          <w:lang w:val="es-ES"/>
        </w:rPr>
        <w:t xml:space="preserve"> autor las 3 formas de organizar el trabajo son usando toda la clase como un solo grupo, haciendo grupos individuales, o lo que es lo mismo, no haciendo grupos, y haciendo grupos de trabajo</w:t>
      </w:r>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{"citationID":"uq1UqRdx","properties":{"formattedCitation":"(Forslund y Chiriac, 2014)","plainCitation":"(Forslund y Chiriac, 2014)","noteIndex":0},"citationItems":[{"id":10,"uris":["http://zotero.org/users/9702781/items/74ZN8RGL"],"itemData":{"id":10,"type":"article-journal","abstract":"This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rPr>
        <w:t>(Forslund y Chiriac, 2014)</w:t>
      </w:r>
      <w:r w:rsidR="002D2EF5" w:rsidRPr="00EE580E">
        <w:rPr>
          <w:rFonts w:ascii="Arial" w:hAnsi="Arial" w:cs="Arial"/>
          <w:lang w:val="es-ES"/>
        </w:rPr>
        <w:fldChar w:fldCharType="end"/>
      </w:r>
      <w:r w:rsidRPr="00EE580E">
        <w:rPr>
          <w:rFonts w:ascii="Arial" w:hAnsi="Arial" w:cs="Arial"/>
          <w:lang w:val="es-ES"/>
        </w:rPr>
        <w:t>.</w:t>
      </w:r>
    </w:p>
    <w:p w14:paraId="7C9F6FB6" w14:textId="253891F4" w:rsidR="00140AAE" w:rsidRPr="00EE580E" w:rsidRDefault="00140AAE" w:rsidP="00A2001B">
      <w:pPr>
        <w:spacing w:afterLines="120" w:after="288" w:line="360" w:lineRule="auto"/>
        <w:ind w:firstLine="709"/>
        <w:jc w:val="both"/>
        <w:rPr>
          <w:rFonts w:ascii="Arial" w:hAnsi="Arial" w:cs="Arial"/>
          <w:lang w:val="es-ES"/>
        </w:rPr>
      </w:pPr>
      <w:r w:rsidRPr="00EE580E">
        <w:rPr>
          <w:rFonts w:ascii="Arial" w:hAnsi="Arial" w:cs="Arial"/>
          <w:lang w:val="es-ES"/>
        </w:rPr>
        <w:t xml:space="preserve">Trabajos de toda la clase y sobre todo trabajos individuales es el paradigma implantado hasta la fecha, y del que </w:t>
      </w:r>
      <w:r w:rsidR="004440F5">
        <w:rPr>
          <w:rFonts w:ascii="Arial" w:hAnsi="Arial" w:cs="Arial"/>
          <w:lang w:val="es-ES"/>
        </w:rPr>
        <w:t xml:space="preserve">Lynn </w:t>
      </w:r>
      <w:r w:rsidRPr="00EE580E">
        <w:rPr>
          <w:rFonts w:ascii="Arial" w:hAnsi="Arial" w:cs="Arial"/>
          <w:lang w:val="es-ES"/>
        </w:rPr>
        <w:t>y Herrada quieren huir, y al ser el implantado, es una de las dificultades que se encuentran para poder adoptar el aprendizaje colaborativo.</w:t>
      </w:r>
    </w:p>
    <w:p w14:paraId="50B7416D" w14:textId="0BB8E9F3" w:rsidR="00140AAE" w:rsidRPr="00EE580E" w:rsidRDefault="00140AAE" w:rsidP="00A2001B">
      <w:pPr>
        <w:spacing w:afterLines="120" w:after="288" w:line="360" w:lineRule="auto"/>
        <w:ind w:firstLine="709"/>
        <w:jc w:val="both"/>
        <w:rPr>
          <w:rFonts w:ascii="Arial" w:hAnsi="Arial" w:cs="Arial"/>
          <w:lang w:val="es-ES"/>
        </w:rPr>
      </w:pPr>
      <w:del w:id="663" w:author="MIGUEL FUERTES FERNANDEZ" w:date="2022-08-30T21:37:00Z">
        <w:r w:rsidRPr="00EE580E" w:rsidDel="00876F87">
          <w:rPr>
            <w:rFonts w:ascii="Arial" w:hAnsi="Arial" w:cs="Arial"/>
            <w:lang w:val="es-ES"/>
          </w:rPr>
          <w:delText>Por su lado Harianingsih, diferencia y dice que el</w:delText>
        </w:r>
      </w:del>
      <w:ins w:id="664" w:author="MIGUEL FUERTES FERNANDEZ" w:date="2022-08-30T21:37:00Z">
        <w:r w:rsidR="00876F87">
          <w:rPr>
            <w:rFonts w:ascii="Arial" w:hAnsi="Arial" w:cs="Arial"/>
            <w:lang w:val="es-ES"/>
          </w:rPr>
          <w:t>El</w:t>
        </w:r>
      </w:ins>
      <w:r w:rsidRPr="00EE580E">
        <w:rPr>
          <w:rFonts w:ascii="Arial" w:hAnsi="Arial" w:cs="Arial"/>
          <w:lang w:val="es-ES"/>
        </w:rPr>
        <w:t xml:space="preserve"> trabajo en </w:t>
      </w:r>
      <w:r w:rsidR="00B82E64" w:rsidRPr="00EE580E">
        <w:rPr>
          <w:rFonts w:ascii="Arial" w:hAnsi="Arial" w:cs="Arial"/>
          <w:lang w:val="es-ES"/>
        </w:rPr>
        <w:t>grupos</w:t>
      </w:r>
      <w:r w:rsidRPr="00EE580E">
        <w:rPr>
          <w:rFonts w:ascii="Arial" w:hAnsi="Arial" w:cs="Arial"/>
          <w:lang w:val="es-ES"/>
        </w:rPr>
        <w:t xml:space="preserve"> no necesariamente es trabajo colaborativo</w:t>
      </w:r>
      <w:r w:rsidR="001A6A0D" w:rsidRPr="00EE580E">
        <w:rPr>
          <w:rFonts w:ascii="Arial" w:hAnsi="Arial" w:cs="Arial"/>
          <w:lang w:val="es-ES"/>
        </w:rPr>
        <w:t xml:space="preserve">. Define que el trabajo colaborativo va </w:t>
      </w:r>
      <w:r w:rsidR="00B82E64" w:rsidRPr="00EE580E">
        <w:rPr>
          <w:rFonts w:ascii="Arial" w:hAnsi="Arial" w:cs="Arial"/>
          <w:lang w:val="es-ES"/>
        </w:rPr>
        <w:t>más</w:t>
      </w:r>
      <w:r w:rsidR="001A6A0D" w:rsidRPr="00EE580E">
        <w:rPr>
          <w:rFonts w:ascii="Arial" w:hAnsi="Arial" w:cs="Arial"/>
          <w:lang w:val="es-ES"/>
        </w:rPr>
        <w:t xml:space="preserve"> allá, como se ha explicado, tiene una forma distinta de evaluar el progreso, se da cierta autonomía a los alumnos a llevar a cabo su empresa, se crea una atmosfera para hablar con libertad y se genera casi involuntariamente una motivación intrínseca que llama al compromiso</w:t>
      </w:r>
      <w:r w:rsidR="002D2EF5" w:rsidRPr="00EE580E">
        <w:rPr>
          <w:rFonts w:ascii="Arial" w:hAnsi="Arial" w:cs="Arial"/>
          <w:lang w:val="es-ES"/>
        </w:rPr>
        <w:t xml:space="preserve"> </w:t>
      </w:r>
      <w:r w:rsidR="002D2EF5" w:rsidRPr="00EE580E">
        <w:rPr>
          <w:rFonts w:ascii="Arial" w:hAnsi="Arial" w:cs="Arial"/>
          <w:lang w:val="es-ES"/>
        </w:rPr>
        <w:fldChar w:fldCharType="begin"/>
      </w:r>
      <w:r w:rsidR="00151D3B">
        <w:rPr>
          <w:rFonts w:ascii="Arial" w:hAnsi="Arial" w:cs="Arial"/>
          <w:lang w:val="es-ES"/>
        </w:rPr>
        <w:instrText xml:space="preserve"> ADDIN ZOTERO_ITEM CSL_CITATION {"citationID":"ZrW8ilhA","properties":{"formattedCitation":"(Harianingsih y Jusoh, 2022)","plainCitation":"(Harianingsih y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151D3B" w:rsidRPr="00151D3B">
        <w:rPr>
          <w:rFonts w:ascii="Arial" w:hAnsi="Arial" w:cs="Arial"/>
        </w:rPr>
        <w:t>(Harianingsih y Jusoh, 2022)</w:t>
      </w:r>
      <w:r w:rsidR="002D2EF5" w:rsidRPr="00EE580E">
        <w:rPr>
          <w:rFonts w:ascii="Arial" w:hAnsi="Arial" w:cs="Arial"/>
          <w:lang w:val="es-ES"/>
        </w:rPr>
        <w:fldChar w:fldCharType="end"/>
      </w:r>
      <w:r w:rsidR="001A6A0D" w:rsidRPr="00EE580E">
        <w:rPr>
          <w:rFonts w:ascii="Arial" w:hAnsi="Arial" w:cs="Arial"/>
          <w:lang w:val="es-ES"/>
        </w:rPr>
        <w:t>.</w:t>
      </w:r>
    </w:p>
    <w:p w14:paraId="70506D46" w14:textId="11DB195B" w:rsidR="001A6A0D" w:rsidRPr="00EE580E" w:rsidRDefault="001A6A0D" w:rsidP="00A2001B">
      <w:pPr>
        <w:spacing w:afterLines="120" w:after="288" w:line="360" w:lineRule="auto"/>
        <w:ind w:firstLine="709"/>
        <w:jc w:val="both"/>
        <w:rPr>
          <w:rFonts w:ascii="Arial" w:eastAsiaTheme="majorEastAsia" w:hAnsi="Arial" w:cs="Arial"/>
          <w:color w:val="C00000"/>
          <w:sz w:val="36"/>
          <w:szCs w:val="32"/>
          <w:lang w:eastAsia="es-ES"/>
        </w:rPr>
      </w:pPr>
      <w:r w:rsidRPr="00EE580E">
        <w:rPr>
          <w:rFonts w:ascii="Arial" w:hAnsi="Arial" w:cs="Arial"/>
          <w:lang w:val="es-ES"/>
        </w:rPr>
        <w:t xml:space="preserve">De esta manera, </w:t>
      </w:r>
      <w:del w:id="665" w:author="MIGUEL FUERTES FERNANDEZ" w:date="2022-08-30T21:37:00Z">
        <w:r w:rsidRPr="00EE580E" w:rsidDel="00E85515">
          <w:rPr>
            <w:rFonts w:ascii="Arial" w:hAnsi="Arial" w:cs="Arial"/>
            <w:lang w:val="es-ES"/>
          </w:rPr>
          <w:delText xml:space="preserve">Frykedal, critica </w:delText>
        </w:r>
        <w:r w:rsidR="00B82E64" w:rsidRPr="00EE580E" w:rsidDel="00E85515">
          <w:rPr>
            <w:rFonts w:ascii="Arial" w:hAnsi="Arial" w:cs="Arial"/>
            <w:lang w:val="es-ES"/>
          </w:rPr>
          <w:delText>que,</w:delText>
        </w:r>
        <w:r w:rsidRPr="00EE580E" w:rsidDel="00E85515">
          <w:rPr>
            <w:rFonts w:ascii="Arial" w:hAnsi="Arial" w:cs="Arial"/>
            <w:lang w:val="es-ES"/>
          </w:rPr>
          <w:delText xml:space="preserve"> </w:delText>
        </w:r>
      </w:del>
      <w:r w:rsidRPr="00EE580E">
        <w:rPr>
          <w:rFonts w:ascii="Arial" w:hAnsi="Arial" w:cs="Arial"/>
          <w:lang w:val="es-ES"/>
        </w:rPr>
        <w:t xml:space="preserve">en el trabajo en grupos, son los propios profesores los que dirigen los distintos roles dentro de cada grupo, de tal forma que se puede dar el caso en el que se le dé más importancia a la colaboración en sí, </w:t>
      </w:r>
      <w:r w:rsidR="00947B3A" w:rsidRPr="00EE580E">
        <w:rPr>
          <w:rFonts w:ascii="Arial" w:hAnsi="Arial" w:cs="Arial"/>
          <w:lang w:val="es-ES"/>
        </w:rPr>
        <w:t>que,</w:t>
      </w:r>
      <w:r w:rsidRPr="00EE580E">
        <w:rPr>
          <w:rFonts w:ascii="Arial" w:hAnsi="Arial" w:cs="Arial"/>
          <w:lang w:val="es-ES"/>
        </w:rPr>
        <w:t xml:space="preserve"> a los propios contenidos, desvirtuando así, en cierta manera, el objetivo de educar al alumno</w:t>
      </w:r>
      <w:r w:rsidR="002D2EF5" w:rsidRPr="00EE580E">
        <w:rPr>
          <w:rFonts w:ascii="Arial" w:hAnsi="Arial" w:cs="Arial"/>
          <w:lang w:val="es-ES"/>
        </w:rPr>
        <w:t xml:space="preserve"> </w:t>
      </w:r>
      <w:r w:rsidR="002D2EF5" w:rsidRPr="00EE580E">
        <w:rPr>
          <w:rFonts w:ascii="Arial" w:hAnsi="Arial" w:cs="Arial"/>
          <w:lang w:val="es-ES"/>
        </w:rPr>
        <w:fldChar w:fldCharType="begin"/>
      </w:r>
      <w:r w:rsidR="004A7E69">
        <w:rPr>
          <w:rFonts w:ascii="Arial" w:hAnsi="Arial" w:cs="Arial"/>
          <w:lang w:val="es-ES"/>
        </w:rPr>
        <w:instrText xml:space="preserve"> ADDIN ZOTERO_ITEM CSL_CITATION {"citationID":"EoBw3r6i","properties":{"formattedCitation":"(Forslund y Chiriac, 2014)","plainCitation":"(Forslund y Chiriac, 2014)","noteIndex":0},"citationItems":[{"id":10,"uris":["http://zotero.org/users/9702781/items/74ZN8RGL"],"itemData":{"id":10,"type":"article-journal","abstract":"This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Classroom","volume":"58","author":[{"family":"Forslund","given":"Karin"},{"family":"Chiriac","given":"Eva Hammar"}],"issued":{"date-parts":[["2014",3,4]]}}}],"schema":"https://github.com/citation-style-language/schema/raw/master/csl-citation.json"} </w:instrText>
      </w:r>
      <w:r w:rsidR="002D2EF5" w:rsidRPr="00EE580E">
        <w:rPr>
          <w:rFonts w:ascii="Arial" w:hAnsi="Arial" w:cs="Arial"/>
          <w:lang w:val="es-ES"/>
        </w:rPr>
        <w:fldChar w:fldCharType="separate"/>
      </w:r>
      <w:r w:rsidR="004A7E69" w:rsidRPr="004A7E69">
        <w:rPr>
          <w:rFonts w:ascii="Arial" w:hAnsi="Arial" w:cs="Arial"/>
        </w:rPr>
        <w:t>(Forslund y Chiriac, 2014)</w:t>
      </w:r>
      <w:r w:rsidR="002D2EF5" w:rsidRPr="00EE580E">
        <w:rPr>
          <w:rFonts w:ascii="Arial" w:hAnsi="Arial" w:cs="Arial"/>
          <w:lang w:val="es-ES"/>
        </w:rPr>
        <w:fldChar w:fldCharType="end"/>
      </w:r>
      <w:r w:rsidRPr="00EE580E">
        <w:rPr>
          <w:rFonts w:ascii="Arial" w:hAnsi="Arial" w:cs="Arial"/>
          <w:lang w:val="es-ES"/>
        </w:rPr>
        <w:t>.</w:t>
      </w:r>
    </w:p>
    <w:p w14:paraId="5630C6D2" w14:textId="167EC160" w:rsidR="005C5B6E" w:rsidRPr="00EE580E" w:rsidRDefault="001A6A0D" w:rsidP="00A2001B">
      <w:pPr>
        <w:spacing w:afterLines="120" w:after="288" w:line="360" w:lineRule="auto"/>
        <w:ind w:firstLine="709"/>
        <w:jc w:val="both"/>
        <w:rPr>
          <w:rFonts w:ascii="Arial" w:hAnsi="Arial" w:cs="Arial"/>
          <w:b/>
          <w:bCs/>
          <w:lang w:eastAsia="es-ES"/>
        </w:rPr>
      </w:pPr>
      <w:del w:id="666" w:author="MIGUEL FUERTES FERNANDEZ" w:date="2022-08-30T21:37:00Z">
        <w:r w:rsidRPr="00EE580E" w:rsidDel="009A7B2C">
          <w:rPr>
            <w:rFonts w:ascii="Arial" w:hAnsi="Arial" w:cs="Arial"/>
            <w:lang w:eastAsia="es-ES"/>
          </w:rPr>
          <w:delText xml:space="preserve">Por </w:delText>
        </w:r>
        <w:r w:rsidR="00F47917" w:rsidRPr="00EE580E" w:rsidDel="009A7B2C">
          <w:rPr>
            <w:rFonts w:ascii="Arial" w:hAnsi="Arial" w:cs="Arial"/>
            <w:lang w:eastAsia="es-ES"/>
          </w:rPr>
          <w:delText>último</w:delText>
        </w:r>
        <w:r w:rsidRPr="00EE580E" w:rsidDel="009A7B2C">
          <w:rPr>
            <w:rFonts w:ascii="Arial" w:hAnsi="Arial" w:cs="Arial"/>
            <w:lang w:eastAsia="es-ES"/>
          </w:rPr>
          <w:delText>, Herrada, comenta que hay</w:delText>
        </w:r>
      </w:del>
      <w:ins w:id="667" w:author="MIGUEL FUERTES FERNANDEZ" w:date="2022-08-30T21:37:00Z">
        <w:r w:rsidR="009A7B2C">
          <w:rPr>
            <w:rFonts w:ascii="Arial" w:hAnsi="Arial" w:cs="Arial"/>
            <w:lang w:eastAsia="es-ES"/>
          </w:rPr>
          <w:t>Hay</w:t>
        </w:r>
      </w:ins>
      <w:r w:rsidRPr="00EE580E">
        <w:rPr>
          <w:rFonts w:ascii="Arial" w:hAnsi="Arial" w:cs="Arial"/>
          <w:lang w:eastAsia="es-ES"/>
        </w:rPr>
        <w:t xml:space="preserve"> varias formas de innovación, ayudando o contribuyendo a este cambio de paradigma del que se hablaba en párrafos </w:t>
      </w:r>
      <w:r w:rsidR="00F47917" w:rsidRPr="00EE580E">
        <w:rPr>
          <w:rFonts w:ascii="Arial" w:hAnsi="Arial" w:cs="Arial"/>
          <w:lang w:eastAsia="es-ES"/>
        </w:rPr>
        <w:t>anteriores</w:t>
      </w:r>
      <w:r w:rsidRPr="00EE580E">
        <w:rPr>
          <w:rFonts w:ascii="Arial" w:hAnsi="Arial" w:cs="Arial"/>
          <w:lang w:eastAsia="es-ES"/>
        </w:rPr>
        <w:t xml:space="preserve">. De esta manera, </w:t>
      </w:r>
      <w:r w:rsidR="00F47917" w:rsidRPr="00EE580E">
        <w:rPr>
          <w:rFonts w:ascii="Arial" w:hAnsi="Arial" w:cs="Arial"/>
          <w:lang w:eastAsia="es-ES"/>
        </w:rPr>
        <w:t>distingue</w:t>
      </w:r>
      <w:r w:rsidRPr="00EE580E">
        <w:rPr>
          <w:rFonts w:ascii="Arial" w:hAnsi="Arial" w:cs="Arial"/>
          <w:lang w:eastAsia="es-ES"/>
        </w:rPr>
        <w:t xml:space="preserve"> el aprendizaje basado en proyectos que </w:t>
      </w:r>
      <w:r w:rsidR="00F47917" w:rsidRPr="00EE580E">
        <w:rPr>
          <w:rFonts w:ascii="Arial" w:hAnsi="Arial" w:cs="Arial"/>
          <w:lang w:eastAsia="es-ES"/>
        </w:rPr>
        <w:t>está</w:t>
      </w:r>
      <w:r w:rsidRPr="00EE580E">
        <w:rPr>
          <w:rFonts w:ascii="Arial" w:hAnsi="Arial" w:cs="Arial"/>
          <w:lang w:eastAsia="es-ES"/>
        </w:rPr>
        <w:t xml:space="preserve"> muy ligado al aprendizaje colaborativo y </w:t>
      </w:r>
      <w:r w:rsidR="00F47917" w:rsidRPr="00EE580E">
        <w:rPr>
          <w:rFonts w:ascii="Arial" w:hAnsi="Arial" w:cs="Arial"/>
          <w:lang w:eastAsia="es-ES"/>
        </w:rPr>
        <w:t>el concepto de clase invertida</w:t>
      </w:r>
      <w:r w:rsidR="002D2EF5" w:rsidRPr="00EE580E">
        <w:rPr>
          <w:rFonts w:ascii="Arial" w:hAnsi="Arial" w:cs="Arial"/>
          <w:lang w:eastAsia="es-ES"/>
        </w:rPr>
        <w:t xml:space="preserve"> </w:t>
      </w:r>
      <w:r w:rsidR="002D2EF5" w:rsidRPr="00EE580E">
        <w:rPr>
          <w:rFonts w:ascii="Arial" w:hAnsi="Arial" w:cs="Arial"/>
          <w:lang w:eastAsia="es-ES"/>
        </w:rPr>
        <w:fldChar w:fldCharType="begin"/>
      </w:r>
      <w:r w:rsidR="004A7E69">
        <w:rPr>
          <w:rFonts w:ascii="Arial" w:hAnsi="Arial" w:cs="Arial"/>
          <w:lang w:eastAsia="es-ES"/>
        </w:rPr>
        <w:instrText xml:space="preserve"> ADDIN ZOTERO_ITEM CSL_CITATION {"citationID":"R3oL2Rx2","properties":{"formattedCitation":"(Herrada y Ba\\uc0\\u241{}os, 2018)","plainCitation":"(Herrada y Baños,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tecnologías","author":[{"family":"Herrada","given":"Rosario Isabel"},{"family":"Baños","given":"Raúl"}],"issued":{"date-parts":[["2018",6,21]]}}}],"schema":"https://github.com/citation-style-language/schema/raw/master/csl-citation.json"} </w:instrText>
      </w:r>
      <w:r w:rsidR="002D2EF5" w:rsidRPr="00EE580E">
        <w:rPr>
          <w:rFonts w:ascii="Arial" w:hAnsi="Arial" w:cs="Arial"/>
          <w:lang w:eastAsia="es-ES"/>
        </w:rPr>
        <w:fldChar w:fldCharType="separate"/>
      </w:r>
      <w:r w:rsidR="004A7E69" w:rsidRPr="004A7E69">
        <w:rPr>
          <w:rFonts w:ascii="Arial" w:hAnsi="Arial" w:cs="Arial"/>
          <w:szCs w:val="24"/>
        </w:rPr>
        <w:t>(Herrada y Baños, 2018)</w:t>
      </w:r>
      <w:r w:rsidR="002D2EF5" w:rsidRPr="00EE580E">
        <w:rPr>
          <w:rFonts w:ascii="Arial" w:hAnsi="Arial" w:cs="Arial"/>
          <w:lang w:eastAsia="es-ES"/>
        </w:rPr>
        <w:fldChar w:fldCharType="end"/>
      </w:r>
      <w:r w:rsidR="00F47917" w:rsidRPr="00EE580E">
        <w:rPr>
          <w:rFonts w:ascii="Arial" w:hAnsi="Arial" w:cs="Arial"/>
          <w:lang w:eastAsia="es-ES"/>
        </w:rPr>
        <w:t>.</w:t>
      </w:r>
    </w:p>
    <w:p w14:paraId="4E365983" w14:textId="1EB8BEDE" w:rsidR="00AC30F5" w:rsidRPr="00EE580E" w:rsidRDefault="00F2008B" w:rsidP="00CF4234">
      <w:pPr>
        <w:pStyle w:val="Ttulo2plantilla"/>
      </w:pPr>
      <w:bookmarkStart w:id="668" w:name="_Toc112348066"/>
      <w:bookmarkStart w:id="669" w:name="_Toc112684109"/>
      <w:r>
        <w:t xml:space="preserve">3.6. </w:t>
      </w:r>
      <w:r w:rsidR="00AC30F5" w:rsidRPr="00EE580E">
        <w:t>Alumnos con necesidades especiales</w:t>
      </w:r>
      <w:bookmarkEnd w:id="668"/>
      <w:bookmarkEnd w:id="669"/>
    </w:p>
    <w:p w14:paraId="2D5349C6" w14:textId="77777777" w:rsidR="00B423AE" w:rsidRPr="00EE580E" w:rsidRDefault="00AC30F5" w:rsidP="00A2001B">
      <w:pPr>
        <w:spacing w:afterLines="120" w:after="288" w:line="360" w:lineRule="auto"/>
        <w:ind w:firstLine="709"/>
        <w:jc w:val="both"/>
        <w:rPr>
          <w:rFonts w:ascii="Arial" w:hAnsi="Arial" w:cs="Arial"/>
          <w:lang w:eastAsia="es-ES"/>
        </w:rPr>
      </w:pPr>
      <w:r w:rsidRPr="00EE580E">
        <w:rPr>
          <w:rFonts w:ascii="Arial" w:hAnsi="Arial" w:cs="Arial"/>
          <w:lang w:eastAsia="es-ES"/>
        </w:rPr>
        <w:t>Hasta ahora se han expuesto características del aprendizaje colaborativo y del aprendizaje basado en proyectos que aplican a toda clase de alumnos. Pero en la clase habitual, no hay solo un tipo de alumnos. ¿Qué pasa con aquellos alumnos que tienen necesidades especiales?</w:t>
      </w:r>
    </w:p>
    <w:p w14:paraId="5B6F53E0" w14:textId="0C6131F1" w:rsidR="00B423AE" w:rsidRPr="00EE580E" w:rsidRDefault="00B423AE" w:rsidP="00A2001B">
      <w:pPr>
        <w:spacing w:afterLines="120" w:after="288" w:line="360" w:lineRule="auto"/>
        <w:ind w:firstLine="709"/>
        <w:jc w:val="both"/>
        <w:rPr>
          <w:rFonts w:ascii="Arial" w:eastAsia="Times New Roman" w:hAnsi="Arial" w:cs="Arial"/>
          <w:lang w:val="es-ES" w:eastAsia="es-ES_tradnl"/>
        </w:rPr>
      </w:pPr>
      <w:r w:rsidRPr="00EE580E">
        <w:rPr>
          <w:rFonts w:ascii="Arial" w:hAnsi="Arial" w:cs="Arial"/>
          <w:lang w:eastAsia="es-ES"/>
        </w:rPr>
        <w:t xml:space="preserve">Según la </w:t>
      </w:r>
      <w:ins w:id="670" w:author="MIGUEL FUERTES FERNANDEZ" w:date="2022-08-30T21:37:00Z">
        <w:r w:rsidR="007D4104">
          <w:rPr>
            <w:rFonts w:ascii="Arial" w:hAnsi="Arial" w:cs="Arial"/>
            <w:lang w:eastAsia="es-ES"/>
          </w:rPr>
          <w:t>LOM</w:t>
        </w:r>
      </w:ins>
      <w:r w:rsidRPr="00EE580E">
        <w:rPr>
          <w:rFonts w:ascii="Arial" w:hAnsi="Arial" w:cs="Arial"/>
          <w:lang w:eastAsia="es-ES"/>
        </w:rPr>
        <w:t>LOE los alumnos con necesidades especiales son “</w:t>
      </w:r>
      <w:r w:rsidRPr="00EE580E">
        <w:rPr>
          <w:rFonts w:ascii="Arial" w:eastAsia="Times New Roman" w:hAnsi="Arial" w:cs="Arial"/>
          <w:i/>
          <w:iCs/>
          <w:lang w:val="es-ES" w:eastAsia="es-ES_tradnl"/>
        </w:rPr>
        <w:t xml:space="preserve">Conjunto de alumnos que requieren una atención educativa diferente a la ordinaria por presentar necesidades educativas especiales, por retraso madurativo, por trastornos del desarrollo del lenguaje y la comunicación, por trastornos de atención o de aprendizaje, por trastornos por </w:t>
      </w:r>
      <w:r w:rsidRPr="00EE580E">
        <w:rPr>
          <w:rFonts w:ascii="Arial" w:eastAsia="Times New Roman" w:hAnsi="Arial" w:cs="Arial"/>
          <w:i/>
          <w:iCs/>
          <w:lang w:val="es-ES" w:eastAsia="es-ES_tradnl"/>
        </w:rPr>
        <w:lastRenderedPageBreak/>
        <w:t>déficit de atención e hiperactividad (TDHA), por desconocimiento grave de la lengua de aprendizaje, por encontrarse en situación de vulnerabilidad socioeducativa, por sus altas capacidades intelectuales, por haberse incorporado tarde al sistema educativo o por condiciones personales o de historia escolar.</w:t>
      </w:r>
      <w:r w:rsidRPr="00EE580E">
        <w:rPr>
          <w:rFonts w:ascii="Arial" w:eastAsia="Times New Roman" w:hAnsi="Arial" w:cs="Arial"/>
          <w:lang w:val="es-ES" w:eastAsia="es-ES_tradnl"/>
        </w:rPr>
        <w:t>”</w:t>
      </w:r>
      <w:r w:rsidR="00F2008B">
        <w:rPr>
          <w:rFonts w:ascii="Arial" w:eastAsia="Times New Roman" w:hAnsi="Arial" w:cs="Arial"/>
          <w:lang w:val="es-ES" w:eastAsia="es-ES_tradnl"/>
        </w:rPr>
        <w:t xml:space="preserve"> </w:t>
      </w:r>
      <w:r w:rsidR="00AB6ABA">
        <w:rPr>
          <w:rFonts w:ascii="Arial" w:eastAsia="Times New Roman" w:hAnsi="Arial" w:cs="Arial"/>
          <w:lang w:val="es-ES" w:eastAsia="es-ES_tradnl"/>
        </w:rPr>
        <w:fldChar w:fldCharType="begin"/>
      </w:r>
      <w:r w:rsidR="00AB6ABA">
        <w:rPr>
          <w:rFonts w:ascii="Arial" w:eastAsia="Times New Roman" w:hAnsi="Arial" w:cs="Arial"/>
          <w:lang w:val="es-ES" w:eastAsia="es-ES_tradnl"/>
        </w:rPr>
        <w:instrText xml:space="preserve"> ADDIN ZOTERO_ITEM CSL_CITATION {"citationID":"qyj5J83y","properties":{"formattedCitation":"({\\i{}LOMLOE}, 2020)","plainCitation":"(LOMLOE, 2020)","noteIndex":0},"citationItems":[{"id":40,"uris":["http://zotero.org/users/9702781/items/DA58NTTF"],"itemData":{"id":40,"type":"legal_case","number":"Art. 71","title":"LOMLOE","URL":"https://dej-enclave.rae.es/lema/alumnado-con-necesidades-espec%C3%ADficas-de-apoyo-educativo","issued":{"date-parts":[["2020"]]}}}],"schema":"https://github.com/citation-style-language/schema/raw/master/csl-citation.json"} </w:instrText>
      </w:r>
      <w:r w:rsidR="00AB6ABA">
        <w:rPr>
          <w:rFonts w:ascii="Arial" w:eastAsia="Times New Roman" w:hAnsi="Arial" w:cs="Arial"/>
          <w:lang w:val="es-ES" w:eastAsia="es-ES_tradnl"/>
        </w:rPr>
        <w:fldChar w:fldCharType="separate"/>
      </w:r>
      <w:r w:rsidR="00AB6ABA" w:rsidRPr="00AB6ABA">
        <w:rPr>
          <w:rFonts w:ascii="Arial" w:hAnsi="Arial" w:cs="Arial"/>
          <w:szCs w:val="24"/>
        </w:rPr>
        <w:t>(</w:t>
      </w:r>
      <w:r w:rsidR="00AB6ABA" w:rsidRPr="00AB6ABA">
        <w:rPr>
          <w:rFonts w:ascii="Arial" w:hAnsi="Arial" w:cs="Arial"/>
          <w:i/>
          <w:iCs/>
          <w:szCs w:val="24"/>
        </w:rPr>
        <w:t>LOMLOE</w:t>
      </w:r>
      <w:r w:rsidR="00AB6ABA" w:rsidRPr="00AB6ABA">
        <w:rPr>
          <w:rFonts w:ascii="Arial" w:hAnsi="Arial" w:cs="Arial"/>
          <w:szCs w:val="24"/>
        </w:rPr>
        <w:t>, 2020)</w:t>
      </w:r>
      <w:r w:rsidR="00AB6ABA">
        <w:rPr>
          <w:rFonts w:ascii="Arial" w:eastAsia="Times New Roman" w:hAnsi="Arial" w:cs="Arial"/>
          <w:lang w:val="es-ES" w:eastAsia="es-ES_tradnl"/>
        </w:rPr>
        <w:fldChar w:fldCharType="end"/>
      </w:r>
    </w:p>
    <w:p w14:paraId="555B8AD0" w14:textId="1BD76B17" w:rsidR="009C6429" w:rsidRPr="00EE580E" w:rsidRDefault="00B423AE"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 xml:space="preserve">Bajo este paraguas es fácil plantearse como han de ser los grupos heterogéneos que incorporen en sus filas alguien perteneciente a este grupo. Johnson </w:t>
      </w:r>
      <w:r w:rsidR="00D52A63">
        <w:rPr>
          <w:rFonts w:ascii="Arial" w:eastAsia="Times New Roman" w:hAnsi="Arial" w:cs="Arial"/>
          <w:lang w:val="es-ES" w:eastAsia="es-ES_tradnl"/>
        </w:rPr>
        <w:t>y</w:t>
      </w:r>
      <w:r w:rsidRPr="00EE580E">
        <w:rPr>
          <w:rFonts w:ascii="Arial" w:eastAsia="Times New Roman" w:hAnsi="Arial" w:cs="Arial"/>
          <w:lang w:val="es-ES" w:eastAsia="es-ES_tradnl"/>
        </w:rPr>
        <w:t xml:space="preserve"> Johnson </w:t>
      </w:r>
      <w:r w:rsidR="004C0067" w:rsidRPr="00EE580E">
        <w:rPr>
          <w:rFonts w:ascii="Arial" w:eastAsia="Times New Roman" w:hAnsi="Arial" w:cs="Arial"/>
          <w:lang w:val="es-ES" w:eastAsia="es-ES_tradnl"/>
        </w:rPr>
        <w:t>enfatizan</w:t>
      </w:r>
      <w:r w:rsidRPr="00EE580E">
        <w:rPr>
          <w:rFonts w:ascii="Arial" w:eastAsia="Times New Roman" w:hAnsi="Arial" w:cs="Arial"/>
          <w:lang w:val="es-ES" w:eastAsia="es-ES_tradnl"/>
        </w:rPr>
        <w:t xml:space="preserve"> en la necesidad de crear grupos verdaderos, en crear relaciones</w:t>
      </w:r>
      <w:r w:rsidR="004C0067" w:rsidRPr="00EE580E">
        <w:rPr>
          <w:rFonts w:ascii="Arial" w:eastAsia="Times New Roman" w:hAnsi="Arial" w:cs="Arial"/>
          <w:lang w:val="es-ES" w:eastAsia="es-ES_tradnl"/>
        </w:rPr>
        <w:t xml:space="preserve"> de forma que estas personas más necesitadas no queden aislados, solos y alienados</w:t>
      </w:r>
      <w:r w:rsidR="00421C17" w:rsidRPr="00EE580E">
        <w:rPr>
          <w:rFonts w:ascii="Arial" w:eastAsia="Times New Roman" w:hAnsi="Arial" w:cs="Arial"/>
          <w:lang w:val="es-ES" w:eastAsia="es-ES_tradnl"/>
        </w:rPr>
        <w:t xml:space="preserve"> </w:t>
      </w:r>
      <w:r w:rsidR="00421C17" w:rsidRPr="00EE580E">
        <w:rPr>
          <w:rFonts w:ascii="Arial" w:eastAsia="Times New Roman" w:hAnsi="Arial" w:cs="Arial"/>
          <w:lang w:val="es-ES" w:eastAsia="es-ES_tradnl"/>
        </w:rPr>
        <w:fldChar w:fldCharType="begin"/>
      </w:r>
      <w:r w:rsidR="00151D3B">
        <w:rPr>
          <w:rFonts w:ascii="Arial" w:eastAsia="Times New Roman" w:hAnsi="Arial" w:cs="Arial"/>
          <w:lang w:val="es-ES" w:eastAsia="es-ES_tradnl"/>
        </w:rPr>
        <w:instrText xml:space="preserve"> ADDIN ZOTERO_ITEM CSL_CITATION {"citationID":"J9BvkAXS","properties":{"formattedCitation":"(Johnson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21C17" w:rsidRPr="00EE580E">
        <w:rPr>
          <w:rFonts w:ascii="Arial" w:eastAsia="Times New Roman" w:hAnsi="Arial" w:cs="Arial"/>
          <w:lang w:val="es-ES" w:eastAsia="es-ES_tradnl"/>
        </w:rPr>
        <w:fldChar w:fldCharType="separate"/>
      </w:r>
      <w:r w:rsidR="00151D3B" w:rsidRPr="00151D3B">
        <w:rPr>
          <w:rFonts w:ascii="Arial" w:hAnsi="Arial" w:cs="Arial"/>
        </w:rPr>
        <w:t>(Johnson y Johnson, 1989)</w:t>
      </w:r>
      <w:r w:rsidR="00421C17" w:rsidRPr="00EE580E">
        <w:rPr>
          <w:rFonts w:ascii="Arial" w:eastAsia="Times New Roman" w:hAnsi="Arial" w:cs="Arial"/>
          <w:lang w:val="es-ES" w:eastAsia="es-ES_tradnl"/>
        </w:rPr>
        <w:fldChar w:fldCharType="end"/>
      </w:r>
      <w:r w:rsidR="004C0067" w:rsidRPr="00EE580E">
        <w:rPr>
          <w:rFonts w:ascii="Arial" w:eastAsia="Times New Roman" w:hAnsi="Arial" w:cs="Arial"/>
          <w:lang w:val="es-ES" w:eastAsia="es-ES_tradnl"/>
        </w:rPr>
        <w:t>.</w:t>
      </w:r>
    </w:p>
    <w:p w14:paraId="054FF7F8" w14:textId="76A1B858" w:rsidR="009C6429" w:rsidRPr="00EE580E" w:rsidRDefault="009C6429"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 xml:space="preserve">Esto supone una ruptura con todo lo enseñado hasta la fecha, con las tendencias que decía Herrada que hay que romper, con la educación centrada en el profesor y en los resultados de </w:t>
      </w:r>
      <w:r w:rsidR="004440F5">
        <w:rPr>
          <w:rFonts w:ascii="Arial" w:eastAsia="Times New Roman" w:hAnsi="Arial" w:cs="Arial"/>
          <w:lang w:val="es-ES" w:eastAsia="es-ES_tradnl"/>
        </w:rPr>
        <w:t xml:space="preserve">Lynn </w:t>
      </w:r>
      <w:r w:rsidRPr="00EE580E">
        <w:rPr>
          <w:rFonts w:ascii="Arial" w:eastAsia="Times New Roman" w:hAnsi="Arial" w:cs="Arial"/>
          <w:lang w:val="es-ES" w:eastAsia="es-ES_tradnl"/>
        </w:rPr>
        <w:t>y el cambio de paradigma que este propone</w:t>
      </w:r>
      <w:r w:rsidR="00421C17" w:rsidRPr="00EE580E">
        <w:rPr>
          <w:rFonts w:ascii="Arial" w:eastAsia="Times New Roman" w:hAnsi="Arial" w:cs="Arial"/>
          <w:lang w:val="es-ES" w:eastAsia="es-ES_tradnl"/>
        </w:rPr>
        <w:t xml:space="preserve"> </w:t>
      </w:r>
      <w:r w:rsidR="00421C17" w:rsidRPr="00EE580E">
        <w:rPr>
          <w:rFonts w:ascii="Arial" w:eastAsia="Times New Roman" w:hAnsi="Arial" w:cs="Arial"/>
          <w:lang w:val="es-ES" w:eastAsia="es-ES_tradnl"/>
        </w:rPr>
        <w:fldChar w:fldCharType="begin"/>
      </w:r>
      <w:r w:rsidR="004A7E69">
        <w:rPr>
          <w:rFonts w:ascii="Arial" w:eastAsia="Times New Roman" w:hAnsi="Arial" w:cs="Arial"/>
          <w:lang w:val="es-ES" w:eastAsia="es-ES_tradnl"/>
        </w:rPr>
        <w:instrText xml:space="preserve"> ADDIN ZOTERO_ITEM CSL_CITATION {"citationID":"CHUl8xYl","properties":{"formattedCitation":"(Lynn, 2021)","plainCitation":"(Lynn,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Review","volume":"08","author":[{"family":"Lynn","given":"Christopher"}],"issued":{"date-parts":[["2021"]]}}}],"schema":"https://github.com/citation-style-language/schema/raw/master/csl-citation.json"} </w:instrText>
      </w:r>
      <w:r w:rsidR="00421C17" w:rsidRPr="00EE580E">
        <w:rPr>
          <w:rFonts w:ascii="Arial" w:eastAsia="Times New Roman" w:hAnsi="Arial" w:cs="Arial"/>
          <w:lang w:val="es-ES" w:eastAsia="es-ES_tradnl"/>
        </w:rPr>
        <w:fldChar w:fldCharType="separate"/>
      </w:r>
      <w:r w:rsidR="004A7E69" w:rsidRPr="004A7E69">
        <w:rPr>
          <w:rFonts w:ascii="Arial" w:hAnsi="Arial" w:cs="Arial"/>
        </w:rPr>
        <w:t>(Lynn, 2021)</w:t>
      </w:r>
      <w:r w:rsidR="00421C17" w:rsidRPr="00EE580E">
        <w:rPr>
          <w:rFonts w:ascii="Arial" w:eastAsia="Times New Roman" w:hAnsi="Arial" w:cs="Arial"/>
          <w:lang w:val="es-ES" w:eastAsia="es-ES_tradnl"/>
        </w:rPr>
        <w:fldChar w:fldCharType="end"/>
      </w:r>
      <w:r w:rsidRPr="00EE580E">
        <w:rPr>
          <w:rFonts w:ascii="Arial" w:eastAsia="Times New Roman" w:hAnsi="Arial" w:cs="Arial"/>
          <w:lang w:val="es-ES" w:eastAsia="es-ES_tradnl"/>
        </w:rPr>
        <w:t>.</w:t>
      </w:r>
    </w:p>
    <w:p w14:paraId="5FDC5731" w14:textId="43395585" w:rsidR="006C245B" w:rsidRPr="00EE580E" w:rsidRDefault="009C6429"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 xml:space="preserve">Johnson </w:t>
      </w:r>
      <w:r w:rsidR="00D52A63">
        <w:rPr>
          <w:rFonts w:ascii="Arial" w:eastAsia="Times New Roman" w:hAnsi="Arial" w:cs="Arial"/>
          <w:lang w:val="es-ES" w:eastAsia="es-ES_tradnl"/>
        </w:rPr>
        <w:t>y</w:t>
      </w:r>
      <w:r w:rsidRPr="00EE580E">
        <w:rPr>
          <w:rFonts w:ascii="Arial" w:eastAsia="Times New Roman" w:hAnsi="Arial" w:cs="Arial"/>
          <w:lang w:val="es-ES" w:eastAsia="es-ES_tradnl"/>
        </w:rPr>
        <w:t xml:space="preserve"> Johnson </w:t>
      </w:r>
      <w:r w:rsidR="00F2008B">
        <w:rPr>
          <w:rFonts w:ascii="Arial" w:eastAsia="Times New Roman" w:hAnsi="Arial" w:cs="Arial"/>
          <w:lang w:val="es-ES" w:eastAsia="es-ES_tradnl"/>
        </w:rPr>
        <w:t xml:space="preserve">(1989) </w:t>
      </w:r>
      <w:r w:rsidRPr="00EE580E">
        <w:rPr>
          <w:rFonts w:ascii="Arial" w:eastAsia="Times New Roman" w:hAnsi="Arial" w:cs="Arial"/>
          <w:lang w:val="es-ES" w:eastAsia="es-ES_tradnl"/>
        </w:rPr>
        <w:t>hacen hincapié en que hay que dejar de lado la competitividad y abrazar el aprendizaje colaborativo como una manera en que ese cambio de paradigma puede darse.</w:t>
      </w:r>
    </w:p>
    <w:p w14:paraId="340598C7" w14:textId="77777777" w:rsidR="006C245B" w:rsidRPr="00EE580E" w:rsidRDefault="006C245B"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Es por eso por lo que proponen grupos cuya duración supere el año de vida. Y aquí distinguen entre los grupos “Ad-Hoc” creados para el momento, cuando por ejemplo se les pide a los alumnos que discutan algo con una pareja, grupos rápidos, de corta duración en el tiempo, y grupos “formales” pensados para tareas más largas con un mayor grado de compromiso y donde definitivamente los integrantes no son anónimos.</w:t>
      </w:r>
    </w:p>
    <w:p w14:paraId="1F90B62C" w14:textId="578F10F1" w:rsidR="001566A6" w:rsidRPr="00EE580E" w:rsidRDefault="001566A6"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En un grupo heterogéneo, con integrantes con necesidades especiales es más importante aún si cabe planificar estos grupos con cuidado. Es importante que durante la actividad y la vida del grupo estos integrantes se sientan arropados por sus compañeros, en quienes debemos motivar un sentimiento de apoyo y acogida.</w:t>
      </w:r>
    </w:p>
    <w:p w14:paraId="2689BFF9" w14:textId="601B95C7" w:rsidR="00680DAD" w:rsidRPr="00EE580E" w:rsidRDefault="00680DAD"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 xml:space="preserve">Siguen recalcando la importancia de construir relaciones para las personas con necesidades especiales y estar muy atentos a las posibles problemáticas que pueden darse. Johnson </w:t>
      </w:r>
      <w:r w:rsidR="00D52A63">
        <w:rPr>
          <w:rFonts w:ascii="Arial" w:eastAsia="Times New Roman" w:hAnsi="Arial" w:cs="Arial"/>
          <w:lang w:val="es-ES" w:eastAsia="es-ES_tradnl"/>
        </w:rPr>
        <w:t>y</w:t>
      </w:r>
      <w:r w:rsidRPr="00EE580E">
        <w:rPr>
          <w:rFonts w:ascii="Arial" w:eastAsia="Times New Roman" w:hAnsi="Arial" w:cs="Arial"/>
          <w:lang w:val="es-ES" w:eastAsia="es-ES_tradnl"/>
        </w:rPr>
        <w:t xml:space="preserve"> Johnson</w:t>
      </w:r>
      <w:ins w:id="671" w:author="MIGUEL FUERTES FERNANDEZ" w:date="2022-08-30T21:38:00Z">
        <w:r w:rsidR="00D85754">
          <w:rPr>
            <w:rFonts w:ascii="Arial" w:eastAsia="Times New Roman" w:hAnsi="Arial" w:cs="Arial"/>
            <w:lang w:val="es-ES" w:eastAsia="es-ES_tradnl"/>
          </w:rPr>
          <w:t xml:space="preserve"> (1989)</w:t>
        </w:r>
      </w:ins>
      <w:r w:rsidRPr="00EE580E">
        <w:rPr>
          <w:rFonts w:ascii="Arial" w:eastAsia="Times New Roman" w:hAnsi="Arial" w:cs="Arial"/>
          <w:lang w:val="es-ES" w:eastAsia="es-ES_tradnl"/>
        </w:rPr>
        <w:t xml:space="preserve"> identifican 3 principales problemas que pueden darse: Ansiedad entre los alumnos con necesidades especiales, ansiedad entre los alumnos sin necesidades especiales y pasividad de los alumnos con necesidades especiales</w:t>
      </w:r>
      <w:r w:rsidR="00F0031A" w:rsidRPr="00EE580E">
        <w:rPr>
          <w:rFonts w:ascii="Arial" w:eastAsia="Times New Roman" w:hAnsi="Arial" w:cs="Arial"/>
          <w:lang w:val="es-ES" w:eastAsia="es-ES_tradnl"/>
        </w:rPr>
        <w:t xml:space="preserve"> </w:t>
      </w:r>
      <w:del w:id="672" w:author="MIGUEL FUERTES FERNANDEZ" w:date="2022-08-30T21:38:00Z">
        <w:r w:rsidR="00F0031A" w:rsidRPr="00EE580E" w:rsidDel="00D85754">
          <w:rPr>
            <w:rFonts w:ascii="Arial" w:eastAsia="Times New Roman" w:hAnsi="Arial" w:cs="Arial"/>
            <w:lang w:val="es-ES" w:eastAsia="es-ES_tradnl"/>
          </w:rPr>
          <w:fldChar w:fldCharType="begin"/>
        </w:r>
        <w:r w:rsidR="00151D3B" w:rsidDel="00D85754">
          <w:rPr>
            <w:rFonts w:ascii="Arial" w:eastAsia="Times New Roman" w:hAnsi="Arial" w:cs="Arial"/>
            <w:lang w:val="es-ES" w:eastAsia="es-ES_tradnl"/>
          </w:rPr>
          <w:delInstrText xml:space="preserve"> ADDIN ZOTERO_ITEM CSL_CITATION {"citationID":"BLdNuU2o","properties":{"formattedCitation":"(Johnson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delInstrText>
        </w:r>
        <w:r w:rsidR="00F0031A" w:rsidRPr="00EE580E" w:rsidDel="00D85754">
          <w:rPr>
            <w:rFonts w:ascii="Arial" w:eastAsia="Times New Roman" w:hAnsi="Arial" w:cs="Arial"/>
            <w:lang w:val="es-ES" w:eastAsia="es-ES_tradnl"/>
          </w:rPr>
          <w:fldChar w:fldCharType="separate"/>
        </w:r>
        <w:r w:rsidR="00151D3B" w:rsidRPr="00151D3B" w:rsidDel="00D85754">
          <w:rPr>
            <w:rFonts w:ascii="Arial" w:hAnsi="Arial" w:cs="Arial"/>
          </w:rPr>
          <w:delText>(Johnson y Johnson, 1989)</w:delText>
        </w:r>
        <w:r w:rsidR="00F0031A" w:rsidRPr="00EE580E" w:rsidDel="00D85754">
          <w:rPr>
            <w:rFonts w:ascii="Arial" w:eastAsia="Times New Roman" w:hAnsi="Arial" w:cs="Arial"/>
            <w:lang w:val="es-ES" w:eastAsia="es-ES_tradnl"/>
          </w:rPr>
          <w:fldChar w:fldCharType="end"/>
        </w:r>
        <w:r w:rsidRPr="00EE580E" w:rsidDel="00D85754">
          <w:rPr>
            <w:rFonts w:ascii="Arial" w:eastAsia="Times New Roman" w:hAnsi="Arial" w:cs="Arial"/>
            <w:lang w:val="es-ES" w:eastAsia="es-ES_tradnl"/>
          </w:rPr>
          <w:delText>.</w:delText>
        </w:r>
      </w:del>
    </w:p>
    <w:p w14:paraId="5E2A82D6" w14:textId="05583036" w:rsidR="00680DAD" w:rsidRPr="00EE580E" w:rsidRDefault="00D222A6"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 xml:space="preserve">Ansiedad de los alumnos con necesidades especiales, al darse cuenta de que igual aportan menos al grupo que sus compañeros, que no entienden lo que se pide, que no pueden en principio aportar a la discusión. Johnson </w:t>
      </w:r>
      <w:r w:rsidR="00D52A63">
        <w:rPr>
          <w:rFonts w:ascii="Arial" w:eastAsia="Times New Roman" w:hAnsi="Arial" w:cs="Arial"/>
          <w:lang w:val="es-ES" w:eastAsia="es-ES_tradnl"/>
        </w:rPr>
        <w:t>y</w:t>
      </w:r>
      <w:r w:rsidRPr="00EE580E">
        <w:rPr>
          <w:rFonts w:ascii="Arial" w:eastAsia="Times New Roman" w:hAnsi="Arial" w:cs="Arial"/>
          <w:lang w:val="es-ES" w:eastAsia="es-ES_tradnl"/>
        </w:rPr>
        <w:t xml:space="preserve"> Johnson</w:t>
      </w:r>
      <w:ins w:id="673" w:author="MIGUEL FUERTES FERNANDEZ" w:date="2022-08-30T21:38:00Z">
        <w:r w:rsidR="008C24AD">
          <w:rPr>
            <w:rFonts w:ascii="Arial" w:eastAsia="Times New Roman" w:hAnsi="Arial" w:cs="Arial"/>
            <w:lang w:val="es-ES" w:eastAsia="es-ES_tradnl"/>
          </w:rPr>
          <w:t xml:space="preserve"> (1989)</w:t>
        </w:r>
      </w:ins>
      <w:r w:rsidRPr="00EE580E">
        <w:rPr>
          <w:rFonts w:ascii="Arial" w:eastAsia="Times New Roman" w:hAnsi="Arial" w:cs="Arial"/>
          <w:lang w:val="es-ES" w:eastAsia="es-ES_tradnl"/>
        </w:rPr>
        <w:t xml:space="preserve"> proponen como </w:t>
      </w:r>
      <w:r w:rsidRPr="00EE580E">
        <w:rPr>
          <w:rFonts w:ascii="Arial" w:eastAsia="Times New Roman" w:hAnsi="Arial" w:cs="Arial"/>
          <w:lang w:val="es-ES" w:eastAsia="es-ES_tradnl"/>
        </w:rPr>
        <w:lastRenderedPageBreak/>
        <w:t>solución a este problema, explicar, explicar y explicar, las veces que haga falta. Empatizar con el alumno, crear un espacio de confianza</w:t>
      </w:r>
      <w:del w:id="674" w:author="MIGUEL FUERTES FERNANDEZ" w:date="2022-08-30T21:38:00Z">
        <w:r w:rsidR="00F0031A" w:rsidRPr="00EE580E" w:rsidDel="008C24AD">
          <w:rPr>
            <w:rFonts w:ascii="Arial" w:eastAsia="Times New Roman" w:hAnsi="Arial" w:cs="Arial"/>
            <w:lang w:val="es-ES" w:eastAsia="es-ES_tradnl"/>
          </w:rPr>
          <w:delText xml:space="preserve"> </w:delText>
        </w:r>
        <w:r w:rsidR="00F0031A" w:rsidRPr="00EE580E" w:rsidDel="008C24AD">
          <w:rPr>
            <w:rFonts w:ascii="Arial" w:eastAsia="Times New Roman" w:hAnsi="Arial" w:cs="Arial"/>
            <w:lang w:val="es-ES" w:eastAsia="es-ES_tradnl"/>
          </w:rPr>
          <w:fldChar w:fldCharType="begin"/>
        </w:r>
        <w:r w:rsidR="00151D3B" w:rsidDel="008C24AD">
          <w:rPr>
            <w:rFonts w:ascii="Arial" w:eastAsia="Times New Roman" w:hAnsi="Arial" w:cs="Arial"/>
            <w:lang w:val="es-ES" w:eastAsia="es-ES_tradnl"/>
          </w:rPr>
          <w:delInstrText xml:space="preserve"> ADDIN ZOTERO_ITEM CSL_CITATION {"citationID":"dJ5eGVyf","properties":{"formattedCitation":"(Johnson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delInstrText>
        </w:r>
        <w:r w:rsidR="00F0031A" w:rsidRPr="00EE580E" w:rsidDel="008C24AD">
          <w:rPr>
            <w:rFonts w:ascii="Arial" w:eastAsia="Times New Roman" w:hAnsi="Arial" w:cs="Arial"/>
            <w:lang w:val="es-ES" w:eastAsia="es-ES_tradnl"/>
          </w:rPr>
          <w:fldChar w:fldCharType="separate"/>
        </w:r>
        <w:r w:rsidR="00151D3B" w:rsidRPr="00151D3B" w:rsidDel="008C24AD">
          <w:rPr>
            <w:rFonts w:ascii="Arial" w:hAnsi="Arial" w:cs="Arial"/>
          </w:rPr>
          <w:delText>(Johnson y Johnson, 1989)</w:delText>
        </w:r>
        <w:r w:rsidR="00F0031A" w:rsidRPr="00EE580E" w:rsidDel="008C24AD">
          <w:rPr>
            <w:rFonts w:ascii="Arial" w:eastAsia="Times New Roman" w:hAnsi="Arial" w:cs="Arial"/>
            <w:lang w:val="es-ES" w:eastAsia="es-ES_tradnl"/>
          </w:rPr>
          <w:fldChar w:fldCharType="end"/>
        </w:r>
      </w:del>
      <w:r w:rsidRPr="00EE580E">
        <w:rPr>
          <w:rFonts w:ascii="Arial" w:eastAsia="Times New Roman" w:hAnsi="Arial" w:cs="Arial"/>
          <w:lang w:val="es-ES" w:eastAsia="es-ES_tradnl"/>
        </w:rPr>
        <w:t>.</w:t>
      </w:r>
    </w:p>
    <w:p w14:paraId="5E82DE32" w14:textId="3DCF841A" w:rsidR="00C10ED8" w:rsidRPr="00EE580E" w:rsidRDefault="00D222A6" w:rsidP="00A2001B">
      <w:pPr>
        <w:spacing w:afterLines="120" w:after="288" w:line="360" w:lineRule="auto"/>
        <w:ind w:firstLine="709"/>
        <w:jc w:val="both"/>
        <w:rPr>
          <w:rFonts w:ascii="Arial" w:eastAsia="Times New Roman" w:hAnsi="Arial" w:cs="Arial"/>
          <w:lang w:val="es-ES" w:eastAsia="es-ES_tradnl"/>
        </w:rPr>
      </w:pPr>
      <w:r w:rsidRPr="00EE580E">
        <w:rPr>
          <w:rFonts w:ascii="Arial" w:eastAsia="Times New Roman" w:hAnsi="Arial" w:cs="Arial"/>
          <w:lang w:val="es-ES" w:eastAsia="es-ES_tradnl"/>
        </w:rPr>
        <w:t xml:space="preserve">Ansiedad de los alumnos sin necesidades especiales, al ver que por tener en el grupo algún alumno con necesidades especiales, su nota puede ser afectada, ya que el rendimiento a priori del grupo no es el óptimo. Johnson </w:t>
      </w:r>
      <w:r w:rsidR="00D52A63">
        <w:rPr>
          <w:rFonts w:ascii="Arial" w:eastAsia="Times New Roman" w:hAnsi="Arial" w:cs="Arial"/>
          <w:lang w:val="es-ES" w:eastAsia="es-ES_tradnl"/>
        </w:rPr>
        <w:t>y</w:t>
      </w:r>
      <w:r w:rsidRPr="00EE580E">
        <w:rPr>
          <w:rFonts w:ascii="Arial" w:eastAsia="Times New Roman" w:hAnsi="Arial" w:cs="Arial"/>
          <w:lang w:val="es-ES" w:eastAsia="es-ES_tradnl"/>
        </w:rPr>
        <w:t xml:space="preserve"> Johnson</w:t>
      </w:r>
      <w:ins w:id="675" w:author="MIGUEL FUERTES FERNANDEZ" w:date="2022-08-30T21:38:00Z">
        <w:r w:rsidR="00972337">
          <w:rPr>
            <w:rFonts w:ascii="Arial" w:eastAsia="Times New Roman" w:hAnsi="Arial" w:cs="Arial"/>
            <w:lang w:val="es-ES" w:eastAsia="es-ES_tradnl"/>
          </w:rPr>
          <w:t xml:space="preserve"> (1989)</w:t>
        </w:r>
      </w:ins>
      <w:r w:rsidRPr="00EE580E">
        <w:rPr>
          <w:rFonts w:ascii="Arial" w:eastAsia="Times New Roman" w:hAnsi="Arial" w:cs="Arial"/>
          <w:lang w:val="es-ES" w:eastAsia="es-ES_tradnl"/>
        </w:rPr>
        <w:t xml:space="preserve"> proponen para este tipo de casos dar responsabilidades a los alumnos sin necesidades especiales, de acoger a sus compañeros, que sean ellos los que se </w:t>
      </w:r>
      <w:r w:rsidR="00C10ED8" w:rsidRPr="00EE580E">
        <w:rPr>
          <w:rFonts w:ascii="Arial" w:eastAsia="Times New Roman" w:hAnsi="Arial" w:cs="Arial"/>
          <w:lang w:val="es-ES" w:eastAsia="es-ES_tradnl"/>
        </w:rPr>
        <w:t>encarguen</w:t>
      </w:r>
      <w:r w:rsidRPr="00EE580E">
        <w:rPr>
          <w:rFonts w:ascii="Arial" w:eastAsia="Times New Roman" w:hAnsi="Arial" w:cs="Arial"/>
          <w:lang w:val="es-ES" w:eastAsia="es-ES_tradnl"/>
        </w:rPr>
        <w:t xml:space="preserve"> de crear el espacio de confianza que </w:t>
      </w:r>
      <w:r w:rsidR="00C10ED8" w:rsidRPr="00EE580E">
        <w:rPr>
          <w:rFonts w:ascii="Arial" w:eastAsia="Times New Roman" w:hAnsi="Arial" w:cs="Arial"/>
          <w:lang w:val="es-ES" w:eastAsia="es-ES_tradnl"/>
        </w:rPr>
        <w:t xml:space="preserve">comentaba antes. Proponen también aplicar diferentes baremos entre grupos e individuos, tener en cuenta que igual los objetivos alcanzados no son los que se pretendían, atender a esta diversidad en el grupo y dejar claro que el baremo será diferente, y que la nota del ejercicio quedará correctamente plasmada. Por </w:t>
      </w:r>
      <w:r w:rsidR="0055416E" w:rsidRPr="00EE580E">
        <w:rPr>
          <w:rFonts w:ascii="Arial" w:eastAsia="Times New Roman" w:hAnsi="Arial" w:cs="Arial"/>
          <w:lang w:val="es-ES" w:eastAsia="es-ES_tradnl"/>
        </w:rPr>
        <w:t>último,</w:t>
      </w:r>
      <w:r w:rsidR="00C10ED8" w:rsidRPr="00EE580E">
        <w:rPr>
          <w:rFonts w:ascii="Arial" w:eastAsia="Times New Roman" w:hAnsi="Arial" w:cs="Arial"/>
          <w:lang w:val="es-ES" w:eastAsia="es-ES_tradnl"/>
        </w:rPr>
        <w:t xml:space="preserve"> proponen, que este baremo sea favorable al grupo </w:t>
      </w:r>
      <w:r w:rsidR="00151D3B" w:rsidRPr="00EE580E">
        <w:rPr>
          <w:rFonts w:ascii="Arial" w:eastAsia="Times New Roman" w:hAnsi="Arial" w:cs="Arial"/>
          <w:lang w:val="es-ES" w:eastAsia="es-ES_tradnl"/>
        </w:rPr>
        <w:t>heterogéneo</w:t>
      </w:r>
      <w:r w:rsidR="00C10ED8" w:rsidRPr="00EE580E">
        <w:rPr>
          <w:rFonts w:ascii="Arial" w:eastAsia="Times New Roman" w:hAnsi="Arial" w:cs="Arial"/>
          <w:lang w:val="es-ES" w:eastAsia="es-ES_tradnl"/>
        </w:rPr>
        <w:t>, así estos grupos heterogéneos podrán tener una mayor puntuación o punto extra, incentivando así la acogida de estos grupos heterogéneos</w:t>
      </w:r>
      <w:del w:id="676" w:author="MIGUEL FUERTES FERNANDEZ" w:date="2022-08-30T21:38:00Z">
        <w:r w:rsidR="00F0031A" w:rsidRPr="00EE580E" w:rsidDel="00972337">
          <w:rPr>
            <w:rFonts w:ascii="Arial" w:eastAsia="Times New Roman" w:hAnsi="Arial" w:cs="Arial"/>
            <w:lang w:val="es-ES" w:eastAsia="es-ES_tradnl"/>
          </w:rPr>
          <w:delText xml:space="preserve"> </w:delText>
        </w:r>
        <w:r w:rsidR="00F0031A" w:rsidRPr="00EE580E" w:rsidDel="00972337">
          <w:rPr>
            <w:rFonts w:ascii="Arial" w:eastAsia="Times New Roman" w:hAnsi="Arial" w:cs="Arial"/>
            <w:lang w:val="es-ES" w:eastAsia="es-ES_tradnl"/>
          </w:rPr>
          <w:fldChar w:fldCharType="begin"/>
        </w:r>
        <w:r w:rsidR="00151D3B" w:rsidDel="00972337">
          <w:rPr>
            <w:rFonts w:ascii="Arial" w:eastAsia="Times New Roman" w:hAnsi="Arial" w:cs="Arial"/>
            <w:lang w:val="es-ES" w:eastAsia="es-ES_tradnl"/>
          </w:rPr>
          <w:delInstrText xml:space="preserve"> ADDIN ZOTERO_ITEM CSL_CITATION {"citationID":"7NSre3sK","properties":{"formattedCitation":"(Johnson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delInstrText>
        </w:r>
        <w:r w:rsidR="00F0031A" w:rsidRPr="00EE580E" w:rsidDel="00972337">
          <w:rPr>
            <w:rFonts w:ascii="Arial" w:eastAsia="Times New Roman" w:hAnsi="Arial" w:cs="Arial"/>
            <w:lang w:val="es-ES" w:eastAsia="es-ES_tradnl"/>
          </w:rPr>
          <w:fldChar w:fldCharType="separate"/>
        </w:r>
        <w:r w:rsidR="00151D3B" w:rsidRPr="00151D3B" w:rsidDel="00972337">
          <w:rPr>
            <w:rFonts w:ascii="Arial" w:hAnsi="Arial" w:cs="Arial"/>
          </w:rPr>
          <w:delText>(Johnson y Johnson, 1989)</w:delText>
        </w:r>
        <w:r w:rsidR="00F0031A" w:rsidRPr="00EE580E" w:rsidDel="00972337">
          <w:rPr>
            <w:rFonts w:ascii="Arial" w:eastAsia="Times New Roman" w:hAnsi="Arial" w:cs="Arial"/>
            <w:lang w:val="es-ES" w:eastAsia="es-ES_tradnl"/>
          </w:rPr>
          <w:fldChar w:fldCharType="end"/>
        </w:r>
      </w:del>
      <w:r w:rsidR="00C10ED8" w:rsidRPr="00EE580E">
        <w:rPr>
          <w:rFonts w:ascii="Arial" w:eastAsia="Times New Roman" w:hAnsi="Arial" w:cs="Arial"/>
          <w:lang w:val="es-ES" w:eastAsia="es-ES_tradnl"/>
        </w:rPr>
        <w:t>.</w:t>
      </w:r>
    </w:p>
    <w:p w14:paraId="3F99823D" w14:textId="06063537" w:rsidR="00466172" w:rsidRPr="00EE580E" w:rsidRDefault="00C10ED8" w:rsidP="00A2001B">
      <w:pPr>
        <w:spacing w:afterLines="120" w:after="288" w:line="360" w:lineRule="auto"/>
        <w:ind w:firstLine="709"/>
        <w:jc w:val="both"/>
        <w:rPr>
          <w:rFonts w:ascii="Arial" w:hAnsi="Arial" w:cs="Arial"/>
          <w:b/>
          <w:bCs/>
          <w:lang w:eastAsia="es-ES"/>
        </w:rPr>
      </w:pPr>
      <w:r w:rsidRPr="00EE580E">
        <w:rPr>
          <w:rFonts w:ascii="Arial" w:eastAsia="Times New Roman" w:hAnsi="Arial" w:cs="Arial"/>
          <w:lang w:val="es-ES" w:eastAsia="es-ES_tradnl"/>
        </w:rPr>
        <w:t>Pasividad de los alumnos con necesidades especiales. Muchas veces detectaban que los alumnos con necesidades especiales solían quedar relegados</w:t>
      </w:r>
      <w:r w:rsidR="0055416E" w:rsidRPr="00EE580E">
        <w:rPr>
          <w:rFonts w:ascii="Arial" w:eastAsia="Times New Roman" w:hAnsi="Arial" w:cs="Arial"/>
          <w:lang w:val="es-ES" w:eastAsia="es-ES_tradnl"/>
        </w:rPr>
        <w:t xml:space="preserve"> a un segundo plano, bien por inactividad debida a no entender el planteamiento, bien porque sus compañeros no tomaban en serio su papel</w:t>
      </w:r>
      <w:r w:rsidR="00B27176" w:rsidRPr="00EE580E">
        <w:rPr>
          <w:rFonts w:ascii="Arial" w:eastAsia="Times New Roman" w:hAnsi="Arial" w:cs="Arial"/>
          <w:lang w:val="es-ES" w:eastAsia="es-ES_tradnl"/>
        </w:rPr>
        <w:t xml:space="preserve">. A este problema Johnson </w:t>
      </w:r>
      <w:r w:rsidR="00D52A63">
        <w:rPr>
          <w:rFonts w:ascii="Arial" w:eastAsia="Times New Roman" w:hAnsi="Arial" w:cs="Arial"/>
          <w:lang w:val="es-ES" w:eastAsia="es-ES_tradnl"/>
        </w:rPr>
        <w:t>y</w:t>
      </w:r>
      <w:r w:rsidR="00B27176" w:rsidRPr="00EE580E">
        <w:rPr>
          <w:rFonts w:ascii="Arial" w:eastAsia="Times New Roman" w:hAnsi="Arial" w:cs="Arial"/>
          <w:lang w:val="es-ES" w:eastAsia="es-ES_tradnl"/>
        </w:rPr>
        <w:t xml:space="preserve"> Johnson</w:t>
      </w:r>
      <w:ins w:id="677" w:author="MIGUEL FUERTES FERNANDEZ" w:date="2022-08-30T21:39:00Z">
        <w:r w:rsidR="00972337">
          <w:rPr>
            <w:rFonts w:ascii="Arial" w:eastAsia="Times New Roman" w:hAnsi="Arial" w:cs="Arial"/>
            <w:lang w:val="es-ES" w:eastAsia="es-ES_tradnl"/>
          </w:rPr>
          <w:t xml:space="preserve"> (1989) </w:t>
        </w:r>
      </w:ins>
      <w:del w:id="678" w:author="MIGUEL FUERTES FERNANDEZ" w:date="2022-08-30T21:39:00Z">
        <w:r w:rsidR="00B27176" w:rsidRPr="00EE580E" w:rsidDel="00972337">
          <w:rPr>
            <w:rFonts w:ascii="Arial" w:eastAsia="Times New Roman" w:hAnsi="Arial" w:cs="Arial"/>
            <w:lang w:val="es-ES" w:eastAsia="es-ES_tradnl"/>
          </w:rPr>
          <w:delText xml:space="preserve"> </w:delText>
        </w:r>
      </w:del>
      <w:r w:rsidR="00B27176" w:rsidRPr="00EE580E">
        <w:rPr>
          <w:rFonts w:ascii="Arial" w:eastAsia="Times New Roman" w:hAnsi="Arial" w:cs="Arial"/>
          <w:lang w:val="es-ES" w:eastAsia="es-ES_tradnl"/>
        </w:rPr>
        <w:t>ofrecían la solución de obligar/decidir que el alumno del grupo con necesidades especiales tomase un rol más protagónico dentro del grupo hasta el punto de hacerlo esencial. Visto lo expuesto en el párrafo anterior, esto podría generar ansiedad entre sus compañeros, pero se aplica también la solución antes expuesta. Así mismo, para no caer en la pasividad, afirman que también es importante que los alumnos sin necesidades especiales tendrían que involucrarse hasta el punto de involucrar a los alumnos pasivos</w:t>
      </w:r>
      <w:del w:id="679" w:author="MIGUEL FUERTES FERNANDEZ" w:date="2022-08-30T21:39:00Z">
        <w:r w:rsidR="00F0031A" w:rsidRPr="00EE580E" w:rsidDel="00972337">
          <w:rPr>
            <w:rFonts w:ascii="Arial" w:eastAsia="Times New Roman" w:hAnsi="Arial" w:cs="Arial"/>
            <w:lang w:val="es-ES" w:eastAsia="es-ES_tradnl"/>
          </w:rPr>
          <w:delText xml:space="preserve"> </w:delText>
        </w:r>
        <w:r w:rsidR="00F0031A" w:rsidRPr="00EE580E" w:rsidDel="00972337">
          <w:rPr>
            <w:rFonts w:ascii="Arial" w:eastAsia="Times New Roman" w:hAnsi="Arial" w:cs="Arial"/>
            <w:lang w:val="es-ES" w:eastAsia="es-ES_tradnl"/>
          </w:rPr>
          <w:fldChar w:fldCharType="begin"/>
        </w:r>
        <w:r w:rsidR="00151D3B" w:rsidDel="00972337">
          <w:rPr>
            <w:rFonts w:ascii="Arial" w:eastAsia="Times New Roman" w:hAnsi="Arial" w:cs="Arial"/>
            <w:lang w:val="es-ES" w:eastAsia="es-ES_tradnl"/>
          </w:rPr>
          <w:delInstrText xml:space="preserve"> ADDIN ZOTERO_ITEM CSL_CITATION {"citationID":"rXDdeC8R","properties":{"formattedCitation":"(Johnson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delInstrText>
        </w:r>
        <w:r w:rsidR="00F0031A" w:rsidRPr="00EE580E" w:rsidDel="00972337">
          <w:rPr>
            <w:rFonts w:ascii="Arial" w:eastAsia="Times New Roman" w:hAnsi="Arial" w:cs="Arial"/>
            <w:lang w:val="es-ES" w:eastAsia="es-ES_tradnl"/>
          </w:rPr>
          <w:fldChar w:fldCharType="separate"/>
        </w:r>
        <w:r w:rsidR="00151D3B" w:rsidRPr="00151D3B" w:rsidDel="00972337">
          <w:rPr>
            <w:rFonts w:ascii="Arial" w:hAnsi="Arial" w:cs="Arial"/>
          </w:rPr>
          <w:delText>(Johnson y Johnson, 1989)</w:delText>
        </w:r>
        <w:r w:rsidR="00F0031A" w:rsidRPr="00EE580E" w:rsidDel="00972337">
          <w:rPr>
            <w:rFonts w:ascii="Arial" w:eastAsia="Times New Roman" w:hAnsi="Arial" w:cs="Arial"/>
            <w:lang w:val="es-ES" w:eastAsia="es-ES_tradnl"/>
          </w:rPr>
          <w:fldChar w:fldCharType="end"/>
        </w:r>
      </w:del>
      <w:r w:rsidR="00B27176" w:rsidRPr="00EE580E">
        <w:rPr>
          <w:rFonts w:ascii="Arial" w:eastAsia="Times New Roman" w:hAnsi="Arial" w:cs="Arial"/>
          <w:lang w:val="es-ES" w:eastAsia="es-ES_tradnl"/>
        </w:rPr>
        <w:t>.</w:t>
      </w:r>
    </w:p>
    <w:p w14:paraId="22130913" w14:textId="4A787222" w:rsidR="00466172" w:rsidRPr="00EE580E" w:rsidRDefault="00F2008B" w:rsidP="00CF4234">
      <w:pPr>
        <w:pStyle w:val="Ttulo2plantilla"/>
      </w:pPr>
      <w:bookmarkStart w:id="680" w:name="_Toc112348067"/>
      <w:bookmarkStart w:id="681" w:name="_Toc112684110"/>
      <w:r>
        <w:t xml:space="preserve">3.7. </w:t>
      </w:r>
      <w:r w:rsidR="00466172" w:rsidRPr="00EE580E">
        <w:t>¿Cómo se crean estos grupos de trabajo?</w:t>
      </w:r>
      <w:bookmarkEnd w:id="680"/>
      <w:bookmarkEnd w:id="681"/>
    </w:p>
    <w:p w14:paraId="1B655751" w14:textId="1528E8AE" w:rsidR="00695593" w:rsidRPr="00EE580E" w:rsidRDefault="00466172"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Johnson </w:t>
      </w:r>
      <w:r w:rsidR="00D52A63">
        <w:rPr>
          <w:rFonts w:ascii="Arial" w:hAnsi="Arial" w:cs="Arial"/>
          <w:lang w:eastAsia="es-ES"/>
        </w:rPr>
        <w:t>y</w:t>
      </w:r>
      <w:r w:rsidRPr="00EE580E">
        <w:rPr>
          <w:rFonts w:ascii="Arial" w:hAnsi="Arial" w:cs="Arial"/>
          <w:lang w:eastAsia="es-ES"/>
        </w:rPr>
        <w:t xml:space="preserve"> Johnson</w:t>
      </w:r>
      <w:r w:rsidR="00D176F1" w:rsidRPr="00EE580E">
        <w:rPr>
          <w:rFonts w:ascii="Arial" w:hAnsi="Arial" w:cs="Arial"/>
          <w:lang w:eastAsia="es-ES"/>
        </w:rPr>
        <w:t xml:space="preserve"> </w:t>
      </w:r>
      <w:r w:rsidR="00F2008B">
        <w:rPr>
          <w:rFonts w:ascii="Arial" w:hAnsi="Arial" w:cs="Arial"/>
          <w:lang w:eastAsia="es-ES"/>
        </w:rPr>
        <w:t xml:space="preserve">(1989) </w:t>
      </w:r>
      <w:r w:rsidR="00D176F1" w:rsidRPr="00EE580E">
        <w:rPr>
          <w:rFonts w:ascii="Arial" w:hAnsi="Arial" w:cs="Arial"/>
          <w:lang w:eastAsia="es-ES"/>
        </w:rPr>
        <w:t xml:space="preserve">primero definen cuales son los roles del profesor dentro de una dinámica de trabajo en grupo o trabajo colaborativo. Afirman, tal y como afirman los demás autores de este documento, que para que haya un cambio de paradigma, el rol del profesor debe cambiar, y no solo es quien enseña la materia y manda callar, sino que ahora pasa a un segundo plano, figurativamente hablando, y facilita que sean los propios alumnos quienes den con la solución. </w:t>
      </w:r>
    </w:p>
    <w:p w14:paraId="568CB0E9" w14:textId="51E03080" w:rsidR="00695593" w:rsidRPr="00EE580E" w:rsidRDefault="00D176F1"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Plantean entonces que el profesor sea un experto académico que </w:t>
      </w:r>
      <w:r w:rsidR="00695593" w:rsidRPr="00EE580E">
        <w:rPr>
          <w:rFonts w:ascii="Arial" w:hAnsi="Arial" w:cs="Arial"/>
          <w:lang w:eastAsia="es-ES"/>
        </w:rPr>
        <w:t>está presente en el aula en el momento de la actividad, al que los alumnos pueden preguntar y que actúa como último recurso cuando no se sabe a dónde acudir.</w:t>
      </w:r>
    </w:p>
    <w:p w14:paraId="15C1465D" w14:textId="086AB4D1" w:rsidR="00F836DB" w:rsidRPr="00EE580E" w:rsidRDefault="00695593" w:rsidP="00A2001B">
      <w:pPr>
        <w:spacing w:afterLines="120" w:after="288" w:line="360" w:lineRule="auto"/>
        <w:ind w:firstLine="709"/>
        <w:jc w:val="both"/>
        <w:rPr>
          <w:rFonts w:ascii="Arial" w:hAnsi="Arial" w:cs="Arial"/>
          <w:lang w:eastAsia="es-ES"/>
        </w:rPr>
      </w:pPr>
      <w:r w:rsidRPr="00EE580E">
        <w:rPr>
          <w:rFonts w:ascii="Arial" w:hAnsi="Arial" w:cs="Arial"/>
          <w:lang w:eastAsia="es-ES"/>
        </w:rPr>
        <w:lastRenderedPageBreak/>
        <w:t>A la vez, el profesor actúa como un “</w:t>
      </w:r>
      <w:r w:rsidR="003E4437" w:rsidRPr="00EE580E">
        <w:rPr>
          <w:rFonts w:ascii="Arial" w:hAnsi="Arial" w:cs="Arial"/>
          <w:lang w:eastAsia="es-ES"/>
        </w:rPr>
        <w:t>mánager</w:t>
      </w:r>
      <w:r w:rsidRPr="00EE580E">
        <w:rPr>
          <w:rFonts w:ascii="Arial" w:hAnsi="Arial" w:cs="Arial"/>
          <w:lang w:eastAsia="es-ES"/>
        </w:rPr>
        <w:t>” de la clase. Facilita la comunicación en los grupos, modera la conversación, facilita el ambiente para que los alumnos puedan llevar a cabo su tarea.</w:t>
      </w:r>
    </w:p>
    <w:p w14:paraId="329295AA" w14:textId="77777777" w:rsidR="00F836DB" w:rsidRPr="00EE580E" w:rsidRDefault="00F836D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En definitiva, el profesor queda relegado a un segundo término, a una tarea pasiva dentro de la actividad. Pasiva, pero no por ello menos importante.</w:t>
      </w:r>
    </w:p>
    <w:p w14:paraId="14EAF074" w14:textId="5D7314AE" w:rsidR="00F836DB" w:rsidRPr="00EE580E" w:rsidRDefault="00F836D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Atendiendo a esta perspectiva es importante planificar y entender </w:t>
      </w:r>
      <w:r w:rsidR="00F2008B" w:rsidRPr="00EE580E">
        <w:rPr>
          <w:rFonts w:ascii="Arial" w:hAnsi="Arial" w:cs="Arial"/>
          <w:lang w:eastAsia="es-ES"/>
        </w:rPr>
        <w:t>cómo</w:t>
      </w:r>
      <w:r w:rsidRPr="00EE580E">
        <w:rPr>
          <w:rFonts w:ascii="Arial" w:hAnsi="Arial" w:cs="Arial"/>
          <w:lang w:eastAsia="es-ES"/>
        </w:rPr>
        <w:t xml:space="preserve"> ha de hacerse el grupo y que tareas tiene el profesor de cara a plantear y realizar la actividad.</w:t>
      </w:r>
    </w:p>
    <w:p w14:paraId="7AD214D9" w14:textId="5472614D" w:rsidR="00894070" w:rsidRPr="00EE580E" w:rsidRDefault="00F836DB" w:rsidP="00A2001B">
      <w:pPr>
        <w:spacing w:afterLines="120" w:after="288" w:line="360" w:lineRule="auto"/>
        <w:ind w:firstLine="709"/>
        <w:jc w:val="both"/>
        <w:rPr>
          <w:rFonts w:ascii="Arial" w:hAnsi="Arial" w:cs="Arial"/>
          <w:lang w:eastAsia="es-ES"/>
        </w:rPr>
      </w:pPr>
      <w:del w:id="682" w:author="MIGUEL FUERTES FERNANDEZ" w:date="2022-08-30T21:39:00Z">
        <w:r w:rsidRPr="00EE580E" w:rsidDel="00F16D33">
          <w:rPr>
            <w:rFonts w:ascii="Arial" w:hAnsi="Arial" w:cs="Arial"/>
            <w:lang w:eastAsia="es-ES"/>
          </w:rPr>
          <w:delText xml:space="preserve">Según Johnson </w:delText>
        </w:r>
        <w:r w:rsidR="00D52A63" w:rsidDel="00F16D33">
          <w:rPr>
            <w:rFonts w:ascii="Arial" w:hAnsi="Arial" w:cs="Arial"/>
            <w:lang w:eastAsia="es-ES"/>
          </w:rPr>
          <w:delText>y</w:delText>
        </w:r>
        <w:r w:rsidRPr="00EE580E" w:rsidDel="00F16D33">
          <w:rPr>
            <w:rFonts w:ascii="Arial" w:hAnsi="Arial" w:cs="Arial"/>
            <w:lang w:eastAsia="es-ES"/>
          </w:rPr>
          <w:delText xml:space="preserve"> Johnson estas</w:delText>
        </w:r>
      </w:del>
      <w:ins w:id="683" w:author="MIGUEL FUERTES FERNANDEZ" w:date="2022-08-30T21:39:00Z">
        <w:r w:rsidR="00F16D33">
          <w:rPr>
            <w:rFonts w:ascii="Arial" w:hAnsi="Arial" w:cs="Arial"/>
            <w:lang w:eastAsia="es-ES"/>
          </w:rPr>
          <w:t>Estas</w:t>
        </w:r>
      </w:ins>
      <w:r w:rsidRPr="00EE580E">
        <w:rPr>
          <w:rFonts w:ascii="Arial" w:hAnsi="Arial" w:cs="Arial"/>
          <w:lang w:eastAsia="es-ES"/>
        </w:rPr>
        <w:t xml:space="preserve"> tareas son las siguientes:</w:t>
      </w:r>
      <w:r w:rsidR="00A96AAE" w:rsidRPr="00EE580E">
        <w:rPr>
          <w:rFonts w:ascii="Arial" w:hAnsi="Arial" w:cs="Arial"/>
          <w:lang w:eastAsia="es-ES"/>
        </w:rPr>
        <w:t xml:space="preserve"> definir claramente los objetivos de la lección, </w:t>
      </w:r>
      <w:r w:rsidR="00894070" w:rsidRPr="00EE580E">
        <w:rPr>
          <w:rFonts w:ascii="Arial" w:hAnsi="Arial" w:cs="Arial"/>
          <w:lang w:eastAsia="es-ES"/>
        </w:rPr>
        <w:t>tomar las decisiones pertinentes, explicar la tarea y los requerimientos y monitorizar y asistir</w:t>
      </w:r>
      <w:r w:rsidR="00C07879" w:rsidRPr="00EE580E">
        <w:rPr>
          <w:rFonts w:ascii="Arial" w:hAnsi="Arial" w:cs="Arial"/>
          <w:lang w:eastAsia="es-ES"/>
        </w:rPr>
        <w:t xml:space="preserve"> </w:t>
      </w:r>
      <w:r w:rsidR="00C07879" w:rsidRPr="00EE580E">
        <w:rPr>
          <w:rFonts w:ascii="Arial" w:hAnsi="Arial" w:cs="Arial"/>
          <w:lang w:eastAsia="es-ES"/>
        </w:rPr>
        <w:fldChar w:fldCharType="begin"/>
      </w:r>
      <w:r w:rsidR="00151D3B">
        <w:rPr>
          <w:rFonts w:ascii="Arial" w:hAnsi="Arial" w:cs="Arial"/>
          <w:lang w:eastAsia="es-ES"/>
        </w:rPr>
        <w:instrText xml:space="preserve"> ADDIN ZOTERO_ITEM CSL_CITATION {"citationID":"yYL7MTaA","properties":{"formattedCitation":"(Johnson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07879" w:rsidRPr="00EE580E">
        <w:rPr>
          <w:rFonts w:ascii="Arial" w:hAnsi="Arial" w:cs="Arial"/>
          <w:lang w:eastAsia="es-ES"/>
        </w:rPr>
        <w:fldChar w:fldCharType="separate"/>
      </w:r>
      <w:r w:rsidR="00151D3B" w:rsidRPr="00151D3B">
        <w:rPr>
          <w:rFonts w:ascii="Arial" w:hAnsi="Arial" w:cs="Arial"/>
        </w:rPr>
        <w:t>(Johnson y Johnson, 1989)</w:t>
      </w:r>
      <w:r w:rsidR="00C07879" w:rsidRPr="00EE580E">
        <w:rPr>
          <w:rFonts w:ascii="Arial" w:hAnsi="Arial" w:cs="Arial"/>
          <w:lang w:eastAsia="es-ES"/>
        </w:rPr>
        <w:fldChar w:fldCharType="end"/>
      </w:r>
      <w:r w:rsidR="00894070" w:rsidRPr="00EE580E">
        <w:rPr>
          <w:rFonts w:ascii="Arial" w:hAnsi="Arial" w:cs="Arial"/>
          <w:lang w:eastAsia="es-ES"/>
        </w:rPr>
        <w:t>.</w:t>
      </w:r>
    </w:p>
    <w:p w14:paraId="1BFB586C" w14:textId="4BE91FFF" w:rsidR="00894070" w:rsidRPr="00EE580E" w:rsidRDefault="00894070"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Cuando hablan de decisiones, lo que el profesor ha de plantearse es la composición del grupo. Vistos los objetivos, el profesor ha de darse cuenta de </w:t>
      </w:r>
      <w:r w:rsidR="0006348D" w:rsidRPr="00EE580E">
        <w:rPr>
          <w:rFonts w:ascii="Arial" w:hAnsi="Arial" w:cs="Arial"/>
          <w:lang w:eastAsia="es-ES"/>
        </w:rPr>
        <w:t>cómo</w:t>
      </w:r>
      <w:r w:rsidRPr="00EE580E">
        <w:rPr>
          <w:rFonts w:ascii="Arial" w:hAnsi="Arial" w:cs="Arial"/>
          <w:lang w:eastAsia="es-ES"/>
        </w:rPr>
        <w:t xml:space="preserve"> ha de ser el grupo que necesita para dicha actividad, debe tener presente que roles va a asignar a cada alumno y que materiales son necesarios para llevar a cabo la tarea.</w:t>
      </w:r>
    </w:p>
    <w:p w14:paraId="20F2E766" w14:textId="3D98E7E6" w:rsidR="000C0939" w:rsidRPr="00EE580E" w:rsidRDefault="00894070" w:rsidP="00A2001B">
      <w:pPr>
        <w:spacing w:afterLines="120" w:after="288" w:line="360" w:lineRule="auto"/>
        <w:ind w:firstLine="709"/>
        <w:jc w:val="both"/>
        <w:rPr>
          <w:rFonts w:ascii="Arial" w:hAnsi="Arial" w:cs="Arial"/>
          <w:b/>
          <w:bCs/>
          <w:lang w:eastAsia="es-ES"/>
        </w:rPr>
      </w:pPr>
      <w:r w:rsidRPr="00EE580E">
        <w:rPr>
          <w:rFonts w:ascii="Arial" w:hAnsi="Arial" w:cs="Arial"/>
          <w:lang w:eastAsia="es-ES"/>
        </w:rPr>
        <w:t xml:space="preserve">Referente a monitorizar y asistir, </w:t>
      </w:r>
      <w:del w:id="684" w:author="MIGUEL FUERTES FERNANDEZ" w:date="2022-08-30T21:39:00Z">
        <w:r w:rsidRPr="00EE580E" w:rsidDel="00F16D33">
          <w:rPr>
            <w:rFonts w:ascii="Arial" w:hAnsi="Arial" w:cs="Arial"/>
            <w:lang w:eastAsia="es-ES"/>
          </w:rPr>
          <w:delText xml:space="preserve">Johnson </w:delText>
        </w:r>
        <w:r w:rsidR="00D52A63" w:rsidDel="00F16D33">
          <w:rPr>
            <w:rFonts w:ascii="Arial" w:hAnsi="Arial" w:cs="Arial"/>
            <w:lang w:eastAsia="es-ES"/>
          </w:rPr>
          <w:delText>y</w:delText>
        </w:r>
        <w:r w:rsidRPr="00EE580E" w:rsidDel="00F16D33">
          <w:rPr>
            <w:rFonts w:ascii="Arial" w:hAnsi="Arial" w:cs="Arial"/>
            <w:lang w:eastAsia="es-ES"/>
          </w:rPr>
          <w:delText xml:space="preserve"> Johnson afirman que </w:delText>
        </w:r>
      </w:del>
      <w:r w:rsidRPr="00EE580E">
        <w:rPr>
          <w:rFonts w:ascii="Arial" w:hAnsi="Arial" w:cs="Arial"/>
          <w:lang w:eastAsia="es-ES"/>
        </w:rPr>
        <w:t xml:space="preserve">los alumnos deben apoyarse entre ellos, tienen que ser ellos mismos quienes se expliquen la lección, volviendo a </w:t>
      </w:r>
      <w:proofErr w:type="spellStart"/>
      <w:r w:rsidR="00942555" w:rsidRPr="00EE580E">
        <w:rPr>
          <w:rFonts w:ascii="Arial" w:hAnsi="Arial" w:cs="Arial"/>
          <w:lang w:eastAsia="es-ES"/>
        </w:rPr>
        <w:t>lo</w:t>
      </w:r>
      <w:proofErr w:type="spellEnd"/>
      <w:r w:rsidRPr="00EE580E">
        <w:rPr>
          <w:rFonts w:ascii="Arial" w:hAnsi="Arial" w:cs="Arial"/>
          <w:lang w:eastAsia="es-ES"/>
        </w:rPr>
        <w:t xml:space="preserve"> antes mencionados de que la labor del profesor pasa a un segundo plano y solo adquiere el rol de administrador de la clase y fuente de conocimiento</w:t>
      </w:r>
      <w:r w:rsidR="00ED5ED7" w:rsidRPr="00EE580E">
        <w:rPr>
          <w:rFonts w:ascii="Arial" w:hAnsi="Arial" w:cs="Arial"/>
          <w:lang w:eastAsia="es-ES"/>
        </w:rPr>
        <w:t xml:space="preserve"> </w:t>
      </w:r>
      <w:r w:rsidR="00ED5ED7" w:rsidRPr="00EE580E">
        <w:rPr>
          <w:rFonts w:ascii="Arial" w:hAnsi="Arial" w:cs="Arial"/>
          <w:lang w:eastAsia="es-ES"/>
        </w:rPr>
        <w:fldChar w:fldCharType="begin"/>
      </w:r>
      <w:r w:rsidR="00151D3B">
        <w:rPr>
          <w:rFonts w:ascii="Arial" w:hAnsi="Arial" w:cs="Arial"/>
          <w:lang w:eastAsia="es-ES"/>
        </w:rPr>
        <w:instrText xml:space="preserve"> ADDIN ZOTERO_ITEM CSL_CITATION {"citationID":"0UG8FeZi","properties":{"formattedCitation":"(Johnson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ED5ED7" w:rsidRPr="00EE580E">
        <w:rPr>
          <w:rFonts w:ascii="Arial" w:hAnsi="Arial" w:cs="Arial"/>
          <w:lang w:eastAsia="es-ES"/>
        </w:rPr>
        <w:fldChar w:fldCharType="separate"/>
      </w:r>
      <w:r w:rsidR="00151D3B" w:rsidRPr="00151D3B">
        <w:rPr>
          <w:rFonts w:ascii="Arial" w:hAnsi="Arial" w:cs="Arial"/>
        </w:rPr>
        <w:t>(Johnson y Johnson, 1989)</w:t>
      </w:r>
      <w:r w:rsidR="00ED5ED7" w:rsidRPr="00EE580E">
        <w:rPr>
          <w:rFonts w:ascii="Arial" w:hAnsi="Arial" w:cs="Arial"/>
          <w:lang w:eastAsia="es-ES"/>
        </w:rPr>
        <w:fldChar w:fldCharType="end"/>
      </w:r>
      <w:r w:rsidRPr="00EE580E">
        <w:rPr>
          <w:rFonts w:ascii="Arial" w:hAnsi="Arial" w:cs="Arial"/>
          <w:lang w:eastAsia="es-ES"/>
        </w:rPr>
        <w:t>.</w:t>
      </w:r>
    </w:p>
    <w:p w14:paraId="583700EA" w14:textId="0915548E" w:rsidR="006C7ABB" w:rsidRPr="00EE580E" w:rsidRDefault="00F2008B" w:rsidP="00CF4234">
      <w:pPr>
        <w:pStyle w:val="Ttulo2plantilla"/>
      </w:pPr>
      <w:bookmarkStart w:id="685" w:name="_Toc112348068"/>
      <w:bookmarkStart w:id="686" w:name="_Toc112684111"/>
      <w:r>
        <w:t xml:space="preserve">3.8. </w:t>
      </w:r>
      <w:r w:rsidR="006C7ABB" w:rsidRPr="00EE580E">
        <w:t>Test Sociométricos</w:t>
      </w:r>
      <w:bookmarkEnd w:id="685"/>
      <w:bookmarkEnd w:id="686"/>
    </w:p>
    <w:p w14:paraId="09642FCE" w14:textId="3C54B77E" w:rsidR="00155CA6" w:rsidRPr="00EE580E" w:rsidRDefault="00155CA6" w:rsidP="00155CA6">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A </w:t>
      </w:r>
      <w:r w:rsidR="00C108EA" w:rsidRPr="00EE580E">
        <w:rPr>
          <w:rFonts w:ascii="Arial" w:hAnsi="Arial" w:cs="Arial"/>
          <w:lang w:eastAsia="es-ES"/>
        </w:rPr>
        <w:t>continuación,</w:t>
      </w:r>
      <w:r w:rsidRPr="00EE580E">
        <w:rPr>
          <w:rFonts w:ascii="Arial" w:hAnsi="Arial" w:cs="Arial"/>
          <w:lang w:eastAsia="es-ES"/>
        </w:rPr>
        <w:t xml:space="preserve"> se presenta una manera de </w:t>
      </w:r>
      <w:r w:rsidR="00FE0292">
        <w:rPr>
          <w:rFonts w:ascii="Arial" w:hAnsi="Arial" w:cs="Arial"/>
          <w:lang w:eastAsia="es-ES"/>
        </w:rPr>
        <w:t>identificar</w:t>
      </w:r>
      <w:r w:rsidR="00FE0292" w:rsidRPr="00EE580E">
        <w:rPr>
          <w:rFonts w:ascii="Arial" w:hAnsi="Arial" w:cs="Arial"/>
          <w:lang w:eastAsia="es-ES"/>
        </w:rPr>
        <w:t xml:space="preserve"> </w:t>
      </w:r>
      <w:r w:rsidRPr="00EE580E">
        <w:rPr>
          <w:rFonts w:ascii="Arial" w:hAnsi="Arial" w:cs="Arial"/>
          <w:lang w:eastAsia="es-ES"/>
        </w:rPr>
        <w:t>c</w:t>
      </w:r>
      <w:r w:rsidR="00FE0292">
        <w:rPr>
          <w:rFonts w:ascii="Arial" w:hAnsi="Arial" w:cs="Arial"/>
          <w:lang w:eastAsia="es-ES"/>
        </w:rPr>
        <w:t>ó</w:t>
      </w:r>
      <w:r w:rsidRPr="00EE580E">
        <w:rPr>
          <w:rFonts w:ascii="Arial" w:hAnsi="Arial" w:cs="Arial"/>
          <w:lang w:eastAsia="es-ES"/>
        </w:rPr>
        <w:t xml:space="preserve">mo ha de ser la relación de los alumnos en un grupo, así como también, de </w:t>
      </w:r>
      <w:r w:rsidR="008B4342" w:rsidRPr="00EE580E">
        <w:rPr>
          <w:rFonts w:ascii="Arial" w:hAnsi="Arial" w:cs="Arial"/>
          <w:lang w:eastAsia="es-ES"/>
        </w:rPr>
        <w:t>cómo</w:t>
      </w:r>
      <w:r w:rsidRPr="00EE580E">
        <w:rPr>
          <w:rFonts w:ascii="Arial" w:hAnsi="Arial" w:cs="Arial"/>
          <w:lang w:eastAsia="es-ES"/>
        </w:rPr>
        <w:t xml:space="preserve"> sacar métricas que sirvan para ver </w:t>
      </w:r>
      <w:r w:rsidR="008B4342" w:rsidRPr="00EE580E">
        <w:rPr>
          <w:rFonts w:ascii="Arial" w:hAnsi="Arial" w:cs="Arial"/>
          <w:lang w:eastAsia="es-ES"/>
        </w:rPr>
        <w:t>cómo</w:t>
      </w:r>
      <w:r w:rsidRPr="00EE580E">
        <w:rPr>
          <w:rFonts w:ascii="Arial" w:hAnsi="Arial" w:cs="Arial"/>
          <w:lang w:eastAsia="es-ES"/>
        </w:rPr>
        <w:t xml:space="preserve"> ha de ser esta relación y así poder automatizar este proceso en el futuro.</w:t>
      </w:r>
    </w:p>
    <w:p w14:paraId="1C881835" w14:textId="1A9D1B23" w:rsidR="006C7ABB" w:rsidRPr="00EE580E" w:rsidRDefault="006C7ABB" w:rsidP="008A4AC6">
      <w:pPr>
        <w:spacing w:afterLines="120" w:after="288" w:line="360" w:lineRule="auto"/>
        <w:ind w:firstLine="709"/>
        <w:jc w:val="both"/>
        <w:rPr>
          <w:rFonts w:ascii="Arial" w:hAnsi="Arial" w:cs="Arial"/>
          <w:lang w:eastAsia="es-ES"/>
        </w:rPr>
      </w:pPr>
      <w:proofErr w:type="spellStart"/>
      <w:r w:rsidRPr="00EE580E">
        <w:rPr>
          <w:rFonts w:ascii="Arial" w:hAnsi="Arial" w:cs="Arial"/>
          <w:lang w:eastAsia="es-ES"/>
        </w:rPr>
        <w:t>Grosu</w:t>
      </w:r>
      <w:proofErr w:type="spellEnd"/>
      <w:ins w:id="687" w:author="MIGUEL FUERTES FERNANDEZ" w:date="2022-08-30T21:40:00Z">
        <w:r w:rsidR="00F16D33">
          <w:rPr>
            <w:rFonts w:ascii="Arial" w:hAnsi="Arial" w:cs="Arial"/>
            <w:lang w:eastAsia="es-ES"/>
          </w:rPr>
          <w:t xml:space="preserve"> (2019)</w:t>
        </w:r>
      </w:ins>
      <w:r w:rsidRPr="00EE580E">
        <w:rPr>
          <w:rFonts w:ascii="Arial" w:hAnsi="Arial" w:cs="Arial"/>
          <w:lang w:eastAsia="es-ES"/>
        </w:rPr>
        <w:t xml:space="preserve"> propone para este fin, utilizar las pruebas sociométricas, como una forma de analizar cómo ha de ser la interrelación entre los integrantes de un grupo</w:t>
      </w:r>
      <w:del w:id="688" w:author="MIGUEL FUERTES FERNANDEZ" w:date="2022-08-30T21:40:00Z">
        <w:r w:rsidR="00C108EA" w:rsidRPr="00EE580E" w:rsidDel="00F16D33">
          <w:rPr>
            <w:rFonts w:ascii="Arial" w:hAnsi="Arial" w:cs="Arial"/>
            <w:lang w:eastAsia="es-ES"/>
          </w:rPr>
          <w:delText xml:space="preserve"> </w:delText>
        </w:r>
        <w:r w:rsidR="00C108EA" w:rsidRPr="00EE580E" w:rsidDel="00F16D33">
          <w:rPr>
            <w:rFonts w:ascii="Arial" w:hAnsi="Arial" w:cs="Arial"/>
            <w:lang w:eastAsia="es-ES"/>
          </w:rPr>
          <w:fldChar w:fldCharType="begin"/>
        </w:r>
        <w:r w:rsidR="00C108EA" w:rsidRPr="00EE580E" w:rsidDel="00F16D33">
          <w:rPr>
            <w:rFonts w:ascii="Arial" w:hAnsi="Arial" w:cs="Arial"/>
            <w:lang w:eastAsia="es-ES"/>
          </w:rPr>
          <w:delInstrText xml:space="preserve"> ADDIN ZOTERO_ITEM CSL_CITATION {"citationID":"NHB0Ew00","properties":{"formattedCitation":"(Grosu,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delInstrText>
        </w:r>
        <w:r w:rsidR="00C108EA" w:rsidRPr="00EE580E" w:rsidDel="00F16D33">
          <w:rPr>
            <w:rFonts w:ascii="Arial" w:hAnsi="Arial" w:cs="Arial"/>
            <w:lang w:eastAsia="es-ES"/>
          </w:rPr>
          <w:fldChar w:fldCharType="separate"/>
        </w:r>
        <w:r w:rsidR="00151D3B" w:rsidRPr="00151D3B" w:rsidDel="00F16D33">
          <w:rPr>
            <w:rFonts w:ascii="Arial" w:hAnsi="Arial" w:cs="Arial"/>
          </w:rPr>
          <w:delText>(Grosu, 2019)</w:delText>
        </w:r>
        <w:r w:rsidR="00C108EA" w:rsidRPr="00EE580E" w:rsidDel="00F16D33">
          <w:rPr>
            <w:rFonts w:ascii="Arial" w:hAnsi="Arial" w:cs="Arial"/>
            <w:lang w:eastAsia="es-ES"/>
          </w:rPr>
          <w:fldChar w:fldCharType="end"/>
        </w:r>
      </w:del>
      <w:r w:rsidRPr="00EE580E">
        <w:rPr>
          <w:rFonts w:ascii="Arial" w:hAnsi="Arial" w:cs="Arial"/>
          <w:lang w:eastAsia="es-ES"/>
        </w:rPr>
        <w:t>. Define integración como el proceso biológico, neurológico y psicológico de abrazar y asimilar la implicación de un elemento. O lo que, trasladado al ámbito social, se traduce en acomodar o resolver conflictos mediante las aspiraciones y las actitudes del comportamiento.</w:t>
      </w:r>
    </w:p>
    <w:p w14:paraId="2C15607A" w14:textId="313B4706" w:rsidR="006C7ABB" w:rsidRPr="00EE580E" w:rsidRDefault="006C7ABB" w:rsidP="00A2001B">
      <w:pPr>
        <w:spacing w:afterLines="120" w:after="288" w:line="360" w:lineRule="auto"/>
        <w:ind w:firstLine="709"/>
        <w:jc w:val="both"/>
        <w:rPr>
          <w:rFonts w:ascii="Arial" w:hAnsi="Arial" w:cs="Arial"/>
          <w:lang w:eastAsia="es-ES"/>
        </w:rPr>
      </w:pPr>
      <w:del w:id="689" w:author="MIGUEL FUERTES FERNANDEZ" w:date="2022-08-30T21:40:00Z">
        <w:r w:rsidRPr="00EE580E" w:rsidDel="00F16D33">
          <w:rPr>
            <w:rFonts w:ascii="Arial" w:hAnsi="Arial" w:cs="Arial"/>
            <w:lang w:eastAsia="es-ES"/>
          </w:rPr>
          <w:delText>Grosu además, añade que hay</w:delText>
        </w:r>
      </w:del>
      <w:ins w:id="690" w:author="MIGUEL FUERTES FERNANDEZ" w:date="2022-08-30T21:40:00Z">
        <w:r w:rsidR="00F16D33">
          <w:rPr>
            <w:rFonts w:ascii="Arial" w:hAnsi="Arial" w:cs="Arial"/>
            <w:lang w:eastAsia="es-ES"/>
          </w:rPr>
          <w:t>Hay</w:t>
        </w:r>
      </w:ins>
      <w:r w:rsidRPr="00EE580E">
        <w:rPr>
          <w:rFonts w:ascii="Arial" w:hAnsi="Arial" w:cs="Arial"/>
          <w:lang w:eastAsia="es-ES"/>
        </w:rPr>
        <w:t xml:space="preserve"> varias formas de llegar a esta integración. El domino, el compromiso, la conciliación y la conversión. Para que haya una relación </w:t>
      </w:r>
      <w:r w:rsidR="00F16D33">
        <w:rPr>
          <w:rFonts w:ascii="Arial" w:hAnsi="Arial" w:cs="Arial"/>
          <w:lang w:eastAsia="es-ES"/>
        </w:rPr>
        <w:fldChar w:fldCharType="begin"/>
      </w:r>
      <w:r w:rsidR="00F16D33">
        <w:rPr>
          <w:rFonts w:ascii="Arial" w:hAnsi="Arial" w:cs="Arial"/>
          <w:lang w:eastAsia="es-ES"/>
        </w:rPr>
        <w:instrText xml:space="preserve"> ADDIN ZOTERO_ITEM CSL_CITATION {"citationID":"Ut7GnHyC","properties":{"formattedCitation":"(Johnson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F16D33">
        <w:rPr>
          <w:rFonts w:ascii="Arial" w:hAnsi="Arial" w:cs="Arial"/>
          <w:lang w:eastAsia="es-ES"/>
        </w:rPr>
        <w:fldChar w:fldCharType="separate"/>
      </w:r>
      <w:r w:rsidR="00F16D33" w:rsidRPr="00F16D33">
        <w:rPr>
          <w:rFonts w:ascii="Arial" w:hAnsi="Arial" w:cs="Arial"/>
        </w:rPr>
        <w:t>(Johnson y Johnson, 1989)</w:t>
      </w:r>
      <w:r w:rsidR="00F16D33">
        <w:rPr>
          <w:rFonts w:ascii="Arial" w:hAnsi="Arial" w:cs="Arial"/>
          <w:lang w:eastAsia="es-ES"/>
        </w:rPr>
        <w:fldChar w:fldCharType="end"/>
      </w:r>
      <w:ins w:id="691" w:author="MIGUEL FUERTES FERNANDEZ" w:date="2022-08-30T21:40:00Z">
        <w:r w:rsidR="00F16D33">
          <w:rPr>
            <w:rFonts w:ascii="Arial" w:hAnsi="Arial" w:cs="Arial"/>
            <w:lang w:eastAsia="es-ES"/>
          </w:rPr>
          <w:t xml:space="preserve"> </w:t>
        </w:r>
      </w:ins>
      <w:r w:rsidRPr="00EE580E">
        <w:rPr>
          <w:rFonts w:ascii="Arial" w:hAnsi="Arial" w:cs="Arial"/>
          <w:lang w:eastAsia="es-ES"/>
        </w:rPr>
        <w:t xml:space="preserve">hace </w:t>
      </w:r>
      <w:r w:rsidRPr="00EE580E">
        <w:rPr>
          <w:rFonts w:ascii="Arial" w:hAnsi="Arial" w:cs="Arial"/>
          <w:lang w:eastAsia="es-ES"/>
        </w:rPr>
        <w:lastRenderedPageBreak/>
        <w:t>falta que haya integración entre los integrantes y es por eso que es importante atender a las diferencias y acomodar posibles conflictos</w:t>
      </w:r>
      <w:r w:rsidR="00C108EA" w:rsidRPr="00EE580E">
        <w:rPr>
          <w:rFonts w:ascii="Arial" w:hAnsi="Arial" w:cs="Arial"/>
          <w:lang w:eastAsia="es-ES"/>
        </w:rPr>
        <w:t xml:space="preserve"> </w:t>
      </w:r>
      <w:r w:rsidR="00C108EA" w:rsidRPr="00EE580E">
        <w:rPr>
          <w:rFonts w:ascii="Arial" w:hAnsi="Arial" w:cs="Arial"/>
          <w:lang w:eastAsia="es-ES"/>
        </w:rPr>
        <w:fldChar w:fldCharType="begin"/>
      </w:r>
      <w:r w:rsidR="00C108EA" w:rsidRPr="00EE580E">
        <w:rPr>
          <w:rFonts w:ascii="Arial" w:hAnsi="Arial" w:cs="Arial"/>
          <w:lang w:eastAsia="es-ES"/>
        </w:rPr>
        <w:instrText xml:space="preserve"> ADDIN ZOTERO_ITEM CSL_CITATION {"citationID":"0ClF3xlp","properties":{"formattedCitation":"(Grosu,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instrText>
      </w:r>
      <w:r w:rsidR="00C108EA" w:rsidRPr="00EE580E">
        <w:rPr>
          <w:rFonts w:ascii="Arial" w:hAnsi="Arial" w:cs="Arial"/>
          <w:lang w:eastAsia="es-ES"/>
        </w:rPr>
        <w:fldChar w:fldCharType="separate"/>
      </w:r>
      <w:r w:rsidR="00151D3B" w:rsidRPr="00151D3B">
        <w:rPr>
          <w:rFonts w:ascii="Arial" w:hAnsi="Arial" w:cs="Arial"/>
        </w:rPr>
        <w:t>(Grosu, 2019)</w:t>
      </w:r>
      <w:r w:rsidR="00C108EA" w:rsidRPr="00EE580E">
        <w:rPr>
          <w:rFonts w:ascii="Arial" w:hAnsi="Arial" w:cs="Arial"/>
          <w:lang w:eastAsia="es-ES"/>
        </w:rPr>
        <w:fldChar w:fldCharType="end"/>
      </w:r>
      <w:r w:rsidRPr="00EE580E">
        <w:rPr>
          <w:rFonts w:ascii="Arial" w:hAnsi="Arial" w:cs="Arial"/>
          <w:lang w:eastAsia="es-ES"/>
        </w:rPr>
        <w:t>.</w:t>
      </w:r>
    </w:p>
    <w:p w14:paraId="4B22FD24" w14:textId="402A5D6D"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Tras lo que se ha visto en las páginas anteriores, parece razonable deducir que salvando el dominio, que no incita a la cooperación, sino a la competitividad </w:t>
      </w:r>
      <w:r w:rsidR="00C108EA" w:rsidRPr="00EE580E">
        <w:rPr>
          <w:rFonts w:ascii="Arial" w:hAnsi="Arial" w:cs="Arial"/>
          <w:lang w:eastAsia="es-ES"/>
        </w:rPr>
        <w:fldChar w:fldCharType="begin"/>
      </w:r>
      <w:r w:rsidR="00151D3B">
        <w:rPr>
          <w:rFonts w:ascii="Arial" w:hAnsi="Arial" w:cs="Arial"/>
          <w:lang w:eastAsia="es-ES"/>
        </w:rPr>
        <w:instrText xml:space="preserve"> ADDIN ZOTERO_ITEM CSL_CITATION {"citationID":"vuq93ydP","properties":{"formattedCitation":"(Johnson y Johnson, 1989)","plainCitation":"(Johnson y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108EA" w:rsidRPr="00EE580E">
        <w:rPr>
          <w:rFonts w:ascii="Arial" w:hAnsi="Arial" w:cs="Arial"/>
          <w:lang w:eastAsia="es-ES"/>
        </w:rPr>
        <w:fldChar w:fldCharType="separate"/>
      </w:r>
      <w:r w:rsidR="00151D3B" w:rsidRPr="00151D3B">
        <w:rPr>
          <w:rFonts w:ascii="Arial" w:hAnsi="Arial" w:cs="Arial"/>
        </w:rPr>
        <w:t>(Johnson y Johnson, 1989)</w:t>
      </w:r>
      <w:r w:rsidR="00C108EA" w:rsidRPr="00EE580E">
        <w:rPr>
          <w:rFonts w:ascii="Arial" w:hAnsi="Arial" w:cs="Arial"/>
          <w:lang w:eastAsia="es-ES"/>
        </w:rPr>
        <w:fldChar w:fldCharType="end"/>
      </w:r>
      <w:r w:rsidRPr="00EE580E">
        <w:rPr>
          <w:rFonts w:ascii="Arial" w:hAnsi="Arial" w:cs="Arial"/>
          <w:lang w:eastAsia="es-ES"/>
        </w:rPr>
        <w:t xml:space="preserve"> todas las demás formas de integración </w:t>
      </w:r>
      <w:r w:rsidR="00FE0292">
        <w:rPr>
          <w:rFonts w:ascii="Arial" w:hAnsi="Arial" w:cs="Arial"/>
          <w:lang w:eastAsia="es-ES"/>
        </w:rPr>
        <w:t xml:space="preserve">se </w:t>
      </w:r>
      <w:r w:rsidRPr="00EE580E">
        <w:rPr>
          <w:rFonts w:ascii="Arial" w:hAnsi="Arial" w:cs="Arial"/>
          <w:lang w:eastAsia="es-ES"/>
        </w:rPr>
        <w:t>aplican.</w:t>
      </w:r>
    </w:p>
    <w:p w14:paraId="3A12CD64" w14:textId="43EAA59B" w:rsidR="006C7ABB" w:rsidRPr="00EE580E" w:rsidRDefault="00C108EA" w:rsidP="001147D7">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Analicemos ahora </w:t>
      </w:r>
      <w:r w:rsidR="00FE0292" w:rsidRPr="00EE580E">
        <w:rPr>
          <w:rFonts w:ascii="Arial" w:hAnsi="Arial" w:cs="Arial"/>
          <w:lang w:eastAsia="es-ES"/>
        </w:rPr>
        <w:t>cómo</w:t>
      </w:r>
      <w:r w:rsidRPr="00EE580E">
        <w:rPr>
          <w:rFonts w:ascii="Arial" w:hAnsi="Arial" w:cs="Arial"/>
          <w:lang w:eastAsia="es-ES"/>
        </w:rPr>
        <w:t xml:space="preserve"> se consigue esta afinidad y como se determina la afinidad entre dos alumnos para que puedan o no puedan o quieran o no quieran pertenecer a un mismo grupo.</w:t>
      </w:r>
      <w:r w:rsidR="001147D7">
        <w:rPr>
          <w:rFonts w:ascii="Arial" w:hAnsi="Arial" w:cs="Arial"/>
          <w:lang w:eastAsia="es-ES"/>
        </w:rPr>
        <w:t xml:space="preserve"> </w:t>
      </w:r>
      <w:r w:rsidR="006C7ABB" w:rsidRPr="00EE580E">
        <w:rPr>
          <w:rFonts w:ascii="Arial" w:hAnsi="Arial" w:cs="Arial"/>
          <w:lang w:eastAsia="es-ES"/>
        </w:rPr>
        <w:t xml:space="preserve">A esto vienen a ayudar los test sociométricos. Un test sociométrico </w:t>
      </w:r>
      <w:r w:rsidR="00B26DA3" w:rsidRPr="00EE580E">
        <w:rPr>
          <w:rFonts w:ascii="Arial" w:hAnsi="Arial" w:cs="Arial"/>
          <w:lang w:eastAsia="es-ES"/>
        </w:rPr>
        <w:fldChar w:fldCharType="begin"/>
      </w:r>
      <w:r w:rsidR="00B26DA3" w:rsidRPr="00EE580E">
        <w:rPr>
          <w:rFonts w:ascii="Arial" w:hAnsi="Arial" w:cs="Arial"/>
          <w:lang w:eastAsia="es-ES"/>
        </w:rPr>
        <w:instrText xml:space="preserve"> ADDIN ZOTERO_ITEM CSL_CITATION {"citationID":"t3bHYtjI","properties":{"formattedCitation":"(Grosu,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instrText>
      </w:r>
      <w:r w:rsidR="00B26DA3" w:rsidRPr="00EE580E">
        <w:rPr>
          <w:rFonts w:ascii="Arial" w:hAnsi="Arial" w:cs="Arial"/>
          <w:lang w:eastAsia="es-ES"/>
        </w:rPr>
        <w:fldChar w:fldCharType="separate"/>
      </w:r>
      <w:r w:rsidR="00151D3B" w:rsidRPr="00151D3B">
        <w:rPr>
          <w:rFonts w:ascii="Arial" w:hAnsi="Arial" w:cs="Arial"/>
        </w:rPr>
        <w:t>(Grosu, 2019)</w:t>
      </w:r>
      <w:r w:rsidR="00B26DA3" w:rsidRPr="00EE580E">
        <w:rPr>
          <w:rFonts w:ascii="Arial" w:hAnsi="Arial" w:cs="Arial"/>
          <w:lang w:eastAsia="es-ES"/>
        </w:rPr>
        <w:fldChar w:fldCharType="end"/>
      </w:r>
      <w:r w:rsidR="006C7ABB" w:rsidRPr="00EE580E">
        <w:rPr>
          <w:rFonts w:ascii="Arial" w:hAnsi="Arial" w:cs="Arial"/>
          <w:lang w:eastAsia="es-ES"/>
        </w:rPr>
        <w:t xml:space="preserve"> es una manera de medir, ordenar y representar gráficamente una realidad social y psicosocial.</w:t>
      </w:r>
    </w:p>
    <w:p w14:paraId="7E5E50D0" w14:textId="6003C7A3" w:rsidR="006C7ABB" w:rsidRPr="00EE580E" w:rsidRDefault="006C7ABB" w:rsidP="00A2001B">
      <w:pPr>
        <w:spacing w:afterLines="120" w:after="288" w:line="360" w:lineRule="auto"/>
        <w:ind w:firstLine="709"/>
        <w:jc w:val="both"/>
        <w:rPr>
          <w:rFonts w:ascii="Arial" w:hAnsi="Arial" w:cs="Arial"/>
          <w:lang w:eastAsia="es-ES"/>
        </w:rPr>
      </w:pPr>
      <w:commentRangeStart w:id="692"/>
      <w:commentRangeStart w:id="693"/>
      <w:commentRangeStart w:id="694"/>
      <w:commentRangeStart w:id="695"/>
      <w:r w:rsidRPr="00EE580E">
        <w:rPr>
          <w:rFonts w:ascii="Arial" w:hAnsi="Arial" w:cs="Arial"/>
          <w:lang w:eastAsia="es-ES"/>
        </w:rPr>
        <w:t>El test sociométrico es definido por Jacob Levy Moreno en 1934 al intentar dar solución al problema de agrupar alumnos. Define que hay dos formas de concebir las relaciones grupales, desde el punto de vista afectivo y emocional y desde el punto de vista selectivo y ordenado</w:t>
      </w:r>
      <w:del w:id="696" w:author="MIGUEL FUERTES FERNANDEZ" w:date="2022-08-30T18:26:00Z">
        <w:r w:rsidR="005031C8" w:rsidRPr="00EE580E" w:rsidDel="008F3C09">
          <w:rPr>
            <w:rFonts w:ascii="Arial" w:hAnsi="Arial" w:cs="Arial"/>
            <w:lang w:eastAsia="es-ES"/>
          </w:rPr>
          <w:delText xml:space="preserve"> </w:delText>
        </w:r>
        <w:r w:rsidR="005031C8" w:rsidRPr="00EE580E" w:rsidDel="008F3C09">
          <w:rPr>
            <w:rFonts w:ascii="Arial" w:hAnsi="Arial" w:cs="Arial"/>
            <w:lang w:eastAsia="es-ES"/>
          </w:rPr>
          <w:fldChar w:fldCharType="begin"/>
        </w:r>
        <w:r w:rsidR="008F3C09" w:rsidDel="008F3C09">
          <w:rPr>
            <w:rFonts w:ascii="Arial" w:hAnsi="Arial" w:cs="Arial"/>
            <w:lang w:eastAsia="es-ES"/>
          </w:rPr>
          <w:delInstrText xml:space="preserve"> ADDIN ZOTERO_ITEM CSL_CITATION {"citationID":"2TOCFpRC","properties":{"formattedCitation":"(Universidad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delInstrText>
        </w:r>
        <w:r w:rsidR="005031C8" w:rsidRPr="00EE580E" w:rsidDel="008F3C09">
          <w:rPr>
            <w:rFonts w:ascii="Arial" w:hAnsi="Arial" w:cs="Arial"/>
            <w:lang w:eastAsia="es-ES"/>
          </w:rPr>
          <w:fldChar w:fldCharType="separate"/>
        </w:r>
        <w:r w:rsidR="008F3C09" w:rsidRPr="008F3C09" w:rsidDel="008F3C09">
          <w:rPr>
            <w:rFonts w:ascii="Arial" w:hAnsi="Arial" w:cs="Arial"/>
            <w:szCs w:val="24"/>
          </w:rPr>
          <w:delText>(Universidad de Jaén, 2022)</w:delText>
        </w:r>
        <w:r w:rsidR="005031C8" w:rsidRPr="00EE580E" w:rsidDel="008F3C09">
          <w:rPr>
            <w:rFonts w:ascii="Arial" w:hAnsi="Arial" w:cs="Arial"/>
            <w:lang w:eastAsia="es-ES"/>
          </w:rPr>
          <w:fldChar w:fldCharType="end"/>
        </w:r>
      </w:del>
      <w:ins w:id="697" w:author="MIGUEL FUERTES FERNANDEZ" w:date="2022-08-30T18:26:00Z">
        <w:r w:rsidR="008F3C09">
          <w:rPr>
            <w:rFonts w:ascii="Arial" w:hAnsi="Arial" w:cs="Arial"/>
            <w:lang w:eastAsia="es-ES"/>
          </w:rPr>
          <w:t xml:space="preserve"> </w:t>
        </w:r>
      </w:ins>
      <w:r w:rsidR="008F3C09">
        <w:rPr>
          <w:rFonts w:ascii="Arial" w:hAnsi="Arial" w:cs="Arial"/>
          <w:lang w:eastAsia="es-ES"/>
        </w:rPr>
        <w:fldChar w:fldCharType="begin"/>
      </w:r>
      <w:r w:rsidR="008F3C09">
        <w:rPr>
          <w:rFonts w:ascii="Arial" w:hAnsi="Arial" w:cs="Arial"/>
          <w:lang w:eastAsia="es-ES"/>
        </w:rPr>
        <w:instrText xml:space="preserve"> ADDIN ZOTERO_ITEM CSL_CITATION {"citationID":"zo8PDaqz","properties":{"formattedCitation":"(Universidad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008F3C09">
        <w:rPr>
          <w:rFonts w:ascii="Arial" w:hAnsi="Arial" w:cs="Arial"/>
          <w:lang w:eastAsia="es-ES"/>
        </w:rPr>
        <w:fldChar w:fldCharType="separate"/>
      </w:r>
      <w:r w:rsidR="008F3C09" w:rsidRPr="008F3C09">
        <w:rPr>
          <w:rFonts w:ascii="Arial" w:hAnsi="Arial" w:cs="Arial"/>
          <w:szCs w:val="24"/>
        </w:rPr>
        <w:t>(Universidad de Jaén, 2022)</w:t>
      </w:r>
      <w:r w:rsidR="008F3C09">
        <w:rPr>
          <w:rFonts w:ascii="Arial" w:hAnsi="Arial" w:cs="Arial"/>
          <w:lang w:eastAsia="es-ES"/>
        </w:rPr>
        <w:fldChar w:fldCharType="end"/>
      </w:r>
      <w:r w:rsidRPr="00EE580E">
        <w:rPr>
          <w:rFonts w:ascii="Arial" w:hAnsi="Arial" w:cs="Arial"/>
          <w:lang w:eastAsia="es-ES"/>
        </w:rPr>
        <w:t>.</w:t>
      </w:r>
      <w:commentRangeEnd w:id="692"/>
      <w:r w:rsidR="005031C8" w:rsidRPr="00EE580E">
        <w:rPr>
          <w:rStyle w:val="CommentReference"/>
        </w:rPr>
        <w:commentReference w:id="692"/>
      </w:r>
      <w:commentRangeEnd w:id="693"/>
      <w:r w:rsidR="001147D7">
        <w:rPr>
          <w:rStyle w:val="CommentReference"/>
        </w:rPr>
        <w:commentReference w:id="693"/>
      </w:r>
      <w:commentRangeEnd w:id="694"/>
      <w:r w:rsidR="00A159A3">
        <w:rPr>
          <w:rStyle w:val="CommentReference"/>
        </w:rPr>
        <w:commentReference w:id="694"/>
      </w:r>
      <w:commentRangeEnd w:id="695"/>
      <w:r w:rsidR="004361FD">
        <w:rPr>
          <w:rStyle w:val="CommentReference"/>
        </w:rPr>
        <w:commentReference w:id="695"/>
      </w:r>
    </w:p>
    <w:p w14:paraId="10758E3C" w14:textId="777D3AAF" w:rsidR="006C7ABB" w:rsidRPr="00EE580E" w:rsidRDefault="006C7ABB" w:rsidP="007E4A32">
      <w:pPr>
        <w:spacing w:afterLines="120" w:after="288" w:line="360" w:lineRule="auto"/>
        <w:ind w:firstLine="709"/>
        <w:jc w:val="both"/>
        <w:rPr>
          <w:rFonts w:ascii="Arial" w:hAnsi="Arial" w:cs="Arial"/>
          <w:lang w:eastAsia="es-ES"/>
        </w:rPr>
      </w:pPr>
      <w:r w:rsidRPr="00EE580E">
        <w:rPr>
          <w:rFonts w:ascii="Arial" w:hAnsi="Arial" w:cs="Arial"/>
          <w:lang w:eastAsia="es-ES"/>
        </w:rPr>
        <w:t>El punto de vista afectivo y emocional conforma la manera subjetiva de cómo se han de conformar los grupos. Se define una estructura informal en base a las aportaciones subjetivas de cada sujeto.</w:t>
      </w:r>
      <w:r w:rsidR="001147D7">
        <w:rPr>
          <w:rFonts w:ascii="Arial" w:hAnsi="Arial" w:cs="Arial"/>
          <w:lang w:eastAsia="es-ES"/>
        </w:rPr>
        <w:t xml:space="preserve"> </w:t>
      </w:r>
      <w:r w:rsidRPr="00EE580E">
        <w:rPr>
          <w:rFonts w:ascii="Arial" w:hAnsi="Arial" w:cs="Arial"/>
          <w:lang w:eastAsia="es-ES"/>
        </w:rPr>
        <w:t>El punto de vista selectivo y ordenado, estructura formal, hace referencia a su vez a las cualidades de cada sujeto del grupo.</w:t>
      </w:r>
      <w:r w:rsidR="001147D7">
        <w:rPr>
          <w:rFonts w:ascii="Arial" w:hAnsi="Arial" w:cs="Arial"/>
          <w:lang w:eastAsia="es-ES"/>
        </w:rPr>
        <w:t xml:space="preserve"> </w:t>
      </w:r>
      <w:r w:rsidR="008F3C09">
        <w:rPr>
          <w:rFonts w:ascii="Arial" w:hAnsi="Arial" w:cs="Arial"/>
          <w:lang w:eastAsia="es-ES"/>
        </w:rPr>
        <w:fldChar w:fldCharType="begin"/>
      </w:r>
      <w:r w:rsidR="008F3C09">
        <w:rPr>
          <w:rFonts w:ascii="Arial" w:hAnsi="Arial" w:cs="Arial"/>
          <w:lang w:eastAsia="es-ES"/>
        </w:rPr>
        <w:instrText xml:space="preserve"> ADDIN ZOTERO_ITEM CSL_CITATION {"citationID":"rNZxsPfD","properties":{"formattedCitation":"(Universidad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008F3C09">
        <w:rPr>
          <w:rFonts w:ascii="Arial" w:hAnsi="Arial" w:cs="Arial"/>
          <w:lang w:eastAsia="es-ES"/>
        </w:rPr>
        <w:fldChar w:fldCharType="separate"/>
      </w:r>
      <w:r w:rsidR="008F3C09" w:rsidRPr="008F3C09">
        <w:rPr>
          <w:rFonts w:ascii="Arial" w:hAnsi="Arial" w:cs="Arial"/>
          <w:szCs w:val="24"/>
        </w:rPr>
        <w:t>(Universidad de Jaén, 2022)</w:t>
      </w:r>
      <w:r w:rsidR="008F3C09">
        <w:rPr>
          <w:rFonts w:ascii="Arial" w:hAnsi="Arial" w:cs="Arial"/>
          <w:lang w:eastAsia="es-ES"/>
        </w:rPr>
        <w:fldChar w:fldCharType="end"/>
      </w:r>
      <w:del w:id="698" w:author="MIGUEL FUERTES FERNANDEZ" w:date="2022-08-30T18:26:00Z">
        <w:r w:rsidR="001147D7" w:rsidRPr="004A7E69" w:rsidDel="008F3C09">
          <w:rPr>
            <w:rFonts w:ascii="Arial" w:hAnsi="Arial" w:cs="Arial"/>
            <w:highlight w:val="yellow"/>
            <w:lang w:eastAsia="es-ES"/>
          </w:rPr>
          <w:delText>(</w:delText>
        </w:r>
        <w:r w:rsidR="00C44288" w:rsidRPr="004A7E69" w:rsidDel="008F3C09">
          <w:rPr>
            <w:rFonts w:ascii="Arial" w:hAnsi="Arial" w:cs="Arial"/>
            <w:highlight w:val="yellow"/>
            <w:lang w:eastAsia="es-ES"/>
          </w:rPr>
          <w:delText>Universidad de Jaén, 2022</w:delText>
        </w:r>
        <w:r w:rsidR="001147D7" w:rsidRPr="004A7E69" w:rsidDel="008F3C09">
          <w:rPr>
            <w:rFonts w:ascii="Arial" w:hAnsi="Arial" w:cs="Arial"/>
            <w:highlight w:val="yellow"/>
            <w:lang w:eastAsia="es-ES"/>
          </w:rPr>
          <w:delText>)</w:delText>
        </w:r>
      </w:del>
    </w:p>
    <w:p w14:paraId="51DFD6EC" w14:textId="76AED5AC" w:rsidR="006C7ABB" w:rsidRPr="00EE580E" w:rsidRDefault="006C7ABB" w:rsidP="008A4AC6">
      <w:pPr>
        <w:spacing w:afterLines="120" w:after="288" w:line="360" w:lineRule="auto"/>
        <w:ind w:firstLine="709"/>
        <w:jc w:val="both"/>
        <w:rPr>
          <w:rFonts w:ascii="Arial" w:hAnsi="Arial" w:cs="Arial"/>
          <w:lang w:eastAsia="es-ES"/>
        </w:rPr>
      </w:pPr>
      <w:r w:rsidRPr="00EE580E">
        <w:rPr>
          <w:rFonts w:ascii="Arial" w:hAnsi="Arial" w:cs="Arial"/>
          <w:lang w:eastAsia="es-ES"/>
        </w:rPr>
        <w:t>De esta manera, Jacob, describe el test sociométrico como el procedimiento de observación y análisis de las relaciones grupales que propicia índices y representaciones graficas que facilitan la descripción de la estructura de las relaciones de naturaleza afectiva.</w:t>
      </w:r>
      <w:r w:rsidR="001147D7">
        <w:rPr>
          <w:rFonts w:ascii="Arial" w:hAnsi="Arial" w:cs="Arial"/>
          <w:lang w:eastAsia="es-ES"/>
        </w:rPr>
        <w:t xml:space="preserve"> </w:t>
      </w:r>
      <w:r w:rsidRPr="00EE580E">
        <w:rPr>
          <w:rFonts w:ascii="Arial" w:hAnsi="Arial" w:cs="Arial"/>
          <w:lang w:eastAsia="es-ES"/>
        </w:rPr>
        <w:t>Este método esconde ciertas dificultades a la hora de utilizarlo por parte del docente, como es el conocer la red de relaciones en el grupo/clase y descubrir las características de los alumnos.</w:t>
      </w:r>
      <w:r w:rsidR="001147D7">
        <w:rPr>
          <w:rFonts w:ascii="Arial" w:hAnsi="Arial" w:cs="Arial"/>
          <w:lang w:eastAsia="es-ES"/>
        </w:rPr>
        <w:t xml:space="preserve"> </w:t>
      </w:r>
      <w:r w:rsidR="008F3C09">
        <w:rPr>
          <w:rFonts w:ascii="Arial" w:hAnsi="Arial" w:cs="Arial"/>
          <w:highlight w:val="yellow"/>
          <w:lang w:eastAsia="es-ES"/>
        </w:rPr>
        <w:fldChar w:fldCharType="begin"/>
      </w:r>
      <w:r w:rsidR="008F3C09">
        <w:rPr>
          <w:rFonts w:ascii="Arial" w:hAnsi="Arial" w:cs="Arial"/>
          <w:highlight w:val="yellow"/>
          <w:lang w:eastAsia="es-ES"/>
        </w:rPr>
        <w:instrText xml:space="preserve"> ADDIN ZOTERO_ITEM CSL_CITATION {"citationID":"ckuOJuF1","properties":{"formattedCitation":"(Universidad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008F3C09">
        <w:rPr>
          <w:rFonts w:ascii="Arial" w:hAnsi="Arial" w:cs="Arial"/>
          <w:highlight w:val="yellow"/>
          <w:lang w:eastAsia="es-ES"/>
        </w:rPr>
        <w:fldChar w:fldCharType="separate"/>
      </w:r>
      <w:r w:rsidR="008F3C09" w:rsidRPr="008F3C09">
        <w:rPr>
          <w:rFonts w:ascii="Arial" w:hAnsi="Arial" w:cs="Arial"/>
          <w:szCs w:val="24"/>
        </w:rPr>
        <w:t>(Universidad de Jaén, 2022)</w:t>
      </w:r>
      <w:r w:rsidR="008F3C09">
        <w:rPr>
          <w:rFonts w:ascii="Arial" w:hAnsi="Arial" w:cs="Arial"/>
          <w:highlight w:val="yellow"/>
          <w:lang w:eastAsia="es-ES"/>
        </w:rPr>
        <w:fldChar w:fldCharType="end"/>
      </w:r>
    </w:p>
    <w:p w14:paraId="5AEC3346" w14:textId="3B4EBCA3" w:rsidR="006C7ABB" w:rsidRPr="00EE580E" w:rsidRDefault="006C7ABB" w:rsidP="00CA1B20">
      <w:pPr>
        <w:spacing w:afterLines="120" w:after="288" w:line="360" w:lineRule="auto"/>
        <w:ind w:firstLine="709"/>
        <w:jc w:val="both"/>
        <w:rPr>
          <w:rFonts w:ascii="Arial" w:hAnsi="Arial" w:cs="Arial"/>
          <w:lang w:eastAsia="es-ES"/>
        </w:rPr>
      </w:pPr>
      <w:r w:rsidRPr="00EE580E">
        <w:rPr>
          <w:rFonts w:ascii="Arial" w:hAnsi="Arial" w:cs="Arial"/>
          <w:lang w:eastAsia="es-ES"/>
        </w:rPr>
        <w:t>El test sociométrico se emplea en grupos naturales donde los miembros se conocen entre sí, se utiliza este conocimiento para realizar las preguntas pertinentes. Se informa de los deseos subjetivos de los distintos miembros. Se hacen preguntas concretas que condicionan la interpretación de los resultados que luego son útiles para realizar las intervenciones.</w:t>
      </w:r>
      <w:r w:rsidR="001147D7">
        <w:rPr>
          <w:rFonts w:ascii="Arial" w:hAnsi="Arial" w:cs="Arial"/>
          <w:lang w:eastAsia="es-ES"/>
        </w:rPr>
        <w:t xml:space="preserve"> </w:t>
      </w:r>
      <w:r w:rsidRPr="00EE580E">
        <w:rPr>
          <w:rFonts w:ascii="Arial" w:hAnsi="Arial" w:cs="Arial"/>
          <w:lang w:eastAsia="es-ES"/>
        </w:rPr>
        <w:t xml:space="preserve">Con estas consideraciones, se puede decir que el test aborda dos funciones principales, una descriptiva, explicando la estructura interna de las atracciones y rechazos dentro del grupo, los roles diferenciados, la organización, las personas significativas o </w:t>
      </w:r>
      <w:r w:rsidR="001147D7" w:rsidRPr="00EE580E">
        <w:rPr>
          <w:rFonts w:ascii="Arial" w:hAnsi="Arial" w:cs="Arial"/>
          <w:lang w:eastAsia="es-ES"/>
        </w:rPr>
        <w:t>líderes</w:t>
      </w:r>
      <w:r w:rsidRPr="00EE580E">
        <w:rPr>
          <w:rFonts w:ascii="Arial" w:hAnsi="Arial" w:cs="Arial"/>
          <w:lang w:eastAsia="es-ES"/>
        </w:rPr>
        <w:t xml:space="preserve">, las configuraciones grupales, etc. y una función explicativa, que relación la estructura con el </w:t>
      </w:r>
      <w:r w:rsidRPr="00EE580E">
        <w:rPr>
          <w:rFonts w:ascii="Arial" w:hAnsi="Arial" w:cs="Arial"/>
          <w:lang w:eastAsia="es-ES"/>
        </w:rPr>
        <w:lastRenderedPageBreak/>
        <w:t>funcionamiento normal del grupo, los valores, los efectos de las variables externas, la solidaridad, la obediencia, etc.</w:t>
      </w:r>
      <w:r w:rsidR="001147D7">
        <w:rPr>
          <w:rFonts w:ascii="Arial" w:hAnsi="Arial" w:cs="Arial"/>
          <w:lang w:eastAsia="es-ES"/>
        </w:rPr>
        <w:t xml:space="preserve"> </w:t>
      </w:r>
      <w:r w:rsidR="00256985">
        <w:rPr>
          <w:rFonts w:ascii="Arial" w:hAnsi="Arial" w:cs="Arial"/>
          <w:highlight w:val="yellow"/>
          <w:lang w:eastAsia="es-ES"/>
        </w:rPr>
        <w:fldChar w:fldCharType="begin"/>
      </w:r>
      <w:r w:rsidR="00256985">
        <w:rPr>
          <w:rFonts w:ascii="Arial" w:hAnsi="Arial" w:cs="Arial"/>
          <w:highlight w:val="yellow"/>
          <w:lang w:eastAsia="es-ES"/>
        </w:rPr>
        <w:instrText xml:space="preserve"> ADDIN ZOTERO_ITEM CSL_CITATION {"citationID":"2uDMKaJ7","properties":{"formattedCitation":"(Universidad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00256985">
        <w:rPr>
          <w:rFonts w:ascii="Arial" w:hAnsi="Arial" w:cs="Arial"/>
          <w:highlight w:val="yellow"/>
          <w:lang w:eastAsia="es-ES"/>
        </w:rPr>
        <w:fldChar w:fldCharType="separate"/>
      </w:r>
      <w:r w:rsidR="00256985" w:rsidRPr="00256985">
        <w:rPr>
          <w:rFonts w:ascii="Arial" w:hAnsi="Arial" w:cs="Arial"/>
          <w:szCs w:val="24"/>
        </w:rPr>
        <w:t>(Universidad de Jaén, 2022)</w:t>
      </w:r>
      <w:r w:rsidR="00256985">
        <w:rPr>
          <w:rFonts w:ascii="Arial" w:hAnsi="Arial" w:cs="Arial"/>
          <w:highlight w:val="yellow"/>
          <w:lang w:eastAsia="es-ES"/>
        </w:rPr>
        <w:fldChar w:fldCharType="end"/>
      </w:r>
    </w:p>
    <w:p w14:paraId="3FF7DC4D" w14:textId="49D99DB1" w:rsidR="006C7ABB" w:rsidRPr="00EE580E" w:rsidRDefault="00BC4559" w:rsidP="00CA1B20">
      <w:pPr>
        <w:spacing w:afterLines="120" w:after="288" w:line="360" w:lineRule="auto"/>
        <w:ind w:firstLine="709"/>
        <w:jc w:val="both"/>
        <w:rPr>
          <w:rFonts w:ascii="Arial" w:hAnsi="Arial" w:cs="Arial"/>
          <w:lang w:eastAsia="es-ES"/>
        </w:rPr>
      </w:pPr>
      <w:r>
        <w:rPr>
          <w:rFonts w:ascii="Arial" w:hAnsi="Arial" w:cs="Arial"/>
          <w:lang w:eastAsia="es-ES"/>
        </w:rPr>
        <w:t xml:space="preserve">Según </w:t>
      </w:r>
      <w:r w:rsidR="00C44288" w:rsidRPr="00256985">
        <w:rPr>
          <w:rFonts w:ascii="Arial" w:hAnsi="Arial" w:cs="Arial"/>
          <w:lang w:eastAsia="es-ES"/>
          <w:rPrChange w:id="699" w:author="MIGUEL FUERTES FERNANDEZ" w:date="2022-08-30T18:27:00Z">
            <w:rPr>
              <w:rFonts w:ascii="Arial" w:hAnsi="Arial" w:cs="Arial"/>
              <w:highlight w:val="yellow"/>
              <w:lang w:eastAsia="es-ES"/>
            </w:rPr>
          </w:rPrChange>
        </w:rPr>
        <w:t>la Universidad de Jaén (2022)</w:t>
      </w:r>
      <w:r w:rsidRPr="00256985">
        <w:rPr>
          <w:rFonts w:ascii="Arial" w:hAnsi="Arial" w:cs="Arial"/>
          <w:lang w:eastAsia="es-ES"/>
        </w:rPr>
        <w:t>,</w:t>
      </w:r>
      <w:r>
        <w:rPr>
          <w:rFonts w:ascii="Arial" w:hAnsi="Arial" w:cs="Arial"/>
          <w:lang w:eastAsia="es-ES"/>
        </w:rPr>
        <w:t xml:space="preserve"> el test sociométrico o</w:t>
      </w:r>
      <w:r w:rsidR="006C7ABB" w:rsidRPr="00EE580E">
        <w:rPr>
          <w:rFonts w:ascii="Arial" w:hAnsi="Arial" w:cs="Arial"/>
          <w:lang w:eastAsia="es-ES"/>
        </w:rPr>
        <w:t>frece una visión global de la estructura del grupo y el estatus individual, da una idea clara de cómo es el individuo dentro de su grupo. Evidencia la existencia de subgrupos dentro del grupo principal, grupos afectivos o de funcionamiento. Da a conocer las características que describen a las distintas figuras o roles dentro del grupo. Descubre factores discriminatorios dentro del grupo, bien sea sexo, raza, estatus social o cualquier otro factor. Permite observar la variación del interés, al ser un grupo en el tiempo el interés puede cambiar de un objetivo a otro. Y por último permite extraer conclusiones con fines de intervención a fin de mejorar la relación.</w:t>
      </w:r>
      <w:r>
        <w:rPr>
          <w:rFonts w:ascii="Arial" w:hAnsi="Arial" w:cs="Arial"/>
          <w:lang w:eastAsia="es-ES"/>
        </w:rPr>
        <w:t xml:space="preserve"> </w:t>
      </w:r>
      <w:r w:rsidR="006C7ABB" w:rsidRPr="00EE580E">
        <w:rPr>
          <w:rFonts w:ascii="Arial" w:hAnsi="Arial" w:cs="Arial"/>
          <w:lang w:eastAsia="es-ES"/>
        </w:rPr>
        <w:t>Sin embargo, ofrece algunas limitaciones, como, por ejemplo, que los datos obtenidos son solo indicios hay que proveerse de técnicas adicionales para encontrar las causas y que la interpretación de datos exige preparación adicional.</w:t>
      </w:r>
    </w:p>
    <w:p w14:paraId="22CB5369" w14:textId="3C836133"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El proceso </w:t>
      </w:r>
      <w:r w:rsidR="00BC4559">
        <w:rPr>
          <w:rFonts w:ascii="Arial" w:hAnsi="Arial" w:cs="Arial"/>
          <w:lang w:eastAsia="es-ES"/>
        </w:rPr>
        <w:t xml:space="preserve">para la realización de un test sociométrico según </w:t>
      </w:r>
      <w:r w:rsidR="00C44288" w:rsidRPr="00256985">
        <w:rPr>
          <w:rFonts w:ascii="Arial" w:hAnsi="Arial" w:cs="Arial"/>
          <w:lang w:eastAsia="es-ES"/>
          <w:rPrChange w:id="700" w:author="MIGUEL FUERTES FERNANDEZ" w:date="2022-08-30T18:27:00Z">
            <w:rPr>
              <w:rFonts w:ascii="Arial" w:hAnsi="Arial" w:cs="Arial"/>
              <w:highlight w:val="yellow"/>
              <w:lang w:eastAsia="es-ES"/>
            </w:rPr>
          </w:rPrChange>
        </w:rPr>
        <w:t>la Universidad de Jaén (2022)</w:t>
      </w:r>
      <w:r w:rsidR="00BC4559">
        <w:rPr>
          <w:rFonts w:ascii="Arial" w:hAnsi="Arial" w:cs="Arial"/>
          <w:lang w:eastAsia="es-ES"/>
        </w:rPr>
        <w:t xml:space="preserve"> </w:t>
      </w:r>
      <w:r w:rsidRPr="00EE580E">
        <w:rPr>
          <w:rFonts w:ascii="Arial" w:hAnsi="Arial" w:cs="Arial"/>
          <w:lang w:eastAsia="es-ES"/>
        </w:rPr>
        <w:t>consta de varias fases, unas con interacción con los alumnos y otras de trabajo por parte del docente. Se inicia con una pregunta o series de preguntas relacionadas con lo académico, con lo personal o con el ocio del alumno, esperando una lista de elecciones y rechazos.</w:t>
      </w:r>
    </w:p>
    <w:p w14:paraId="6D4BAA06" w14:textId="6B7B311F" w:rsidR="006C7ABB" w:rsidRPr="00EE580E" w:rsidRDefault="006C7ABB" w:rsidP="00A2001B">
      <w:pPr>
        <w:spacing w:afterLines="120" w:after="288" w:line="360" w:lineRule="auto"/>
        <w:ind w:firstLine="709"/>
        <w:jc w:val="both"/>
        <w:rPr>
          <w:rFonts w:ascii="Arial" w:hAnsi="Arial" w:cs="Arial"/>
          <w:lang w:eastAsia="es-ES"/>
        </w:rPr>
      </w:pPr>
      <w:proofErr w:type="spellStart"/>
      <w:r w:rsidRPr="00EE580E">
        <w:rPr>
          <w:rFonts w:ascii="Arial" w:hAnsi="Arial" w:cs="Arial"/>
          <w:lang w:eastAsia="es-ES"/>
        </w:rPr>
        <w:t>Grosu</w:t>
      </w:r>
      <w:proofErr w:type="spellEnd"/>
      <w:r w:rsidRPr="00EE580E">
        <w:rPr>
          <w:rFonts w:ascii="Arial" w:hAnsi="Arial" w:cs="Arial"/>
          <w:lang w:eastAsia="es-ES"/>
        </w:rPr>
        <w:t xml:space="preserve"> </w:t>
      </w:r>
      <w:r w:rsidR="00BC4559">
        <w:rPr>
          <w:rFonts w:ascii="Arial" w:hAnsi="Arial" w:cs="Arial"/>
          <w:lang w:eastAsia="es-ES"/>
        </w:rPr>
        <w:t xml:space="preserve">(2019) </w:t>
      </w:r>
      <w:r w:rsidRPr="00EE580E">
        <w:rPr>
          <w:rFonts w:ascii="Arial" w:hAnsi="Arial" w:cs="Arial"/>
          <w:lang w:eastAsia="es-ES"/>
        </w:rPr>
        <w:t xml:space="preserve">utilizaba para su estudio las preguntas de </w:t>
      </w:r>
      <w:r w:rsidRPr="00EE580E">
        <w:rPr>
          <w:rFonts w:ascii="Arial" w:hAnsi="Arial" w:cs="Arial"/>
          <w:i/>
          <w:iCs/>
          <w:lang w:eastAsia="es-ES"/>
        </w:rPr>
        <w:t>“¿Con quién si …?</w:t>
      </w:r>
      <w:r w:rsidRPr="00EE580E">
        <w:rPr>
          <w:rFonts w:ascii="Arial" w:hAnsi="Arial" w:cs="Arial"/>
          <w:lang w:eastAsia="es-ES"/>
        </w:rPr>
        <w:t xml:space="preserve">” y </w:t>
      </w:r>
      <w:r w:rsidRPr="00EE580E">
        <w:rPr>
          <w:rFonts w:ascii="Arial" w:hAnsi="Arial" w:cs="Arial"/>
          <w:i/>
          <w:iCs/>
          <w:lang w:eastAsia="es-ES"/>
        </w:rPr>
        <w:t>“¿Con quién no…?</w:t>
      </w:r>
      <w:r w:rsidRPr="00EE580E">
        <w:rPr>
          <w:rFonts w:ascii="Arial" w:hAnsi="Arial" w:cs="Arial"/>
          <w:lang w:eastAsia="es-ES"/>
        </w:rPr>
        <w:t>”. Se pueden realizar las preguntas que el profesor estime necesarias, pero teniendo siempre presente lo antes mencionado, los ámbitos, si bien tiene relación con lo académico, lo profesional y el ocio también definen al alumno y son necesarias de tener en cuenta.</w:t>
      </w:r>
    </w:p>
    <w:p w14:paraId="013F5479" w14:textId="70186CB2" w:rsidR="006C7ABB" w:rsidRPr="00EE580E" w:rsidRDefault="006C7ABB" w:rsidP="008A4AC6">
      <w:pPr>
        <w:spacing w:afterLines="120" w:after="288" w:line="360" w:lineRule="auto"/>
        <w:ind w:firstLine="709"/>
        <w:jc w:val="both"/>
        <w:rPr>
          <w:rFonts w:ascii="Arial" w:hAnsi="Arial" w:cs="Arial"/>
          <w:lang w:eastAsia="es-ES"/>
        </w:rPr>
      </w:pPr>
      <w:r w:rsidRPr="00EE580E">
        <w:rPr>
          <w:rFonts w:ascii="Arial" w:hAnsi="Arial" w:cs="Arial"/>
          <w:lang w:eastAsia="es-ES"/>
        </w:rPr>
        <w:t>Estas preguntas tienen que ser respondidas honestamente. Para que el test tenga valor y dibuje claramente las relaciones entre los alumnos, las respuestas de estos deben de ser sinceras. Una vez la batería de respuestas se han respondido se elabora una “</w:t>
      </w:r>
      <w:proofErr w:type="spellStart"/>
      <w:r w:rsidRPr="00EE580E">
        <w:rPr>
          <w:rFonts w:ascii="Arial" w:hAnsi="Arial" w:cs="Arial"/>
          <w:lang w:eastAsia="es-ES"/>
        </w:rPr>
        <w:t>sociomatriz</w:t>
      </w:r>
      <w:proofErr w:type="spellEnd"/>
      <w:r w:rsidRPr="00EE580E">
        <w:rPr>
          <w:rFonts w:ascii="Arial" w:hAnsi="Arial" w:cs="Arial"/>
          <w:lang w:eastAsia="es-ES"/>
        </w:rPr>
        <w:t>”, o una tabla de doble entrada relacionando cada alumno con sus compañeros. Las columnas y las filas son los nombres de los compañeros, la diagonal entonces no se tiene en cuenta porque es el índice de relación de un alumno consigo mismo. Se marca como si o no o un valor numérico la relación entre el alumno A (fila) con el alumno B (columna) y se suman los resultados al final de la tabla.</w:t>
      </w:r>
    </w:p>
    <w:p w14:paraId="75986917" w14:textId="77777777"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En el ejemplo se ven los impactos positivos y negativos entre los estudiantes. En base a esta tabla se saca una valoración, un promedio.</w:t>
      </w:r>
    </w:p>
    <w:p w14:paraId="73048DF7" w14:textId="77777777" w:rsidR="006C7ABB" w:rsidRPr="00EE580E" w:rsidRDefault="006C7ABB" w:rsidP="00A2001B">
      <w:pPr>
        <w:spacing w:afterLines="120" w:after="288" w:line="360" w:lineRule="auto"/>
        <w:ind w:firstLine="709"/>
        <w:jc w:val="both"/>
        <w:rPr>
          <w:rFonts w:ascii="Arial" w:hAnsi="Arial" w:cs="Arial"/>
          <w:b/>
          <w:bCs/>
          <w:lang w:eastAsia="es-ES"/>
        </w:rPr>
      </w:pPr>
    </w:p>
    <w:p w14:paraId="60B3804B" w14:textId="4B3A7375" w:rsidR="00060821" w:rsidRPr="003F623C" w:rsidRDefault="00060821" w:rsidP="003F623C">
      <w:pPr>
        <w:pStyle w:val="Caption"/>
        <w:keepNext/>
        <w:jc w:val="center"/>
        <w:rPr>
          <w:rFonts w:ascii="Arial" w:hAnsi="Arial" w:cs="Arial"/>
          <w:i w:val="0"/>
          <w:iCs w:val="0"/>
          <w:color w:val="auto"/>
          <w:sz w:val="22"/>
          <w:szCs w:val="22"/>
        </w:rPr>
      </w:pPr>
      <w:bookmarkStart w:id="701" w:name="_Toc112699709"/>
      <w:r w:rsidRPr="003F623C">
        <w:rPr>
          <w:rFonts w:ascii="Arial" w:hAnsi="Arial" w:cs="Arial"/>
          <w:i w:val="0"/>
          <w:iCs w:val="0"/>
          <w:color w:val="auto"/>
          <w:sz w:val="22"/>
          <w:szCs w:val="22"/>
        </w:rPr>
        <w:t xml:space="preserve">Tabla </w:t>
      </w:r>
      <w:r w:rsidRPr="003F623C">
        <w:rPr>
          <w:rFonts w:ascii="Arial" w:hAnsi="Arial" w:cs="Arial"/>
          <w:i w:val="0"/>
          <w:iCs w:val="0"/>
          <w:color w:val="auto"/>
          <w:sz w:val="22"/>
          <w:szCs w:val="22"/>
        </w:rPr>
        <w:fldChar w:fldCharType="begin"/>
      </w:r>
      <w:r w:rsidRPr="003F623C">
        <w:rPr>
          <w:rFonts w:ascii="Arial" w:hAnsi="Arial" w:cs="Arial"/>
          <w:i w:val="0"/>
          <w:iCs w:val="0"/>
          <w:color w:val="auto"/>
          <w:sz w:val="22"/>
          <w:szCs w:val="22"/>
        </w:rPr>
        <w:instrText xml:space="preserve"> SEQ Tabla \* ARABIC </w:instrText>
      </w:r>
      <w:r w:rsidRPr="003F623C">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3</w:t>
      </w:r>
      <w:r w:rsidRPr="003F623C">
        <w:rPr>
          <w:rFonts w:ascii="Arial" w:hAnsi="Arial" w:cs="Arial"/>
          <w:i w:val="0"/>
          <w:iCs w:val="0"/>
          <w:color w:val="auto"/>
          <w:sz w:val="22"/>
          <w:szCs w:val="22"/>
        </w:rPr>
        <w:fldChar w:fldCharType="end"/>
      </w:r>
      <w:r w:rsidRPr="003F623C">
        <w:rPr>
          <w:rFonts w:ascii="Arial" w:hAnsi="Arial" w:cs="Arial"/>
          <w:i w:val="0"/>
          <w:iCs w:val="0"/>
          <w:color w:val="auto"/>
          <w:sz w:val="22"/>
          <w:szCs w:val="22"/>
        </w:rPr>
        <w:t>. Matriz Sociométrica</w:t>
      </w:r>
      <w:bookmarkEnd w:id="701"/>
    </w:p>
    <w:p w14:paraId="16F13EF4" w14:textId="77777777" w:rsidR="00E82B87" w:rsidRPr="00EE580E" w:rsidRDefault="006C7ABB" w:rsidP="00A2001B">
      <w:pPr>
        <w:keepNext/>
        <w:spacing w:afterLines="120" w:after="288" w:line="360" w:lineRule="auto"/>
        <w:ind w:firstLine="709"/>
        <w:jc w:val="both"/>
      </w:pPr>
      <w:r w:rsidRPr="00A2001B">
        <w:rPr>
          <w:rFonts w:ascii="Arial" w:hAnsi="Arial" w:cs="Arial"/>
          <w:noProof/>
          <w:lang w:eastAsia="es-ES_tradnl"/>
        </w:rPr>
        <w:drawing>
          <wp:inline distT="0" distB="0" distL="0" distR="0" wp14:anchorId="47DC921F" wp14:editId="73DE8B59">
            <wp:extent cx="5280991" cy="2257264"/>
            <wp:effectExtent l="0" t="0" r="2540" b="3810"/>
            <wp:docPr id="8" name="Imagen 8" descr="Tabl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 Calendari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293143" cy="2262458"/>
                    </a:xfrm>
                    <a:prstGeom prst="rect">
                      <a:avLst/>
                    </a:prstGeom>
                  </pic:spPr>
                </pic:pic>
              </a:graphicData>
            </a:graphic>
          </wp:inline>
        </w:drawing>
      </w:r>
    </w:p>
    <w:p w14:paraId="4008D3B5" w14:textId="3E197324" w:rsidR="00E82B87" w:rsidRPr="003F623C" w:rsidRDefault="00060821" w:rsidP="00A2001B">
      <w:pPr>
        <w:pStyle w:val="Caption"/>
        <w:jc w:val="center"/>
        <w:rPr>
          <w:rFonts w:ascii="Arial" w:hAnsi="Arial" w:cs="Arial"/>
          <w:i w:val="0"/>
          <w:iCs w:val="0"/>
          <w:color w:val="auto"/>
          <w:sz w:val="22"/>
          <w:szCs w:val="22"/>
        </w:rPr>
      </w:pPr>
      <w:r w:rsidRPr="003F623C">
        <w:rPr>
          <w:rFonts w:ascii="Arial" w:hAnsi="Arial" w:cs="Arial"/>
          <w:i w:val="0"/>
          <w:iCs w:val="0"/>
          <w:color w:val="auto"/>
          <w:sz w:val="22"/>
          <w:szCs w:val="22"/>
        </w:rPr>
        <w:t>Fuente:</w:t>
      </w:r>
      <w:r w:rsidR="00E82B87" w:rsidRPr="003F623C">
        <w:rPr>
          <w:rFonts w:ascii="Arial" w:hAnsi="Arial" w:cs="Arial"/>
          <w:i w:val="0"/>
          <w:iCs w:val="0"/>
          <w:color w:val="auto"/>
          <w:sz w:val="22"/>
          <w:szCs w:val="22"/>
        </w:rPr>
        <w:t xml:space="preserve"> </w:t>
      </w:r>
      <w:r w:rsidRPr="003F623C">
        <w:rPr>
          <w:rFonts w:ascii="Arial" w:hAnsi="Arial" w:cs="Arial"/>
          <w:i w:val="0"/>
          <w:iCs w:val="0"/>
          <w:color w:val="auto"/>
          <w:sz w:val="22"/>
          <w:szCs w:val="22"/>
        </w:rPr>
        <w:fldChar w:fldCharType="begin"/>
      </w:r>
      <w:r w:rsidR="008F3C09">
        <w:rPr>
          <w:rFonts w:ascii="Arial" w:hAnsi="Arial" w:cs="Arial"/>
          <w:i w:val="0"/>
          <w:iCs w:val="0"/>
          <w:color w:val="auto"/>
          <w:sz w:val="22"/>
          <w:szCs w:val="22"/>
        </w:rPr>
        <w:instrText xml:space="preserve"> ADDIN ZOTERO_ITEM CSL_CITATION {"citationID":"EiLordUV","properties":{"formattedCitation":"(Universidad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Pr="003F623C">
        <w:rPr>
          <w:rFonts w:ascii="Arial" w:hAnsi="Arial" w:cs="Arial"/>
          <w:i w:val="0"/>
          <w:iCs w:val="0"/>
          <w:color w:val="auto"/>
          <w:sz w:val="22"/>
          <w:szCs w:val="22"/>
        </w:rPr>
        <w:fldChar w:fldCharType="separate"/>
      </w:r>
      <w:r w:rsidR="008F3C09" w:rsidRPr="008F3C09">
        <w:rPr>
          <w:rFonts w:ascii="Arial" w:hAnsi="Arial" w:cs="Arial"/>
          <w:sz w:val="22"/>
          <w:szCs w:val="24"/>
        </w:rPr>
        <w:t>(Universidad de Jaén, 2022)</w:t>
      </w:r>
      <w:r w:rsidRPr="003F623C">
        <w:rPr>
          <w:rFonts w:ascii="Arial" w:hAnsi="Arial" w:cs="Arial"/>
          <w:i w:val="0"/>
          <w:iCs w:val="0"/>
          <w:color w:val="auto"/>
          <w:sz w:val="22"/>
          <w:szCs w:val="22"/>
        </w:rPr>
        <w:fldChar w:fldCharType="end"/>
      </w:r>
    </w:p>
    <w:p w14:paraId="10C736CB" w14:textId="75FA1B2B" w:rsidR="006C7ABB" w:rsidRPr="00EE580E" w:rsidRDefault="006C7ABB" w:rsidP="00A2001B">
      <w:pPr>
        <w:spacing w:afterLines="120" w:after="288" w:line="360" w:lineRule="auto"/>
        <w:ind w:firstLine="709"/>
        <w:jc w:val="both"/>
        <w:rPr>
          <w:rFonts w:ascii="Arial" w:hAnsi="Arial" w:cs="Arial"/>
          <w:lang w:eastAsia="es-ES"/>
        </w:rPr>
      </w:pPr>
    </w:p>
    <w:p w14:paraId="6905CC5C" w14:textId="740ED1EF"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 xml:space="preserve">El siguiente paso es realizar un sociograma. En este caso se confecciona un gráfico en </w:t>
      </w:r>
      <w:r w:rsidR="00BC4559" w:rsidRPr="00EE580E">
        <w:rPr>
          <w:rFonts w:ascii="Arial" w:hAnsi="Arial" w:cs="Arial"/>
          <w:lang w:eastAsia="es-ES"/>
        </w:rPr>
        <w:t>círculo</w:t>
      </w:r>
      <w:r w:rsidRPr="00EE580E">
        <w:rPr>
          <w:rFonts w:ascii="Arial" w:hAnsi="Arial" w:cs="Arial"/>
          <w:lang w:eastAsia="es-ES"/>
        </w:rPr>
        <w:t xml:space="preserve"> donde a modo de diana se representan los estudiantes, los más valorados más próximos al más valorado y de ahí hacia afuera. Así en el este ejemplo podríamos ver que el estudiante más valorado con tres positivos y un negativo (impacto de 4) es el estudiante 3 que colocaríamos en el centro. </w:t>
      </w:r>
    </w:p>
    <w:p w14:paraId="2B6FA19A" w14:textId="2527EC96" w:rsidR="005567E3" w:rsidRPr="003F623C" w:rsidRDefault="005567E3" w:rsidP="003F623C">
      <w:pPr>
        <w:pStyle w:val="Caption"/>
        <w:keepNext/>
        <w:jc w:val="center"/>
        <w:rPr>
          <w:rFonts w:ascii="Arial" w:hAnsi="Arial" w:cs="Arial"/>
          <w:i w:val="0"/>
          <w:iCs w:val="0"/>
          <w:color w:val="auto"/>
          <w:sz w:val="22"/>
          <w:szCs w:val="22"/>
        </w:rPr>
      </w:pPr>
      <w:bookmarkStart w:id="702" w:name="_Toc112776566"/>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2</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Diagrama del test Sociométrico</w:t>
      </w:r>
      <w:bookmarkEnd w:id="702"/>
    </w:p>
    <w:p w14:paraId="227E0878" w14:textId="77777777" w:rsidR="00E82B87" w:rsidRPr="00EE580E" w:rsidRDefault="006C7ABB" w:rsidP="00A2001B">
      <w:pPr>
        <w:keepNext/>
        <w:spacing w:afterLines="120" w:after="288" w:line="360" w:lineRule="auto"/>
        <w:ind w:firstLine="709"/>
        <w:jc w:val="center"/>
      </w:pPr>
      <w:commentRangeStart w:id="703"/>
      <w:r w:rsidRPr="00A2001B">
        <w:rPr>
          <w:rFonts w:ascii="Arial" w:hAnsi="Arial" w:cs="Arial"/>
          <w:b/>
          <w:bCs/>
          <w:noProof/>
          <w:lang w:eastAsia="es-ES_tradnl"/>
        </w:rPr>
        <w:drawing>
          <wp:inline distT="0" distB="0" distL="0" distR="0" wp14:anchorId="3B94B83D" wp14:editId="536CCD02">
            <wp:extent cx="3821479" cy="3200796"/>
            <wp:effectExtent l="0" t="0" r="127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841077" cy="3217211"/>
                    </a:xfrm>
                    <a:prstGeom prst="rect">
                      <a:avLst/>
                    </a:prstGeom>
                  </pic:spPr>
                </pic:pic>
              </a:graphicData>
            </a:graphic>
          </wp:inline>
        </w:drawing>
      </w:r>
      <w:commentRangeEnd w:id="703"/>
    </w:p>
    <w:p w14:paraId="5817AF0C" w14:textId="470D0EFA" w:rsidR="00E82B87" w:rsidRPr="003F623C" w:rsidRDefault="005567E3" w:rsidP="008B0DF8">
      <w:pPr>
        <w:pStyle w:val="Caption"/>
        <w:jc w:val="center"/>
        <w:rPr>
          <w:rFonts w:ascii="Arial" w:hAnsi="Arial" w:cs="Arial"/>
          <w:i w:val="0"/>
          <w:iCs w:val="0"/>
          <w:color w:val="auto"/>
          <w:sz w:val="22"/>
          <w:szCs w:val="22"/>
        </w:rPr>
      </w:pPr>
      <w:r w:rsidRPr="003F623C">
        <w:rPr>
          <w:rFonts w:ascii="Arial" w:hAnsi="Arial" w:cs="Arial"/>
          <w:i w:val="0"/>
          <w:iCs w:val="0"/>
          <w:color w:val="auto"/>
          <w:sz w:val="22"/>
          <w:szCs w:val="22"/>
        </w:rPr>
        <w:t>Fuente:</w:t>
      </w:r>
      <w:r w:rsidR="00E82B87" w:rsidRPr="003F623C">
        <w:rPr>
          <w:rFonts w:ascii="Arial" w:hAnsi="Arial" w:cs="Arial"/>
          <w:i w:val="0"/>
          <w:iCs w:val="0"/>
          <w:color w:val="auto"/>
          <w:sz w:val="22"/>
          <w:szCs w:val="22"/>
        </w:rPr>
        <w:t xml:space="preserve"> </w:t>
      </w:r>
      <w:r w:rsidRPr="003F623C">
        <w:rPr>
          <w:rFonts w:ascii="Arial" w:hAnsi="Arial" w:cs="Arial"/>
          <w:i w:val="0"/>
          <w:iCs w:val="0"/>
          <w:color w:val="auto"/>
          <w:sz w:val="22"/>
          <w:szCs w:val="22"/>
        </w:rPr>
        <w:fldChar w:fldCharType="begin"/>
      </w:r>
      <w:r w:rsidR="008F3C09">
        <w:rPr>
          <w:rFonts w:ascii="Arial" w:hAnsi="Arial" w:cs="Arial"/>
          <w:i w:val="0"/>
          <w:iCs w:val="0"/>
          <w:color w:val="auto"/>
          <w:sz w:val="22"/>
          <w:szCs w:val="22"/>
        </w:rPr>
        <w:instrText xml:space="preserve"> ADDIN ZOTERO_ITEM CSL_CITATION {"citationID":"5ztoDlRk","properties":{"formattedCitation":"(Universidad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Pr="003F623C">
        <w:rPr>
          <w:rFonts w:ascii="Arial" w:hAnsi="Arial" w:cs="Arial"/>
          <w:i w:val="0"/>
          <w:iCs w:val="0"/>
          <w:color w:val="auto"/>
          <w:sz w:val="22"/>
          <w:szCs w:val="22"/>
        </w:rPr>
        <w:fldChar w:fldCharType="separate"/>
      </w:r>
      <w:r w:rsidR="008F3C09" w:rsidRPr="008F3C09">
        <w:rPr>
          <w:rFonts w:ascii="Arial" w:hAnsi="Arial" w:cs="Arial"/>
          <w:sz w:val="22"/>
          <w:szCs w:val="24"/>
        </w:rPr>
        <w:t>(Universidad de Jaén, 2022)</w:t>
      </w:r>
      <w:r w:rsidRPr="003F623C">
        <w:rPr>
          <w:rFonts w:ascii="Arial" w:hAnsi="Arial" w:cs="Arial"/>
          <w:i w:val="0"/>
          <w:iCs w:val="0"/>
          <w:color w:val="auto"/>
          <w:sz w:val="22"/>
          <w:szCs w:val="22"/>
        </w:rPr>
        <w:fldChar w:fldCharType="end"/>
      </w:r>
    </w:p>
    <w:p w14:paraId="5DA88AC3" w14:textId="7798C5F7" w:rsidR="006C7ABB" w:rsidRPr="00EE580E" w:rsidRDefault="001620BB" w:rsidP="00F93A90">
      <w:pPr>
        <w:spacing w:afterLines="120" w:after="288" w:line="360" w:lineRule="auto"/>
        <w:ind w:firstLine="709"/>
        <w:jc w:val="center"/>
        <w:rPr>
          <w:rFonts w:ascii="Arial" w:hAnsi="Arial" w:cs="Arial"/>
          <w:b/>
          <w:bCs/>
          <w:lang w:eastAsia="es-ES"/>
        </w:rPr>
      </w:pPr>
      <w:r w:rsidRPr="00EE580E">
        <w:rPr>
          <w:rStyle w:val="CommentReference"/>
        </w:rPr>
        <w:commentReference w:id="703"/>
      </w:r>
    </w:p>
    <w:p w14:paraId="25E04B4F" w14:textId="77777777"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Como los estudiantes 2, 4, 6 han valorado solo positivamente al estudiante 3, se ponen en su radio, y ya tendríamos un grupo. El estudiante 5 por su parte no se lleva bien con el 3 porque lo ha valorado negativamente con lo que no entraría dentro de ese grupo, sin embargo, el estudiante ha valorado positivamente al 5, con lo que formarían el segundo de los grupos.</w:t>
      </w:r>
    </w:p>
    <w:p w14:paraId="28B5E1D4" w14:textId="77777777"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La última de las fases es por tanto interpretar los resultados tanto de la matriz como del sociograma, y ver la posición del individuo y la configuración o relaciones grupales.</w:t>
      </w:r>
    </w:p>
    <w:p w14:paraId="64A54A78" w14:textId="3AEF9695"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Al realizar estos pasos y terminar con el sociograma se descubren en el grupo los siguientes roles:</w:t>
      </w:r>
    </w:p>
    <w:p w14:paraId="3426D03C" w14:textId="119C6747" w:rsidR="006C7ABB" w:rsidRPr="00EE580E" w:rsidRDefault="006C7ABB" w:rsidP="00A2001B">
      <w:pPr>
        <w:pStyle w:val="ListParagraph"/>
        <w:numPr>
          <w:ilvl w:val="0"/>
          <w:numId w:val="18"/>
        </w:numPr>
        <w:spacing w:afterLines="120" w:after="288" w:line="360" w:lineRule="auto"/>
        <w:rPr>
          <w:rFonts w:cs="Arial"/>
        </w:rPr>
      </w:pPr>
      <w:r w:rsidRPr="00F93A90">
        <w:rPr>
          <w:rFonts w:cs="Arial"/>
          <w:bCs/>
        </w:rPr>
        <w:t>Líder</w:t>
      </w:r>
      <w:r w:rsidRPr="00EE580E">
        <w:rPr>
          <w:rFonts w:cs="Arial"/>
        </w:rPr>
        <w:t>: Aquel alumno con muchas elecciones y pocos rechazos, suele venir acompañado de popularidad y status.</w:t>
      </w:r>
    </w:p>
    <w:p w14:paraId="500F6430" w14:textId="1D2A387E" w:rsidR="006C7ABB" w:rsidRPr="00EE580E" w:rsidRDefault="006C7ABB" w:rsidP="00A2001B">
      <w:pPr>
        <w:pStyle w:val="ListParagraph"/>
        <w:numPr>
          <w:ilvl w:val="0"/>
          <w:numId w:val="18"/>
        </w:numPr>
        <w:spacing w:afterLines="120" w:after="288" w:line="360" w:lineRule="auto"/>
        <w:rPr>
          <w:rFonts w:cs="Arial"/>
        </w:rPr>
      </w:pPr>
      <w:r w:rsidRPr="00F93A90">
        <w:rPr>
          <w:rFonts w:cs="Arial"/>
          <w:bCs/>
        </w:rPr>
        <w:t>Eminencia gris</w:t>
      </w:r>
      <w:r w:rsidRPr="00EE580E">
        <w:rPr>
          <w:rFonts w:cs="Arial"/>
        </w:rPr>
        <w:t>: Son aquellos alumnos que tienen una relación única y reciproca con el líder. Es un rol de alta influencia con el grupo.</w:t>
      </w:r>
    </w:p>
    <w:p w14:paraId="79836FD5" w14:textId="477E3BBF" w:rsidR="006C7ABB" w:rsidRPr="00EE580E" w:rsidRDefault="006C7ABB" w:rsidP="00A2001B">
      <w:pPr>
        <w:pStyle w:val="ListParagraph"/>
        <w:numPr>
          <w:ilvl w:val="0"/>
          <w:numId w:val="18"/>
        </w:numPr>
        <w:spacing w:afterLines="120" w:after="288" w:line="360" w:lineRule="auto"/>
        <w:rPr>
          <w:rFonts w:cs="Arial"/>
        </w:rPr>
      </w:pPr>
      <w:r w:rsidRPr="00F93A90">
        <w:rPr>
          <w:rFonts w:cs="Arial"/>
          <w:bCs/>
        </w:rPr>
        <w:t>Marginado o aislado</w:t>
      </w:r>
      <w:r w:rsidRPr="00EE580E">
        <w:rPr>
          <w:rFonts w:cs="Arial"/>
        </w:rPr>
        <w:t>: Son aquellos alumnos que tienen muy pocas nominaciones si para bien ni para mal, requieren de una mayor integración en el grupo.</w:t>
      </w:r>
    </w:p>
    <w:p w14:paraId="42663BE2" w14:textId="6B3408E9" w:rsidR="006C7ABB" w:rsidRPr="00EE580E" w:rsidRDefault="006C7ABB" w:rsidP="00A2001B">
      <w:pPr>
        <w:pStyle w:val="ListParagraph"/>
        <w:numPr>
          <w:ilvl w:val="0"/>
          <w:numId w:val="18"/>
        </w:numPr>
        <w:spacing w:afterLines="120" w:after="288" w:line="360" w:lineRule="auto"/>
        <w:rPr>
          <w:rFonts w:cs="Arial"/>
        </w:rPr>
      </w:pPr>
      <w:r w:rsidRPr="00F93A90">
        <w:rPr>
          <w:rFonts w:cs="Arial"/>
          <w:bCs/>
        </w:rPr>
        <w:lastRenderedPageBreak/>
        <w:t>Promedio</w:t>
      </w:r>
      <w:r w:rsidRPr="00EE580E">
        <w:rPr>
          <w:rFonts w:cs="Arial"/>
        </w:rPr>
        <w:t>: La situación más común, pocas nominaciones, bien sean favorables o desfavorables.</w:t>
      </w:r>
    </w:p>
    <w:p w14:paraId="0C96ACAC" w14:textId="03FE9E5F" w:rsidR="006C7ABB" w:rsidRPr="00EE580E" w:rsidRDefault="006C7ABB" w:rsidP="00A2001B">
      <w:pPr>
        <w:pStyle w:val="ListParagraph"/>
        <w:numPr>
          <w:ilvl w:val="0"/>
          <w:numId w:val="18"/>
        </w:numPr>
        <w:spacing w:afterLines="120" w:after="288" w:line="360" w:lineRule="auto"/>
        <w:rPr>
          <w:rFonts w:cs="Arial"/>
        </w:rPr>
      </w:pPr>
      <w:r w:rsidRPr="00F93A90">
        <w:rPr>
          <w:rFonts w:cs="Arial"/>
          <w:bCs/>
        </w:rPr>
        <w:t>Polémico o conflictivo</w:t>
      </w:r>
      <w:r w:rsidRPr="00EE580E">
        <w:rPr>
          <w:rFonts w:cs="Arial"/>
        </w:rPr>
        <w:t xml:space="preserve">: Aquel alumno que como el líder tiene muchas elecciones y a la vez muchos rechazos, la antítesis del </w:t>
      </w:r>
      <w:r w:rsidRPr="00EE580E">
        <w:rPr>
          <w:rFonts w:cs="Arial"/>
          <w:i/>
          <w:iCs/>
        </w:rPr>
        <w:t>Marginado</w:t>
      </w:r>
      <w:r w:rsidRPr="00EE580E">
        <w:rPr>
          <w:rFonts w:cs="Arial"/>
        </w:rPr>
        <w:t xml:space="preserve"> (o un </w:t>
      </w:r>
      <w:r w:rsidRPr="00EE580E">
        <w:rPr>
          <w:rFonts w:cs="Arial"/>
          <w:i/>
          <w:iCs/>
        </w:rPr>
        <w:t>Promedio</w:t>
      </w:r>
      <w:r w:rsidRPr="00EE580E">
        <w:rPr>
          <w:rFonts w:cs="Arial"/>
        </w:rPr>
        <w:t xml:space="preserve"> llevado a más). Suelen tener mucha influencia, así como prestigio dentro del grupo.</w:t>
      </w:r>
    </w:p>
    <w:p w14:paraId="22C96043" w14:textId="1470A3BB" w:rsidR="006C7ABB" w:rsidRPr="00EE580E" w:rsidRDefault="006C7ABB" w:rsidP="008A4AC6">
      <w:pPr>
        <w:spacing w:afterLines="120" w:after="288" w:line="360" w:lineRule="auto"/>
        <w:ind w:firstLine="709"/>
        <w:jc w:val="both"/>
        <w:rPr>
          <w:rFonts w:ascii="Arial" w:hAnsi="Arial" w:cs="Arial"/>
        </w:rPr>
      </w:pPr>
      <w:r w:rsidRPr="00EE580E">
        <w:rPr>
          <w:rFonts w:ascii="Arial" w:hAnsi="Arial" w:cs="Arial"/>
        </w:rPr>
        <w:t>Siguiendo con el ejemplo anterior podemos ver que el promedio de nominaciones es 2, ya que contando positivas y negativas de todas las valoraciones y dividiéndolo entre el número de alumnos el resultado es 2.</w:t>
      </w:r>
      <w:r w:rsidR="00BC4559">
        <w:rPr>
          <w:rFonts w:ascii="Arial" w:hAnsi="Arial" w:cs="Arial"/>
        </w:rPr>
        <w:t xml:space="preserve"> </w:t>
      </w:r>
      <w:r w:rsidRPr="00EE580E">
        <w:rPr>
          <w:rFonts w:ascii="Arial" w:hAnsi="Arial" w:cs="Arial"/>
        </w:rPr>
        <w:t>Del mismo modo, el promedio de positivos es 1 y el promedio de negativos es 1.</w:t>
      </w:r>
    </w:p>
    <w:p w14:paraId="738C7224" w14:textId="4045E8FE" w:rsidR="006C7ABB" w:rsidRPr="00EE580E" w:rsidRDefault="006C7ABB" w:rsidP="00CA1B20">
      <w:pPr>
        <w:spacing w:afterLines="120" w:after="288" w:line="360" w:lineRule="auto"/>
        <w:ind w:firstLine="709"/>
        <w:jc w:val="both"/>
        <w:rPr>
          <w:rFonts w:ascii="Arial" w:hAnsi="Arial" w:cs="Arial"/>
        </w:rPr>
      </w:pPr>
      <w:r w:rsidRPr="00EE580E">
        <w:rPr>
          <w:rFonts w:ascii="Arial" w:hAnsi="Arial" w:cs="Arial"/>
        </w:rPr>
        <w:t>Podemos ver que el estudiante 3 es popular o líder ya que tiene más nominaciones positivas que el promedio del impacto (nominaciones positivas y negativas) y tiene el mismo número o menor de nominaciones negativas que el promedio. El estudiante 3 tiene 3 nominaciones positivas y 1 negativa.</w:t>
      </w:r>
      <w:r w:rsidR="00BC4559">
        <w:rPr>
          <w:rFonts w:ascii="Arial" w:hAnsi="Arial" w:cs="Arial"/>
        </w:rPr>
        <w:t xml:space="preserve"> </w:t>
      </w:r>
      <w:r w:rsidRPr="00EE580E">
        <w:rPr>
          <w:rFonts w:ascii="Arial" w:hAnsi="Arial" w:cs="Arial"/>
        </w:rPr>
        <w:t xml:space="preserve">Así mismo, según la tabla, los estudiantes 4 y 6 </w:t>
      </w:r>
      <w:r w:rsidR="00B65FB5" w:rsidRPr="00EE580E">
        <w:rPr>
          <w:rFonts w:ascii="Arial" w:hAnsi="Arial" w:cs="Arial"/>
        </w:rPr>
        <w:t>serían</w:t>
      </w:r>
      <w:r w:rsidRPr="00EE580E">
        <w:rPr>
          <w:rFonts w:ascii="Arial" w:hAnsi="Arial" w:cs="Arial"/>
        </w:rPr>
        <w:t xml:space="preserve"> marginados, el estudiante 5 seria Polémico y los estudiantes 1 y 2 intuitivamente serian promedio.</w:t>
      </w:r>
    </w:p>
    <w:p w14:paraId="6E03B98C" w14:textId="77777777" w:rsidR="006C7ABB" w:rsidRPr="00EE580E" w:rsidRDefault="006C7ABB" w:rsidP="00A2001B">
      <w:pPr>
        <w:spacing w:afterLines="120" w:after="288" w:line="360" w:lineRule="auto"/>
        <w:ind w:firstLine="709"/>
        <w:jc w:val="both"/>
        <w:rPr>
          <w:rFonts w:ascii="Arial" w:hAnsi="Arial" w:cs="Arial"/>
          <w:lang w:eastAsia="es-ES"/>
        </w:rPr>
      </w:pPr>
      <w:r w:rsidRPr="00EE580E">
        <w:rPr>
          <w:rFonts w:ascii="Arial" w:hAnsi="Arial" w:cs="Arial"/>
          <w:lang w:eastAsia="es-ES"/>
        </w:rPr>
        <w:t>Respecto de la configuración de los grupos, el test sociométrico infiere las diferentes formas que hay de organizar o conformar los grupos. En base a esto, los posibles grupos o configuraciones son los siguientes:</w:t>
      </w:r>
    </w:p>
    <w:p w14:paraId="1FF23469" w14:textId="5425EC02" w:rsidR="006C7ABB" w:rsidRPr="007E4A32" w:rsidRDefault="006C7ABB" w:rsidP="00A2001B">
      <w:pPr>
        <w:pStyle w:val="ListParagraph"/>
        <w:numPr>
          <w:ilvl w:val="0"/>
          <w:numId w:val="18"/>
        </w:numPr>
        <w:spacing w:afterLines="120" w:after="288" w:line="360" w:lineRule="auto"/>
        <w:rPr>
          <w:rFonts w:cs="Arial"/>
        </w:rPr>
      </w:pPr>
      <w:r w:rsidRPr="00F93A90">
        <w:rPr>
          <w:rFonts w:cs="Arial"/>
          <w:bCs/>
        </w:rPr>
        <w:t xml:space="preserve">Pareja/diada: </w:t>
      </w:r>
      <w:r w:rsidRPr="007E4A32">
        <w:rPr>
          <w:rFonts w:cs="Arial"/>
        </w:rPr>
        <w:t>Como su nombre indica es una conformación en donde dos alumnos se eligen entre sí.</w:t>
      </w:r>
    </w:p>
    <w:p w14:paraId="29D1600F" w14:textId="68403A9E" w:rsidR="006C7ABB" w:rsidRPr="000813DF" w:rsidRDefault="006C7ABB" w:rsidP="00A2001B">
      <w:pPr>
        <w:pStyle w:val="ListParagraph"/>
        <w:numPr>
          <w:ilvl w:val="0"/>
          <w:numId w:val="18"/>
        </w:numPr>
        <w:spacing w:afterLines="120" w:after="288" w:line="360" w:lineRule="auto"/>
        <w:rPr>
          <w:rFonts w:cs="Arial"/>
        </w:rPr>
      </w:pPr>
      <w:r w:rsidRPr="00F93A90">
        <w:rPr>
          <w:rFonts w:cs="Arial"/>
          <w:bCs/>
        </w:rPr>
        <w:t xml:space="preserve">Triangulo/triada: </w:t>
      </w:r>
      <w:r w:rsidRPr="007E4A32">
        <w:rPr>
          <w:rFonts w:cs="Arial"/>
        </w:rPr>
        <w:t>Es un g</w:t>
      </w:r>
      <w:r w:rsidRPr="000813DF">
        <w:rPr>
          <w:rFonts w:cs="Arial"/>
        </w:rPr>
        <w:t>rupo formado por tres iguales, es un grupo compacto y es influyente si tiene algo de relación con el líder</w:t>
      </w:r>
    </w:p>
    <w:p w14:paraId="605EF6F7" w14:textId="306EA10F" w:rsidR="006C7ABB" w:rsidRPr="008A4AC6" w:rsidRDefault="006C7ABB" w:rsidP="00A2001B">
      <w:pPr>
        <w:pStyle w:val="ListParagraph"/>
        <w:numPr>
          <w:ilvl w:val="0"/>
          <w:numId w:val="18"/>
        </w:numPr>
        <w:spacing w:afterLines="120" w:after="288" w:line="360" w:lineRule="auto"/>
        <w:rPr>
          <w:rFonts w:cs="Arial"/>
        </w:rPr>
      </w:pPr>
      <w:r w:rsidRPr="00F93A90">
        <w:rPr>
          <w:rFonts w:cs="Arial"/>
          <w:bCs/>
        </w:rPr>
        <w:t xml:space="preserve">Cadena: </w:t>
      </w:r>
      <w:r w:rsidRPr="007E4A32">
        <w:rPr>
          <w:rFonts w:cs="Arial"/>
        </w:rPr>
        <w:t>Misma situación que en los apartados anteriores, pero en este caso es una elección concatenada de individuos (más de dos y más de 3). Nuevame</w:t>
      </w:r>
      <w:r w:rsidRPr="008A4AC6">
        <w:rPr>
          <w:rFonts w:cs="Arial"/>
        </w:rPr>
        <w:t>nte es influyente en función de su proximidad al líder.</w:t>
      </w:r>
    </w:p>
    <w:p w14:paraId="3421175E" w14:textId="71874DC8" w:rsidR="006C7ABB" w:rsidRPr="00F93A90" w:rsidRDefault="006C7ABB" w:rsidP="00A2001B">
      <w:pPr>
        <w:pStyle w:val="ListParagraph"/>
        <w:numPr>
          <w:ilvl w:val="0"/>
          <w:numId w:val="18"/>
        </w:numPr>
        <w:spacing w:afterLines="120" w:after="288" w:line="360" w:lineRule="auto"/>
        <w:rPr>
          <w:rFonts w:cs="Arial"/>
          <w:bCs/>
        </w:rPr>
      </w:pPr>
      <w:r w:rsidRPr="00F93A90">
        <w:rPr>
          <w:rFonts w:cs="Arial"/>
          <w:bCs/>
        </w:rPr>
        <w:t xml:space="preserve">Estrella: </w:t>
      </w:r>
      <w:r w:rsidRPr="007E4A32">
        <w:rPr>
          <w:rFonts w:cs="Arial"/>
        </w:rPr>
        <w:t>Típica configuración en estrella, donde un grupo de personas eligen un líder. El líder es la persona más elegida. Es un grupo o configuración muy influyente y asume tareas difíciles)</w:t>
      </w:r>
    </w:p>
    <w:p w14:paraId="748A33C2" w14:textId="77777777" w:rsidR="006C7ABB" w:rsidRPr="00EE580E" w:rsidRDefault="006C7ABB" w:rsidP="00A2001B">
      <w:pPr>
        <w:spacing w:afterLines="120" w:after="288" w:line="360" w:lineRule="auto"/>
        <w:ind w:firstLine="709"/>
        <w:jc w:val="both"/>
        <w:rPr>
          <w:rFonts w:ascii="Arial" w:hAnsi="Arial" w:cs="Arial"/>
        </w:rPr>
      </w:pPr>
      <w:r w:rsidRPr="00EE580E">
        <w:rPr>
          <w:rFonts w:ascii="Arial" w:hAnsi="Arial" w:cs="Arial"/>
        </w:rPr>
        <w:t>Volviendo con el ejemplo anterior y tomando el sociograma como referencia se puede ver que se pueden formar dos grupos en este ejemplo concreto.</w:t>
      </w:r>
    </w:p>
    <w:p w14:paraId="4A44FC6A" w14:textId="6EBFD60F" w:rsidR="006C7ABB" w:rsidRPr="00EE580E" w:rsidRDefault="006C7ABB" w:rsidP="00A2001B">
      <w:pPr>
        <w:spacing w:afterLines="120" w:after="288" w:line="360" w:lineRule="auto"/>
        <w:ind w:firstLine="709"/>
        <w:jc w:val="both"/>
        <w:rPr>
          <w:rFonts w:ascii="Arial" w:hAnsi="Arial" w:cs="Arial"/>
        </w:rPr>
      </w:pPr>
      <w:r w:rsidRPr="00EE580E">
        <w:rPr>
          <w:rFonts w:ascii="Arial" w:hAnsi="Arial" w:cs="Arial"/>
        </w:rPr>
        <w:t xml:space="preserve">Se podría formar un grupo en estrella con los estudiantes dos, tres, cuatro y seis, siendo el líder el tres y una pareja o diada entre el cinco y el uno. Además, y siguiendo la </w:t>
      </w:r>
      <w:proofErr w:type="spellStart"/>
      <w:r w:rsidRPr="00EE580E">
        <w:rPr>
          <w:rFonts w:ascii="Arial" w:hAnsi="Arial" w:cs="Arial"/>
        </w:rPr>
        <w:lastRenderedPageBreak/>
        <w:t>sociomatriz</w:t>
      </w:r>
      <w:proofErr w:type="spellEnd"/>
      <w:r w:rsidRPr="00EE580E">
        <w:rPr>
          <w:rFonts w:ascii="Arial" w:hAnsi="Arial" w:cs="Arial"/>
        </w:rPr>
        <w:t>, podemos ver que la diada no tendrá tanta influencia ya que ni el estudiante uno ni el estudiante cinco ha valorado positivamente al estudiante tres que se ha definido como el líder.</w:t>
      </w:r>
    </w:p>
    <w:p w14:paraId="53943BC2" w14:textId="77777777" w:rsidR="006C7ABB" w:rsidRPr="00EE580E" w:rsidRDefault="006C7ABB" w:rsidP="00A2001B">
      <w:pPr>
        <w:spacing w:afterLines="120" w:after="288" w:line="360" w:lineRule="auto"/>
        <w:ind w:firstLine="709"/>
        <w:jc w:val="both"/>
        <w:rPr>
          <w:rFonts w:ascii="Arial" w:hAnsi="Arial" w:cs="Arial"/>
        </w:rPr>
      </w:pPr>
      <w:r w:rsidRPr="00EE580E">
        <w:rPr>
          <w:rFonts w:ascii="Arial" w:hAnsi="Arial" w:cs="Arial"/>
        </w:rPr>
        <w:t xml:space="preserve">Llegados a este punto y con todo lo mencionado se propone en este trabajo la creación de una herramienta para el profesor, que facilite la creación de grupos de trabajo solventes para las distintas actividades colaborativas. </w:t>
      </w:r>
    </w:p>
    <w:p w14:paraId="75C7DCDC" w14:textId="685C430D" w:rsidR="006B0243" w:rsidRPr="00EE580E" w:rsidRDefault="006C7ABB" w:rsidP="00A2001B">
      <w:pPr>
        <w:spacing w:afterLines="120" w:after="288" w:line="360" w:lineRule="auto"/>
        <w:ind w:firstLine="709"/>
        <w:jc w:val="both"/>
        <w:rPr>
          <w:rFonts w:ascii="Arial" w:eastAsia="Times New Roman" w:hAnsi="Arial" w:cs="Arial"/>
          <w:lang w:val="es-ES" w:eastAsia="es-ES_tradnl"/>
        </w:rPr>
      </w:pPr>
      <w:r w:rsidRPr="00EE580E">
        <w:rPr>
          <w:rFonts w:ascii="Arial" w:hAnsi="Arial" w:cs="Arial"/>
        </w:rPr>
        <w:t>Demostrada ya la eficacia del aprendizaje colaborativo y visto el método más utilizado para formar dichos grupos para dichas actividades el siguiente paso es la creación de una herramienta automática que facilite al profesor la creación de dichos grupos, sumándose así a las pocas herramientas de que disponen los profesores para su propio uso intrínseco y no para la transmisión de conocimiento en si de la que se habla en el estado del arte.</w:t>
      </w:r>
      <w:r w:rsidR="006B0243" w:rsidRPr="00EE580E">
        <w:rPr>
          <w:rFonts w:ascii="Arial" w:hAnsi="Arial" w:cs="Arial"/>
          <w:b/>
          <w:bCs/>
          <w:lang w:eastAsia="es-ES"/>
        </w:rPr>
        <w:br w:type="page"/>
      </w:r>
    </w:p>
    <w:p w14:paraId="0F70D9B6" w14:textId="0C2A5461" w:rsidR="006B0243" w:rsidRPr="00EE580E" w:rsidRDefault="00C44288" w:rsidP="009D3D7E">
      <w:pPr>
        <w:pStyle w:val="Ttulo1Plantilla"/>
      </w:pPr>
      <w:bookmarkStart w:id="704" w:name="_Toc112348069"/>
      <w:bookmarkStart w:id="705" w:name="_Toc112684112"/>
      <w:r>
        <w:lastRenderedPageBreak/>
        <w:t xml:space="preserve">4. </w:t>
      </w:r>
      <w:r w:rsidR="00FC4D44" w:rsidRPr="00EE580E">
        <w:t>Diseño de la propuesta y metodología</w:t>
      </w:r>
      <w:bookmarkEnd w:id="704"/>
      <w:bookmarkEnd w:id="705"/>
    </w:p>
    <w:p w14:paraId="1CF29C45" w14:textId="55082A9E" w:rsidR="008E61BF" w:rsidRPr="00EE580E" w:rsidRDefault="008E61BF" w:rsidP="00010E6C">
      <w:pPr>
        <w:pStyle w:val="NormalWeb"/>
        <w:shd w:val="clear" w:color="auto" w:fill="FFFFFF"/>
        <w:spacing w:before="0" w:beforeAutospacing="0" w:afterLines="150" w:after="360" w:afterAutospacing="0" w:line="360" w:lineRule="auto"/>
        <w:ind w:firstLine="709"/>
        <w:rPr>
          <w:rFonts w:ascii="Arial" w:eastAsiaTheme="minorHAnsi" w:hAnsi="Arial" w:cs="Arial"/>
          <w:color w:val="000000"/>
          <w:sz w:val="22"/>
          <w:szCs w:val="22"/>
          <w:lang w:val="es-ES_tradnl" w:eastAsia="en-US"/>
        </w:rPr>
      </w:pPr>
      <w:r w:rsidRPr="00EE580E">
        <w:rPr>
          <w:rFonts w:ascii="Arial" w:hAnsi="Arial" w:cs="Arial"/>
          <w:color w:val="000000"/>
        </w:rPr>
        <w:t>Se propone una aplicación web que permita al profesor modelar de alguna manera las características de su clase, de forma que facilite, primero implícitamente y en un futuro explícitamente la creación de grupos dentro del aula.</w:t>
      </w:r>
    </w:p>
    <w:p w14:paraId="6754F7DC" w14:textId="6810B9EE" w:rsidR="008E61BF" w:rsidRPr="00F93A90" w:rsidRDefault="008E61BF" w:rsidP="00F93A90">
      <w:pPr>
        <w:pStyle w:val="NormalWeb"/>
        <w:shd w:val="clear" w:color="auto" w:fill="FFFFFF"/>
        <w:spacing w:before="0" w:beforeAutospacing="0" w:afterLines="150" w:after="360" w:afterAutospacing="0" w:line="360" w:lineRule="auto"/>
        <w:ind w:firstLine="709"/>
        <w:jc w:val="both"/>
        <w:rPr>
          <w:rFonts w:ascii="Arial" w:hAnsi="Arial" w:cs="Arial"/>
          <w:color w:val="000000"/>
        </w:rPr>
      </w:pPr>
      <w:r w:rsidRPr="00F93A90">
        <w:rPr>
          <w:rFonts w:ascii="Arial" w:hAnsi="Arial" w:cs="Arial"/>
          <w:color w:val="000000"/>
        </w:rPr>
        <w:t xml:space="preserve">En un primer momento se ofrece un sistema de gestión de estudiantes y asignaturas, así como de profesores, con la capacidad de realizar Test Sociométricos para cada asignatura generando </w:t>
      </w:r>
      <w:proofErr w:type="spellStart"/>
      <w:r w:rsidRPr="00F93A90">
        <w:rPr>
          <w:rFonts w:ascii="Arial" w:hAnsi="Arial" w:cs="Arial"/>
          <w:color w:val="000000"/>
        </w:rPr>
        <w:t>insights</w:t>
      </w:r>
      <w:proofErr w:type="spellEnd"/>
      <w:r w:rsidRPr="00F93A90">
        <w:rPr>
          <w:rFonts w:ascii="Arial" w:hAnsi="Arial" w:cs="Arial"/>
          <w:color w:val="000000"/>
        </w:rPr>
        <w:t xml:space="preserve"> de quienes son los estudiantes de interés dentro del aula, los populares, los rechazados, los olvidados, </w:t>
      </w:r>
      <w:proofErr w:type="spellStart"/>
      <w:r w:rsidRPr="00F93A90">
        <w:rPr>
          <w:rFonts w:ascii="Arial" w:hAnsi="Arial" w:cs="Arial"/>
          <w:color w:val="000000"/>
        </w:rPr>
        <w:t>etc</w:t>
      </w:r>
      <w:proofErr w:type="spellEnd"/>
      <w:r w:rsidRPr="00F93A90">
        <w:rPr>
          <w:rFonts w:ascii="Arial" w:hAnsi="Arial" w:cs="Arial"/>
          <w:color w:val="000000"/>
        </w:rPr>
        <w:t>…</w:t>
      </w:r>
    </w:p>
    <w:p w14:paraId="64B9D399" w14:textId="37767BF7" w:rsidR="008E61BF" w:rsidRPr="00EE580E" w:rsidRDefault="008A4AC6" w:rsidP="00CF4234">
      <w:pPr>
        <w:pStyle w:val="Ttulo2plantilla"/>
      </w:pPr>
      <w:bookmarkStart w:id="706" w:name="_Toc112348070"/>
      <w:bookmarkStart w:id="707" w:name="_Toc112684113"/>
      <w:r>
        <w:t xml:space="preserve">4.1. </w:t>
      </w:r>
      <w:r w:rsidR="0096174E" w:rsidRPr="00EE580E">
        <w:t>Requerimientos</w:t>
      </w:r>
      <w:bookmarkEnd w:id="706"/>
      <w:bookmarkEnd w:id="707"/>
    </w:p>
    <w:p w14:paraId="3DAC32BA" w14:textId="571C65C2" w:rsidR="0096174E" w:rsidRPr="00EE580E" w:rsidRDefault="001A3237" w:rsidP="00A2001B">
      <w:pPr>
        <w:pStyle w:val="Contenidodelmarco"/>
        <w:spacing w:line="360" w:lineRule="auto"/>
        <w:rPr>
          <w:rFonts w:eastAsiaTheme="minorHAnsi"/>
        </w:rPr>
      </w:pPr>
      <w:r w:rsidRPr="00EE580E">
        <w:rPr>
          <w:rFonts w:eastAsiaTheme="minorHAnsi"/>
        </w:rPr>
        <w:t>Así la lista de requisitos o requerimientos es la siguiente:</w:t>
      </w:r>
    </w:p>
    <w:p w14:paraId="1228FCE1" w14:textId="1BE9FDEC" w:rsidR="00E12FDB"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quiero poder ver un listado de todos los estudiantes de la escuela (registrados en la plataforma)</w:t>
      </w:r>
      <w:r w:rsidR="00EF5CDE" w:rsidRPr="00A2001B">
        <w:rPr>
          <w:rFonts w:eastAsiaTheme="minorHAnsi"/>
          <w:b/>
          <w:bCs/>
        </w:rPr>
        <w:t>:</w:t>
      </w:r>
      <w:r w:rsidR="00EF5CDE" w:rsidRPr="00EE580E">
        <w:rPr>
          <w:rFonts w:eastAsiaTheme="minorHAnsi"/>
          <w:b/>
          <w:bCs/>
        </w:rPr>
        <w:t xml:space="preserve"> </w:t>
      </w:r>
      <w:r w:rsidR="00D76386" w:rsidRPr="00EE580E">
        <w:rPr>
          <w:rFonts w:eastAsiaTheme="minorHAnsi"/>
        </w:rPr>
        <w:t>Se espera de este requerimiento que se pueda ver un listado en una página web con todos los alumnos presentes en el sistema, así como disponer de un botón de acceso rápido que filtre aquellos alumnos que no participen en alguna de las clases del profesor registrado en este momento.</w:t>
      </w:r>
    </w:p>
    <w:p w14:paraId="0E96FF3C" w14:textId="098C62EA" w:rsidR="00E12FDB"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quiero poder ver un listado de todas las asignaturas que se imparten en el centro</w:t>
      </w:r>
      <w:r w:rsidR="00D76386" w:rsidRPr="00EE580E">
        <w:rPr>
          <w:rFonts w:eastAsiaTheme="minorHAnsi"/>
          <w:b/>
          <w:bCs/>
        </w:rPr>
        <w:t xml:space="preserve">: </w:t>
      </w:r>
      <w:r w:rsidR="00807EE5" w:rsidRPr="00EE580E">
        <w:rPr>
          <w:rFonts w:eastAsiaTheme="minorHAnsi"/>
        </w:rPr>
        <w:t>Se espera de este requerimiento que se pueda ver un listado en una página web con todas las posibles asignaturas que se imparten en el centro.</w:t>
      </w:r>
    </w:p>
    <w:p w14:paraId="4E4BF3FD" w14:textId="33049858" w:rsidR="00E12FDB"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quiero poder editar y crear un perfil para un estudiante nuevo</w:t>
      </w:r>
      <w:r w:rsidR="00807EE5" w:rsidRPr="00A2001B">
        <w:rPr>
          <w:rFonts w:eastAsiaTheme="minorHAnsi"/>
          <w:b/>
          <w:bCs/>
        </w:rPr>
        <w:t>:</w:t>
      </w:r>
      <w:r w:rsidR="00807EE5" w:rsidRPr="00EE580E">
        <w:rPr>
          <w:rFonts w:eastAsiaTheme="minorHAnsi"/>
          <w:b/>
          <w:bCs/>
        </w:rPr>
        <w:t xml:space="preserve"> </w:t>
      </w:r>
      <w:r w:rsidR="007701B5" w:rsidRPr="00EE580E">
        <w:rPr>
          <w:rFonts w:eastAsiaTheme="minorHAnsi"/>
        </w:rPr>
        <w:t>Se espera de este requerimiento que se pueda entrar a una página de edición/creación de estudiantes afín de que un profesor pueda cambiar detalles específicos del estudiante.</w:t>
      </w:r>
    </w:p>
    <w:p w14:paraId="39A69065" w14:textId="32437E37" w:rsidR="005D4395" w:rsidRPr="00EE580E"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quiero poder editar y crear asignaturas, así como cambiar que estudiante participa o no de la asignatura</w:t>
      </w:r>
      <w:r w:rsidR="007701B5" w:rsidRPr="00EE580E">
        <w:rPr>
          <w:rFonts w:eastAsiaTheme="minorHAnsi"/>
          <w:b/>
          <w:bCs/>
        </w:rPr>
        <w:t xml:space="preserve">: </w:t>
      </w:r>
      <w:r w:rsidR="007701B5" w:rsidRPr="00EE580E">
        <w:rPr>
          <w:rFonts w:eastAsiaTheme="minorHAnsi"/>
        </w:rPr>
        <w:t>Se espera de este requerimiento que se pueda entrar a una página de edición/creación de Asignaturas. Se rellenarán los campos</w:t>
      </w:r>
      <w:r w:rsidR="00E12FDB" w:rsidRPr="00EE580E">
        <w:rPr>
          <w:rFonts w:eastAsiaTheme="minorHAnsi"/>
        </w:rPr>
        <w:t xml:space="preserve"> necesarios para identificar una asignatura, así como se seleccionarán los alumnos que participan de dicha asignatura. Solo los profesores de las asignaturas podrán editar dicha asignatura.</w:t>
      </w:r>
    </w:p>
    <w:p w14:paraId="5ED68BAB" w14:textId="32EBA686" w:rsidR="00E12FDB" w:rsidRPr="00A2001B" w:rsidRDefault="005D4395" w:rsidP="00A2001B">
      <w:pPr>
        <w:pStyle w:val="Contenidodelmarco"/>
        <w:numPr>
          <w:ilvl w:val="0"/>
          <w:numId w:val="18"/>
        </w:numPr>
        <w:spacing w:afterLines="120" w:after="288" w:line="360" w:lineRule="auto"/>
        <w:rPr>
          <w:rFonts w:eastAsiaTheme="minorHAnsi"/>
          <w:b/>
          <w:bCs/>
        </w:rPr>
      </w:pPr>
      <w:r w:rsidRPr="00EE580E">
        <w:rPr>
          <w:rFonts w:eastAsiaTheme="minorHAnsi"/>
          <w:b/>
          <w:bCs/>
        </w:rPr>
        <w:lastRenderedPageBreak/>
        <w:t xml:space="preserve">Yo como profesor quiero poder iniciar sesión y editar mi perfil: </w:t>
      </w:r>
      <w:r w:rsidRPr="00EE580E">
        <w:rPr>
          <w:rFonts w:eastAsiaTheme="minorHAnsi"/>
        </w:rPr>
        <w:t xml:space="preserve">Se espera de este requerimiento que se muestre una </w:t>
      </w:r>
      <w:r w:rsidR="00286994" w:rsidRPr="00EE580E">
        <w:rPr>
          <w:rFonts w:eastAsiaTheme="minorHAnsi"/>
        </w:rPr>
        <w:t>página</w:t>
      </w:r>
      <w:r w:rsidRPr="00EE580E">
        <w:rPr>
          <w:rFonts w:eastAsiaTheme="minorHAnsi"/>
        </w:rPr>
        <w:t xml:space="preserve"> de inicio de </w:t>
      </w:r>
      <w:r w:rsidR="00700E30" w:rsidRPr="00EE580E">
        <w:rPr>
          <w:rFonts w:eastAsiaTheme="minorHAnsi"/>
        </w:rPr>
        <w:t>sesión,</w:t>
      </w:r>
      <w:r w:rsidRPr="00EE580E">
        <w:rPr>
          <w:rFonts w:eastAsiaTheme="minorHAnsi"/>
        </w:rPr>
        <w:t xml:space="preserve"> así como una </w:t>
      </w:r>
      <w:r w:rsidR="00286994" w:rsidRPr="00EE580E">
        <w:rPr>
          <w:rFonts w:eastAsiaTheme="minorHAnsi"/>
        </w:rPr>
        <w:t>página</w:t>
      </w:r>
      <w:r w:rsidRPr="00EE580E">
        <w:rPr>
          <w:rFonts w:eastAsiaTheme="minorHAnsi"/>
        </w:rPr>
        <w:t xml:space="preserve"> de edición de perfil del profesor. El profesor será el “usuario” del sistema, será quien </w:t>
      </w:r>
      <w:r w:rsidR="00286994" w:rsidRPr="00EE580E">
        <w:rPr>
          <w:rFonts w:eastAsiaTheme="minorHAnsi"/>
        </w:rPr>
        <w:t>podrá iniciar sesión y quien controlará toda la plataforma.</w:t>
      </w:r>
    </w:p>
    <w:p w14:paraId="678C82ED" w14:textId="21229968" w:rsidR="0030067B"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 xml:space="preserve">Yo como </w:t>
      </w:r>
      <w:r w:rsidR="005D4395" w:rsidRPr="00EE580E">
        <w:rPr>
          <w:rFonts w:eastAsiaTheme="minorHAnsi"/>
          <w:b/>
          <w:bCs/>
        </w:rPr>
        <w:t xml:space="preserve">profesor quiero poder elegir las clases en las que participo: </w:t>
      </w:r>
      <w:r w:rsidR="005D4395" w:rsidRPr="00EE580E">
        <w:rPr>
          <w:rFonts w:eastAsiaTheme="minorHAnsi"/>
        </w:rPr>
        <w:t>Se espera de este requerimiento que se muestre una ventana (la edición del perfil del profesor) donde poder seleccionar las clases en las que participa.</w:t>
      </w:r>
    </w:p>
    <w:p w14:paraId="165684DF" w14:textId="47A23DC1" w:rsidR="0030067B"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administrador, quiero poder crear nuevos profesores</w:t>
      </w:r>
      <w:r w:rsidR="0030067B" w:rsidRPr="00A2001B">
        <w:rPr>
          <w:rFonts w:eastAsiaTheme="minorHAnsi"/>
          <w:b/>
          <w:bCs/>
        </w:rPr>
        <w:t>:</w:t>
      </w:r>
      <w:r w:rsidR="0030067B" w:rsidRPr="00EE580E">
        <w:rPr>
          <w:rFonts w:eastAsiaTheme="minorHAnsi"/>
          <w:b/>
          <w:bCs/>
        </w:rPr>
        <w:t xml:space="preserve"> </w:t>
      </w:r>
      <w:r w:rsidR="0030067B" w:rsidRPr="00EE580E">
        <w:rPr>
          <w:rFonts w:eastAsiaTheme="minorHAnsi"/>
        </w:rPr>
        <w:t>Además de profesores comunes, el sistema puede identificar a profesores con permisos de administración. Se espera de este requerimiento que dichos profesores puedan acceder a una página especial de gestión de profesores. Aquí se podrán dar de alta nuevos profesores.</w:t>
      </w:r>
    </w:p>
    <w:p w14:paraId="7BFFB4E2" w14:textId="756EBB56" w:rsidR="0030067B"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administrador, quiero poder promocionar a cualquier profesor a nivel de administrador. De la misma manera también quiero poder des promocionarlo</w:t>
      </w:r>
      <w:r w:rsidR="0030067B" w:rsidRPr="00EE580E">
        <w:rPr>
          <w:rFonts w:eastAsiaTheme="minorHAnsi"/>
          <w:b/>
          <w:bCs/>
        </w:rPr>
        <w:t xml:space="preserve">: </w:t>
      </w:r>
      <w:r w:rsidR="0030067B" w:rsidRPr="00EE580E">
        <w:rPr>
          <w:rFonts w:eastAsiaTheme="minorHAnsi"/>
        </w:rPr>
        <w:t xml:space="preserve">Se espera de este requerimiento que se muestre una </w:t>
      </w:r>
      <w:r w:rsidR="00906080" w:rsidRPr="00EE580E">
        <w:rPr>
          <w:rFonts w:eastAsiaTheme="minorHAnsi"/>
        </w:rPr>
        <w:t>página</w:t>
      </w:r>
      <w:r w:rsidR="0030067B" w:rsidRPr="00EE580E">
        <w:rPr>
          <w:rFonts w:eastAsiaTheme="minorHAnsi"/>
        </w:rPr>
        <w:t xml:space="preserve"> de gestión de profesores, un listado desde donde el profesor administrador pueda promocionar y </w:t>
      </w:r>
      <w:r w:rsidR="00906080" w:rsidRPr="00EE580E">
        <w:rPr>
          <w:rFonts w:eastAsiaTheme="minorHAnsi"/>
        </w:rPr>
        <w:t>des promocionar</w:t>
      </w:r>
      <w:r w:rsidR="0030067B" w:rsidRPr="00EE580E">
        <w:rPr>
          <w:rFonts w:eastAsiaTheme="minorHAnsi"/>
        </w:rPr>
        <w:t xml:space="preserve"> profesores otorgando o revocando permisos de </w:t>
      </w:r>
      <w:r w:rsidR="00906080" w:rsidRPr="00EE580E">
        <w:rPr>
          <w:rFonts w:eastAsiaTheme="minorHAnsi"/>
        </w:rPr>
        <w:t>administración</w:t>
      </w:r>
      <w:r w:rsidR="0030067B" w:rsidRPr="00EE580E">
        <w:rPr>
          <w:rFonts w:eastAsiaTheme="minorHAnsi"/>
        </w:rPr>
        <w:t>.</w:t>
      </w:r>
    </w:p>
    <w:p w14:paraId="3BC90918" w14:textId="21E694F1" w:rsidR="00E71A08" w:rsidRPr="00A2001B" w:rsidRDefault="009C6541" w:rsidP="00A2001B">
      <w:pPr>
        <w:pStyle w:val="Contenidodelmarco"/>
        <w:numPr>
          <w:ilvl w:val="0"/>
          <w:numId w:val="18"/>
        </w:numPr>
        <w:spacing w:afterLines="120" w:after="288" w:line="360" w:lineRule="auto"/>
        <w:rPr>
          <w:rFonts w:eastAsiaTheme="minorHAnsi"/>
          <w:b/>
          <w:bCs/>
        </w:rPr>
      </w:pPr>
      <w:r w:rsidRPr="00A2001B">
        <w:rPr>
          <w:rFonts w:eastAsiaTheme="minorHAnsi"/>
          <w:b/>
          <w:bCs/>
        </w:rPr>
        <w:t>Yo como profesor quiero poder</w:t>
      </w:r>
      <w:r w:rsidR="0040569C" w:rsidRPr="00A2001B">
        <w:rPr>
          <w:rFonts w:eastAsiaTheme="minorHAnsi"/>
          <w:b/>
          <w:bCs/>
        </w:rPr>
        <w:t xml:space="preserve"> realizar un test sociométrico sobre los alumnos de una de mis clases</w:t>
      </w:r>
      <w:r w:rsidR="00906080" w:rsidRPr="00A2001B">
        <w:rPr>
          <w:rFonts w:eastAsiaTheme="minorHAnsi"/>
          <w:b/>
          <w:bCs/>
        </w:rPr>
        <w:t>:</w:t>
      </w:r>
      <w:r w:rsidR="00906080" w:rsidRPr="00EE580E">
        <w:rPr>
          <w:rFonts w:eastAsiaTheme="minorHAnsi"/>
          <w:b/>
          <w:bCs/>
        </w:rPr>
        <w:t xml:space="preserve"> </w:t>
      </w:r>
      <w:r w:rsidR="00906080" w:rsidRPr="00EE580E">
        <w:rPr>
          <w:rFonts w:eastAsiaTheme="minorHAnsi"/>
        </w:rPr>
        <w:t xml:space="preserve">Se espera de este requerimiento que se presente una </w:t>
      </w:r>
      <w:r w:rsidR="00700E30" w:rsidRPr="00EE580E">
        <w:rPr>
          <w:rFonts w:eastAsiaTheme="minorHAnsi"/>
        </w:rPr>
        <w:t>página</w:t>
      </w:r>
      <w:r w:rsidR="00906080" w:rsidRPr="00EE580E">
        <w:rPr>
          <w:rFonts w:eastAsiaTheme="minorHAnsi"/>
        </w:rPr>
        <w:t xml:space="preserve"> donde poder introducir los datos de una matriz </w:t>
      </w:r>
      <w:proofErr w:type="spellStart"/>
      <w:r w:rsidR="00906080" w:rsidRPr="00EE580E">
        <w:rPr>
          <w:rFonts w:eastAsiaTheme="minorHAnsi"/>
        </w:rPr>
        <w:t>sociom</w:t>
      </w:r>
      <w:r w:rsidR="00E71A08" w:rsidRPr="00A2001B">
        <w:rPr>
          <w:rFonts w:eastAsiaTheme="minorHAnsi"/>
          <w:lang w:val="es-ES"/>
        </w:rPr>
        <w:t>é</w:t>
      </w:r>
      <w:r w:rsidR="00E71A08" w:rsidRPr="00EE580E">
        <w:rPr>
          <w:rFonts w:eastAsiaTheme="minorHAnsi"/>
          <w:lang w:val="es-ES"/>
        </w:rPr>
        <w:t>trica</w:t>
      </w:r>
      <w:proofErr w:type="spellEnd"/>
      <w:r w:rsidR="00E71A08" w:rsidRPr="00EE580E">
        <w:rPr>
          <w:rFonts w:eastAsiaTheme="minorHAnsi"/>
          <w:lang w:val="es-ES"/>
        </w:rPr>
        <w:t>. Una tabla de doble entrada donde poner “+1” o “-1” entre los estudiantes de una clase.</w:t>
      </w:r>
    </w:p>
    <w:p w14:paraId="721EC255" w14:textId="747FEF9C" w:rsidR="003758D1" w:rsidRPr="00A2001B" w:rsidRDefault="0040569C" w:rsidP="00A2001B">
      <w:pPr>
        <w:pStyle w:val="Contenidodelmarco"/>
        <w:numPr>
          <w:ilvl w:val="0"/>
          <w:numId w:val="18"/>
        </w:numPr>
        <w:spacing w:afterLines="120" w:after="288" w:line="360" w:lineRule="auto"/>
        <w:rPr>
          <w:rFonts w:eastAsiaTheme="minorHAnsi"/>
          <w:b/>
          <w:bCs/>
        </w:rPr>
      </w:pPr>
      <w:r w:rsidRPr="00A2001B">
        <w:rPr>
          <w:rFonts w:eastAsiaTheme="minorHAnsi"/>
          <w:b/>
          <w:bCs/>
        </w:rPr>
        <w:t xml:space="preserve">Yo como profesor quiero poder ver los resultados de dichos </w:t>
      </w:r>
      <w:proofErr w:type="spellStart"/>
      <w:r w:rsidRPr="00A2001B">
        <w:rPr>
          <w:rFonts w:eastAsiaTheme="minorHAnsi"/>
          <w:b/>
          <w:bCs/>
        </w:rPr>
        <w:t>tests</w:t>
      </w:r>
      <w:proofErr w:type="spellEnd"/>
      <w:r w:rsidR="00357F09" w:rsidRPr="00A2001B">
        <w:rPr>
          <w:rFonts w:eastAsiaTheme="minorHAnsi"/>
          <w:b/>
          <w:bCs/>
        </w:rPr>
        <w:t>:</w:t>
      </w:r>
      <w:r w:rsidR="00357F09" w:rsidRPr="00EE580E">
        <w:rPr>
          <w:rFonts w:eastAsiaTheme="minorHAnsi"/>
          <w:b/>
          <w:bCs/>
        </w:rPr>
        <w:t xml:space="preserve"> </w:t>
      </w:r>
      <w:r w:rsidR="00357F09" w:rsidRPr="00EE580E">
        <w:rPr>
          <w:rFonts w:eastAsiaTheme="minorHAnsi"/>
        </w:rPr>
        <w:t xml:space="preserve">Se espera de este requerimiento que se muestre una </w:t>
      </w:r>
      <w:r w:rsidR="003758D1" w:rsidRPr="00EE580E">
        <w:rPr>
          <w:rFonts w:eastAsiaTheme="minorHAnsi"/>
        </w:rPr>
        <w:t>página</w:t>
      </w:r>
      <w:r w:rsidR="00357F09" w:rsidRPr="00EE580E">
        <w:rPr>
          <w:rFonts w:eastAsiaTheme="minorHAnsi"/>
        </w:rPr>
        <w:t xml:space="preserve"> mostrando información y resultados de los </w:t>
      </w:r>
      <w:proofErr w:type="spellStart"/>
      <w:r w:rsidR="00357F09" w:rsidRPr="00EE580E">
        <w:rPr>
          <w:rFonts w:eastAsiaTheme="minorHAnsi"/>
        </w:rPr>
        <w:t>tests</w:t>
      </w:r>
      <w:proofErr w:type="spellEnd"/>
      <w:r w:rsidR="00357F09" w:rsidRPr="00EE580E">
        <w:rPr>
          <w:rFonts w:eastAsiaTheme="minorHAnsi"/>
        </w:rPr>
        <w:t xml:space="preserve"> sociométricos realizados por una clase, incluyendo valores como listas de alumnos; líderes, rechazados, ignorados, </w:t>
      </w:r>
      <w:r w:rsidR="00700E30" w:rsidRPr="00EE580E">
        <w:rPr>
          <w:rFonts w:eastAsiaTheme="minorHAnsi"/>
        </w:rPr>
        <w:t>etc...</w:t>
      </w:r>
      <w:r w:rsidR="00357F09" w:rsidRPr="00EE580E">
        <w:rPr>
          <w:rFonts w:eastAsiaTheme="minorHAnsi"/>
        </w:rPr>
        <w:t xml:space="preserve"> </w:t>
      </w:r>
      <w:r w:rsidR="009173DF" w:rsidRPr="00EE580E">
        <w:rPr>
          <w:rFonts w:eastAsiaTheme="minorHAnsi"/>
        </w:rPr>
        <w:fldChar w:fldCharType="begin"/>
      </w:r>
      <w:r w:rsidR="008F3C09">
        <w:rPr>
          <w:rFonts w:eastAsiaTheme="minorHAnsi"/>
        </w:rPr>
        <w:instrText xml:space="preserve"> ADDIN ZOTERO_ITEM CSL_CITATION {"citationID":"qrwRsmZb","properties":{"formattedCitation":"(Universidad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009173DF" w:rsidRPr="00EE580E">
        <w:rPr>
          <w:rFonts w:eastAsiaTheme="minorHAnsi"/>
        </w:rPr>
        <w:fldChar w:fldCharType="separate"/>
      </w:r>
      <w:r w:rsidR="008F3C09" w:rsidRPr="008F3C09">
        <w:rPr>
          <w:rFonts w:cs="Arial"/>
        </w:rPr>
        <w:t>(Universidad de Jaén, 2022)</w:t>
      </w:r>
      <w:r w:rsidR="009173DF" w:rsidRPr="00EE580E">
        <w:rPr>
          <w:rFonts w:eastAsiaTheme="minorHAnsi"/>
        </w:rPr>
        <w:fldChar w:fldCharType="end"/>
      </w:r>
    </w:p>
    <w:p w14:paraId="2199D7AB" w14:textId="77777777" w:rsidR="00583ED3" w:rsidRPr="00EE580E" w:rsidRDefault="00583ED3" w:rsidP="00A2001B">
      <w:pPr>
        <w:pStyle w:val="Contenidodelmarco"/>
        <w:spacing w:line="360" w:lineRule="auto"/>
        <w:ind w:firstLine="0"/>
        <w:rPr>
          <w:b/>
          <w:bCs/>
          <w:color w:val="808080" w:themeColor="background1" w:themeShade="80"/>
        </w:rPr>
      </w:pPr>
    </w:p>
    <w:p w14:paraId="55D09C40" w14:textId="577E8646" w:rsidR="000350F9" w:rsidRPr="00EE580E" w:rsidRDefault="008A4AC6" w:rsidP="00CF4234">
      <w:pPr>
        <w:pStyle w:val="Ttulo2plantilla"/>
      </w:pPr>
      <w:bookmarkStart w:id="708" w:name="_Toc112348071"/>
      <w:bookmarkStart w:id="709" w:name="_Toc112684114"/>
      <w:r>
        <w:t xml:space="preserve">4.2. </w:t>
      </w:r>
      <w:r w:rsidR="000350F9" w:rsidRPr="00EE580E">
        <w:t>Diseño de la aplicación</w:t>
      </w:r>
      <w:bookmarkEnd w:id="708"/>
      <w:bookmarkEnd w:id="709"/>
    </w:p>
    <w:p w14:paraId="2B687357" w14:textId="26B40963" w:rsidR="007F36D5" w:rsidRPr="00EE580E" w:rsidRDefault="007F36D5" w:rsidP="008A4AC6">
      <w:pPr>
        <w:pStyle w:val="Contenidodelmarco"/>
        <w:spacing w:line="360" w:lineRule="auto"/>
      </w:pPr>
      <w:r w:rsidRPr="00EE580E">
        <w:lastRenderedPageBreak/>
        <w:t xml:space="preserve">Vistos los requerimientos el siguiente paso es definir </w:t>
      </w:r>
      <w:r w:rsidR="008A4AC6" w:rsidRPr="00EE580E">
        <w:t>cómo</w:t>
      </w:r>
      <w:r w:rsidRPr="00EE580E">
        <w:t xml:space="preserve"> ha de ser el diseño de la aplicación. Esto incluye aparatados como el modelo de datos, o la arquitectura de la aplicación, además de decisiones tomadas durante el proceso de programación.</w:t>
      </w:r>
    </w:p>
    <w:p w14:paraId="6EA60CA2" w14:textId="2F06F9B9" w:rsidR="007F36D5" w:rsidRPr="00EE580E" w:rsidRDefault="007F36D5" w:rsidP="00CF4234">
      <w:pPr>
        <w:pStyle w:val="Ttulo3plantilla"/>
      </w:pPr>
      <w:bookmarkStart w:id="710" w:name="_Toc112348072"/>
      <w:r w:rsidRPr="00EE580E">
        <w:t>Modelo de datos</w:t>
      </w:r>
      <w:bookmarkEnd w:id="710"/>
    </w:p>
    <w:p w14:paraId="39A70D24" w14:textId="3E3846F2" w:rsidR="007F36D5" w:rsidRPr="00EE580E" w:rsidRDefault="007F36D5" w:rsidP="00A2001B">
      <w:pPr>
        <w:pStyle w:val="Contenidodelmarco"/>
        <w:spacing w:afterLines="120" w:after="288" w:line="360" w:lineRule="auto"/>
      </w:pPr>
      <w:r w:rsidRPr="00EE580E">
        <w:t xml:space="preserve">Se ha decidido que el sistema de almacenamiento predefinido para este proyecto va a ser una base de datos relacional, en concreto </w:t>
      </w:r>
      <w:proofErr w:type="spellStart"/>
      <w:r w:rsidRPr="00EE580E">
        <w:t>MariaDB</w:t>
      </w:r>
      <w:proofErr w:type="spellEnd"/>
      <w:r w:rsidRPr="00EE580E">
        <w:t>. En un sistema relacional, la información se almacena de manera estructurada en tablas</w:t>
      </w:r>
      <w:r w:rsidR="00B532DA" w:rsidRPr="00EE580E">
        <w:t xml:space="preserve">, con campos. Así cada línea de una tabla contiene varias celdas, que representan una entidad del modelo. </w:t>
      </w:r>
    </w:p>
    <w:p w14:paraId="10068AEF" w14:textId="5518D36E" w:rsidR="00B532DA" w:rsidRPr="00EE580E" w:rsidRDefault="00B532DA" w:rsidP="00A2001B">
      <w:pPr>
        <w:pStyle w:val="Contenidodelmarco"/>
        <w:spacing w:afterLines="120" w:after="288" w:line="360" w:lineRule="auto"/>
      </w:pPr>
      <w:r w:rsidRPr="00EE580E">
        <w:t xml:space="preserve">Con el fin de no repetir información innecesaria, se definen unas relaciones entre tablas </w:t>
      </w:r>
      <w:r w:rsidR="0042425B" w:rsidRPr="00EE580E">
        <w:t>definiendo,</w:t>
      </w:r>
      <w:r w:rsidRPr="00EE580E">
        <w:t xml:space="preserve"> así como se comportan las entidades dentro del modelo. Para la base de datos de este trabajo, las entidades que se han </w:t>
      </w:r>
      <w:r w:rsidR="0042425B" w:rsidRPr="00EE580E">
        <w:t>utilizado,</w:t>
      </w:r>
      <w:r w:rsidRPr="00EE580E">
        <w:t xml:space="preserve"> así como sus relaciones son las siguientes:</w:t>
      </w:r>
    </w:p>
    <w:p w14:paraId="5F2C35A1" w14:textId="77777777" w:rsidR="00B532DA" w:rsidRPr="00EE580E" w:rsidRDefault="00B532DA" w:rsidP="00A2001B">
      <w:pPr>
        <w:pStyle w:val="Contenidodelmarco"/>
      </w:pPr>
    </w:p>
    <w:p w14:paraId="3F1CF723" w14:textId="42CCCF1F" w:rsidR="00497CF8" w:rsidRPr="003F623C" w:rsidRDefault="00497CF8" w:rsidP="003F623C">
      <w:pPr>
        <w:pStyle w:val="Caption"/>
        <w:keepNext/>
        <w:jc w:val="center"/>
        <w:rPr>
          <w:rFonts w:ascii="Arial" w:hAnsi="Arial" w:cs="Arial"/>
          <w:i w:val="0"/>
          <w:iCs w:val="0"/>
          <w:color w:val="auto"/>
          <w:sz w:val="22"/>
          <w:szCs w:val="22"/>
        </w:rPr>
      </w:pPr>
      <w:bookmarkStart w:id="711" w:name="_Toc112776567"/>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3</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Diagrama ER</w:t>
      </w:r>
      <w:bookmarkEnd w:id="711"/>
    </w:p>
    <w:p w14:paraId="7CCDED80" w14:textId="1E7B180F" w:rsidR="003F45D2" w:rsidRPr="00A2001B" w:rsidRDefault="005F5383" w:rsidP="008B0DF8">
      <w:pPr>
        <w:pStyle w:val="Contenidodelmarco"/>
        <w:jc w:val="center"/>
        <w:rPr>
          <w:color w:val="808080" w:themeColor="background1" w:themeShade="80"/>
        </w:rPr>
      </w:pPr>
      <w:r w:rsidRPr="00A2001B">
        <w:rPr>
          <w:i/>
          <w:iCs/>
          <w:noProof/>
          <w:color w:val="808080" w:themeColor="background1" w:themeShade="80"/>
          <w:lang w:eastAsia="es-ES_tradnl"/>
        </w:rPr>
        <w:drawing>
          <wp:inline distT="0" distB="0" distL="0" distR="0" wp14:anchorId="7EC94323" wp14:editId="6BC23C7B">
            <wp:extent cx="5619750" cy="522922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0" cy="5229225"/>
                    </a:xfrm>
                    <a:prstGeom prst="rect">
                      <a:avLst/>
                    </a:prstGeom>
                  </pic:spPr>
                </pic:pic>
              </a:graphicData>
            </a:graphic>
          </wp:inline>
        </w:drawing>
      </w:r>
      <w:r w:rsidR="008A4AC6">
        <w:rPr>
          <w:i/>
          <w:iCs/>
          <w:color w:val="808080" w:themeColor="background1" w:themeShade="80"/>
        </w:rPr>
        <w:t xml:space="preserve"> </w:t>
      </w:r>
      <w:commentRangeStart w:id="712"/>
      <w:r w:rsidR="008A4AC6" w:rsidRPr="003F623C">
        <w:rPr>
          <w:rFonts w:cs="Arial"/>
          <w:szCs w:val="22"/>
        </w:rPr>
        <w:t>Fuente: Elaboración propia (202</w:t>
      </w:r>
      <w:r w:rsidR="00497CF8" w:rsidRPr="003F623C">
        <w:rPr>
          <w:rFonts w:cs="Arial"/>
          <w:szCs w:val="22"/>
        </w:rPr>
        <w:t>2</w:t>
      </w:r>
      <w:r w:rsidR="008A4AC6" w:rsidRPr="003F623C">
        <w:rPr>
          <w:rFonts w:cs="Arial"/>
          <w:szCs w:val="22"/>
        </w:rPr>
        <w:t>)</w:t>
      </w:r>
      <w:commentRangeEnd w:id="712"/>
      <w:r w:rsidR="008A4AC6" w:rsidRPr="003F623C">
        <w:rPr>
          <w:rStyle w:val="CommentReference"/>
          <w:rFonts w:eastAsiaTheme="minorHAnsi" w:cs="Arial"/>
          <w:sz w:val="22"/>
          <w:szCs w:val="22"/>
          <w:lang w:eastAsia="en-US"/>
        </w:rPr>
        <w:commentReference w:id="712"/>
      </w:r>
    </w:p>
    <w:p w14:paraId="07F66554" w14:textId="77777777" w:rsidR="00583ED3" w:rsidRPr="00EE580E" w:rsidRDefault="00583ED3" w:rsidP="00583ED3">
      <w:pPr>
        <w:pStyle w:val="Contenidodelmarco"/>
        <w:spacing w:line="360" w:lineRule="auto"/>
      </w:pPr>
    </w:p>
    <w:p w14:paraId="656DA9F0" w14:textId="001D87FB" w:rsidR="005F5383" w:rsidRPr="00EE580E" w:rsidRDefault="00D12C0B" w:rsidP="00A2001B">
      <w:pPr>
        <w:pStyle w:val="Contenidodelmarco"/>
        <w:spacing w:line="360" w:lineRule="auto"/>
      </w:pPr>
      <w:r w:rsidRPr="00EE580E">
        <w:t>Las entidades que se incluyen son las siguientes:</w:t>
      </w:r>
    </w:p>
    <w:p w14:paraId="5C1BC4FC" w14:textId="0395B482" w:rsidR="00D12C0B" w:rsidRPr="00EE580E" w:rsidRDefault="00D12C0B" w:rsidP="00A2001B">
      <w:pPr>
        <w:pStyle w:val="Contenidodelmarco"/>
        <w:numPr>
          <w:ilvl w:val="0"/>
          <w:numId w:val="18"/>
        </w:numPr>
        <w:spacing w:afterLines="120" w:after="288" w:line="360" w:lineRule="auto"/>
        <w:ind w:left="1066" w:hanging="357"/>
      </w:pPr>
      <w:r w:rsidRPr="00A2001B">
        <w:rPr>
          <w:b/>
          <w:bCs/>
        </w:rPr>
        <w:t>Profesores (</w:t>
      </w:r>
      <w:proofErr w:type="spellStart"/>
      <w:r w:rsidRPr="00A2001B">
        <w:rPr>
          <w:b/>
          <w:bCs/>
        </w:rPr>
        <w:t>teachers</w:t>
      </w:r>
      <w:proofErr w:type="spellEnd"/>
      <w:r w:rsidRPr="00A2001B">
        <w:rPr>
          <w:b/>
          <w:bCs/>
        </w:rPr>
        <w:t>):</w:t>
      </w:r>
      <w:r w:rsidRPr="00EE580E">
        <w:t xml:space="preserve"> </w:t>
      </w:r>
      <w:r w:rsidR="004755D0" w:rsidRPr="00EE580E">
        <w:t>En esta tabla se almacena la información referente a los profesores. Es una tabla medio generada, ya que contienen los atributos necesarios para iniciar sesión. Estos campos han sido generados mediante la gema “</w:t>
      </w:r>
      <w:proofErr w:type="spellStart"/>
      <w:r w:rsidR="004755D0" w:rsidRPr="00EE580E">
        <w:t>devise</w:t>
      </w:r>
      <w:proofErr w:type="spellEnd"/>
      <w:r w:rsidR="004755D0" w:rsidRPr="00EE580E">
        <w:t>” de Ruby.</w:t>
      </w:r>
      <w:r w:rsidR="0081501D" w:rsidRPr="00EE580E">
        <w:t xml:space="preserve"> Además de los campos estándar, se ha añadido los campos “</w:t>
      </w:r>
      <w:proofErr w:type="spellStart"/>
      <w:r w:rsidR="0081501D" w:rsidRPr="00EE580E">
        <w:t>name</w:t>
      </w:r>
      <w:proofErr w:type="spellEnd"/>
      <w:r w:rsidR="0081501D" w:rsidRPr="00EE580E">
        <w:t>” y “</w:t>
      </w:r>
      <w:proofErr w:type="spellStart"/>
      <w:r w:rsidR="0081501D" w:rsidRPr="00EE580E">
        <w:t>last_name</w:t>
      </w:r>
      <w:proofErr w:type="spellEnd"/>
      <w:r w:rsidR="0081501D" w:rsidRPr="00EE580E">
        <w:t>”.</w:t>
      </w:r>
    </w:p>
    <w:p w14:paraId="204A84FE" w14:textId="28F9F067" w:rsidR="00D12C0B" w:rsidRPr="00EE580E" w:rsidRDefault="00D12C0B" w:rsidP="00A2001B">
      <w:pPr>
        <w:pStyle w:val="Contenidodelmarco"/>
        <w:numPr>
          <w:ilvl w:val="0"/>
          <w:numId w:val="18"/>
        </w:numPr>
        <w:spacing w:afterLines="120" w:after="288" w:line="360" w:lineRule="auto"/>
        <w:ind w:left="1066" w:hanging="357"/>
      </w:pPr>
      <w:r w:rsidRPr="00A2001B">
        <w:rPr>
          <w:b/>
          <w:bCs/>
        </w:rPr>
        <w:t>Asignaturas (</w:t>
      </w:r>
      <w:proofErr w:type="spellStart"/>
      <w:r w:rsidRPr="00A2001B">
        <w:rPr>
          <w:b/>
          <w:bCs/>
        </w:rPr>
        <w:t>classrooms</w:t>
      </w:r>
      <w:proofErr w:type="spellEnd"/>
      <w:r w:rsidRPr="00A2001B">
        <w:rPr>
          <w:b/>
          <w:bCs/>
        </w:rPr>
        <w:t>):</w:t>
      </w:r>
      <w:r w:rsidR="00163AC4" w:rsidRPr="00EE580E">
        <w:t xml:space="preserve"> En esta tabla se almacena la información referente a las asignaturas. Tiene campos como curso, letra y asignatura, así como una relación al profesor encargado de la asignatura, mediante </w:t>
      </w:r>
      <w:r w:rsidR="00AB174D" w:rsidRPr="00EE580E">
        <w:t>“</w:t>
      </w:r>
      <w:proofErr w:type="spellStart"/>
      <w:r w:rsidR="00163AC4" w:rsidRPr="00EE580E">
        <w:t>teacher_id</w:t>
      </w:r>
      <w:proofErr w:type="spellEnd"/>
      <w:r w:rsidR="00AB174D" w:rsidRPr="00EE580E">
        <w:t>”</w:t>
      </w:r>
    </w:p>
    <w:p w14:paraId="1B08BFAB" w14:textId="0C470C04" w:rsidR="00D12C0B" w:rsidRPr="00EE580E" w:rsidRDefault="00D12C0B" w:rsidP="00A2001B">
      <w:pPr>
        <w:pStyle w:val="Contenidodelmarco"/>
        <w:numPr>
          <w:ilvl w:val="0"/>
          <w:numId w:val="18"/>
        </w:numPr>
        <w:spacing w:afterLines="120" w:after="288" w:line="360" w:lineRule="auto"/>
        <w:ind w:left="1066" w:hanging="357"/>
      </w:pPr>
      <w:r w:rsidRPr="00A2001B">
        <w:rPr>
          <w:b/>
          <w:bCs/>
        </w:rPr>
        <w:lastRenderedPageBreak/>
        <w:t>Estudiantes (</w:t>
      </w:r>
      <w:proofErr w:type="spellStart"/>
      <w:r w:rsidRPr="00A2001B">
        <w:rPr>
          <w:b/>
          <w:bCs/>
        </w:rPr>
        <w:t>students</w:t>
      </w:r>
      <w:proofErr w:type="spellEnd"/>
      <w:r w:rsidRPr="00A2001B">
        <w:rPr>
          <w:b/>
          <w:bCs/>
        </w:rPr>
        <w:t>):</w:t>
      </w:r>
      <w:r w:rsidR="00A145CA" w:rsidRPr="00EE580E">
        <w:t xml:space="preserve"> En esta tabla se almacena la información referente a los estudiantes. Solo almacenamos tres campos, el nombre, el apellido y la fecha de nacimiento necesaria para calcular la edad.</w:t>
      </w:r>
    </w:p>
    <w:p w14:paraId="16C80A23" w14:textId="0D19D839" w:rsidR="00D12C0B" w:rsidRPr="00A2001B" w:rsidRDefault="00436BF0" w:rsidP="00A2001B">
      <w:pPr>
        <w:pStyle w:val="Contenidodelmarco"/>
        <w:numPr>
          <w:ilvl w:val="0"/>
          <w:numId w:val="18"/>
        </w:numPr>
        <w:spacing w:afterLines="120" w:after="288" w:line="360" w:lineRule="auto"/>
        <w:ind w:left="1066" w:hanging="357"/>
        <w:rPr>
          <w:lang w:val="es-ES"/>
        </w:rPr>
      </w:pPr>
      <w:r w:rsidRPr="00EE580E">
        <w:rPr>
          <w:b/>
          <w:bCs/>
          <w:lang w:val="es-ES"/>
        </w:rPr>
        <w:t>Valoración</w:t>
      </w:r>
      <w:r w:rsidR="00D12C0B" w:rsidRPr="00A2001B">
        <w:rPr>
          <w:b/>
          <w:bCs/>
          <w:lang w:val="es-ES"/>
        </w:rPr>
        <w:t xml:space="preserve"> (</w:t>
      </w:r>
      <w:proofErr w:type="spellStart"/>
      <w:r w:rsidR="00D12C0B" w:rsidRPr="00A2001B">
        <w:rPr>
          <w:b/>
          <w:bCs/>
          <w:lang w:val="es-ES"/>
        </w:rPr>
        <w:t>assestments</w:t>
      </w:r>
      <w:proofErr w:type="spellEnd"/>
      <w:r w:rsidR="00D12C0B" w:rsidRPr="00A2001B">
        <w:rPr>
          <w:b/>
          <w:bCs/>
          <w:lang w:val="es-ES"/>
        </w:rPr>
        <w:t>):</w:t>
      </w:r>
      <w:r w:rsidR="000B35C6" w:rsidRPr="00A2001B">
        <w:rPr>
          <w:lang w:val="es-ES"/>
        </w:rPr>
        <w:t xml:space="preserve"> En esta tabla se</w:t>
      </w:r>
      <w:r w:rsidR="000B35C6" w:rsidRPr="00EE580E">
        <w:rPr>
          <w:lang w:val="es-ES"/>
        </w:rPr>
        <w:t xml:space="preserve"> almacena la información referente a los </w:t>
      </w:r>
      <w:proofErr w:type="spellStart"/>
      <w:r w:rsidR="000B35C6" w:rsidRPr="00EE580E">
        <w:rPr>
          <w:lang w:val="es-ES"/>
        </w:rPr>
        <w:t>tests</w:t>
      </w:r>
      <w:proofErr w:type="spellEnd"/>
      <w:r w:rsidR="000B35C6" w:rsidRPr="00EE580E">
        <w:rPr>
          <w:lang w:val="es-ES"/>
        </w:rPr>
        <w:t xml:space="preserve"> sociométricos. A líneas contendrá la información para un estudiante y una clase con sus preferencias. El campo “</w:t>
      </w:r>
      <w:proofErr w:type="spellStart"/>
      <w:r w:rsidR="000B35C6" w:rsidRPr="00EE580E">
        <w:rPr>
          <w:lang w:val="es-ES"/>
        </w:rPr>
        <w:t>assestments</w:t>
      </w:r>
      <w:proofErr w:type="spellEnd"/>
      <w:r w:rsidR="000B35C6" w:rsidRPr="00EE580E">
        <w:rPr>
          <w:lang w:val="es-ES"/>
        </w:rPr>
        <w:t xml:space="preserve">” es un campo JSON con un objeto del tipo </w:t>
      </w:r>
      <w:r w:rsidR="000B35C6" w:rsidRPr="00A2001B">
        <w:rPr>
          <w:i/>
          <w:iCs/>
          <w:lang w:val="es-ES"/>
        </w:rPr>
        <w:t xml:space="preserve">{ </w:t>
      </w:r>
      <w:proofErr w:type="spellStart"/>
      <w:r w:rsidR="000B35C6" w:rsidRPr="00A2001B">
        <w:rPr>
          <w:i/>
          <w:iCs/>
          <w:lang w:val="es-ES"/>
        </w:rPr>
        <w:t>student_id</w:t>
      </w:r>
      <w:proofErr w:type="spellEnd"/>
      <w:r w:rsidR="000B35C6" w:rsidRPr="00A2001B">
        <w:rPr>
          <w:i/>
          <w:iCs/>
          <w:lang w:val="es-ES"/>
        </w:rPr>
        <w:t xml:space="preserve"> =&gt;</w:t>
      </w:r>
      <w:r w:rsidR="002F1BA6" w:rsidRPr="00A2001B">
        <w:rPr>
          <w:i/>
          <w:iCs/>
          <w:lang w:val="es-ES"/>
        </w:rPr>
        <w:t>(1|0|-1)</w:t>
      </w:r>
      <w:r w:rsidR="000B35C6" w:rsidRPr="00A2001B">
        <w:rPr>
          <w:i/>
          <w:iCs/>
          <w:lang w:val="es-ES"/>
        </w:rPr>
        <w:t>, … }</w:t>
      </w:r>
    </w:p>
    <w:p w14:paraId="0F2CB9F9" w14:textId="5F685A43" w:rsidR="00710821" w:rsidRPr="00EE580E" w:rsidRDefault="00710821" w:rsidP="00A2001B">
      <w:pPr>
        <w:pStyle w:val="Contenidodelmarco"/>
        <w:numPr>
          <w:ilvl w:val="0"/>
          <w:numId w:val="18"/>
        </w:numPr>
        <w:spacing w:afterLines="120" w:after="288" w:line="360" w:lineRule="auto"/>
        <w:ind w:left="1066" w:hanging="357"/>
      </w:pPr>
      <w:r w:rsidRPr="00A2001B">
        <w:rPr>
          <w:b/>
          <w:bCs/>
        </w:rPr>
        <w:t>[Relación] Asignatura-Estudiante (</w:t>
      </w:r>
      <w:proofErr w:type="spellStart"/>
      <w:r w:rsidRPr="00A2001B">
        <w:rPr>
          <w:b/>
          <w:bCs/>
        </w:rPr>
        <w:t>student</w:t>
      </w:r>
      <w:r w:rsidR="00BF68F9" w:rsidRPr="00A2001B">
        <w:rPr>
          <w:b/>
          <w:bCs/>
        </w:rPr>
        <w:t>_</w:t>
      </w:r>
      <w:r w:rsidRPr="00A2001B">
        <w:rPr>
          <w:b/>
          <w:bCs/>
        </w:rPr>
        <w:t>classroom</w:t>
      </w:r>
      <w:r w:rsidR="00BF68F9" w:rsidRPr="00A2001B">
        <w:rPr>
          <w:b/>
          <w:bCs/>
        </w:rPr>
        <w:t>s</w:t>
      </w:r>
      <w:proofErr w:type="spellEnd"/>
      <w:r w:rsidRPr="00A2001B">
        <w:rPr>
          <w:b/>
          <w:bCs/>
        </w:rPr>
        <w:t>):</w:t>
      </w:r>
      <w:r w:rsidR="00571545" w:rsidRPr="00EE580E">
        <w:t xml:space="preserve"> Como la relación entre estudiantes y asignaturas es una relación N:M (de muchos a muchos) hace falta una tabla auxiliar para modelar la relación. Esta tabla </w:t>
      </w:r>
      <w:r w:rsidR="00CB5A22" w:rsidRPr="00EE580E">
        <w:t>almacén</w:t>
      </w:r>
      <w:r w:rsidR="00571545" w:rsidRPr="00EE580E">
        <w:t xml:space="preserve"> la información referente a esa relación.</w:t>
      </w:r>
    </w:p>
    <w:p w14:paraId="018FA8CE" w14:textId="77777777" w:rsidR="0040569C" w:rsidRPr="00EE580E" w:rsidRDefault="0040569C" w:rsidP="0040569C">
      <w:pPr>
        <w:pStyle w:val="Contenidodelmarco"/>
        <w:rPr>
          <w:rFonts w:eastAsiaTheme="minorHAnsi"/>
        </w:rPr>
      </w:pPr>
    </w:p>
    <w:p w14:paraId="1836F7F1" w14:textId="220D76CD" w:rsidR="0096174E" w:rsidRPr="00EE580E" w:rsidRDefault="007F2A86" w:rsidP="0096174E">
      <w:pPr>
        <w:pStyle w:val="Contenidodelmarco"/>
        <w:rPr>
          <w:rFonts w:eastAsiaTheme="minorHAnsi"/>
        </w:rPr>
      </w:pPr>
      <w:r w:rsidRPr="00EE580E">
        <w:rPr>
          <w:rFonts w:eastAsiaTheme="minorHAnsi"/>
        </w:rPr>
        <w:t>Por su lado, la relación de atributos para cada una de las tablas es la siguiente:</w:t>
      </w:r>
    </w:p>
    <w:p w14:paraId="79935CE7" w14:textId="77777777" w:rsidR="002D56B8" w:rsidRPr="00EE580E" w:rsidRDefault="002D56B8" w:rsidP="0096174E">
      <w:pPr>
        <w:pStyle w:val="Contenidodelmarco"/>
        <w:rPr>
          <w:rFonts w:eastAsiaTheme="minorHAnsi"/>
        </w:rPr>
      </w:pPr>
    </w:p>
    <w:p w14:paraId="468B6AE6" w14:textId="0999A3DA" w:rsidR="000E30C7" w:rsidRPr="003F623C" w:rsidRDefault="000E30C7" w:rsidP="003F623C">
      <w:pPr>
        <w:pStyle w:val="Caption"/>
        <w:keepNext/>
        <w:jc w:val="center"/>
        <w:rPr>
          <w:rFonts w:ascii="Arial" w:hAnsi="Arial" w:cs="Arial"/>
        </w:rPr>
      </w:pPr>
      <w:bookmarkStart w:id="713" w:name="_Toc112699710"/>
      <w:r w:rsidRPr="003F623C">
        <w:rPr>
          <w:rFonts w:ascii="Arial" w:hAnsi="Arial" w:cs="Arial"/>
          <w:i w:val="0"/>
          <w:iCs w:val="0"/>
          <w:color w:val="auto"/>
          <w:sz w:val="22"/>
          <w:szCs w:val="22"/>
        </w:rPr>
        <w:t xml:space="preserve">Tabla </w:t>
      </w:r>
      <w:r w:rsidRPr="003F623C">
        <w:rPr>
          <w:rFonts w:ascii="Arial" w:hAnsi="Arial" w:cs="Arial"/>
          <w:i w:val="0"/>
          <w:iCs w:val="0"/>
          <w:color w:val="auto"/>
          <w:sz w:val="22"/>
          <w:szCs w:val="22"/>
        </w:rPr>
        <w:fldChar w:fldCharType="begin"/>
      </w:r>
      <w:r w:rsidRPr="003F623C">
        <w:rPr>
          <w:rFonts w:ascii="Arial" w:hAnsi="Arial" w:cs="Arial"/>
          <w:i w:val="0"/>
          <w:iCs w:val="0"/>
          <w:color w:val="auto"/>
          <w:sz w:val="22"/>
          <w:szCs w:val="22"/>
        </w:rPr>
        <w:instrText xml:space="preserve"> SEQ Tabla \* ARABIC </w:instrText>
      </w:r>
      <w:r w:rsidRPr="003F623C">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4</w:t>
      </w:r>
      <w:r w:rsidRPr="003F623C">
        <w:rPr>
          <w:rFonts w:ascii="Arial" w:hAnsi="Arial" w:cs="Arial"/>
          <w:i w:val="0"/>
          <w:iCs w:val="0"/>
          <w:color w:val="auto"/>
          <w:sz w:val="22"/>
          <w:szCs w:val="22"/>
        </w:rPr>
        <w:fldChar w:fldCharType="end"/>
      </w:r>
      <w:r w:rsidRPr="003F623C">
        <w:rPr>
          <w:rFonts w:ascii="Arial" w:hAnsi="Arial" w:cs="Arial"/>
          <w:i w:val="0"/>
          <w:iCs w:val="0"/>
          <w:color w:val="auto"/>
          <w:sz w:val="22"/>
          <w:szCs w:val="22"/>
        </w:rPr>
        <w:t>. Explicación de Atributos</w:t>
      </w:r>
      <w:bookmarkEnd w:id="713"/>
    </w:p>
    <w:tbl>
      <w:tblPr>
        <w:tblW w:w="8556" w:type="dxa"/>
        <w:jc w:val="center"/>
        <w:tblLook w:val="04A0" w:firstRow="1" w:lastRow="0" w:firstColumn="1" w:lastColumn="0" w:noHBand="0" w:noVBand="1"/>
      </w:tblPr>
      <w:tblGrid>
        <w:gridCol w:w="1238"/>
        <w:gridCol w:w="1238"/>
        <w:gridCol w:w="2060"/>
        <w:gridCol w:w="4020"/>
      </w:tblGrid>
      <w:tr w:rsidR="00436BF0" w:rsidRPr="00EE580E" w14:paraId="484184E4" w14:textId="77777777" w:rsidTr="003F623C">
        <w:trPr>
          <w:trHeight w:val="300"/>
          <w:jc w:val="center"/>
        </w:trPr>
        <w:tc>
          <w:tcPr>
            <w:tcW w:w="1238" w:type="dxa"/>
            <w:tcBorders>
              <w:top w:val="single" w:sz="4" w:space="0" w:color="ED7D31"/>
              <w:left w:val="single" w:sz="4" w:space="0" w:color="ED7D31"/>
              <w:bottom w:val="nil"/>
              <w:right w:val="nil"/>
            </w:tcBorders>
            <w:shd w:val="clear" w:color="ED7D31" w:fill="ED7D31"/>
            <w:noWrap/>
            <w:vAlign w:val="bottom"/>
            <w:hideMark/>
          </w:tcPr>
          <w:p w14:paraId="1B09BB06" w14:textId="77777777" w:rsidR="00436BF0" w:rsidRPr="00EE580E" w:rsidRDefault="00436BF0" w:rsidP="00436BF0">
            <w:pPr>
              <w:spacing w:after="0" w:line="240" w:lineRule="auto"/>
              <w:rPr>
                <w:rFonts w:ascii="Calibri" w:eastAsia="Times New Roman" w:hAnsi="Calibri" w:cs="Calibri"/>
                <w:b/>
                <w:bCs/>
                <w:color w:val="FFFFFF"/>
                <w:lang w:val="en-GB" w:eastAsia="en-GB"/>
              </w:rPr>
            </w:pPr>
            <w:proofErr w:type="spellStart"/>
            <w:r w:rsidRPr="00EE580E">
              <w:rPr>
                <w:rFonts w:ascii="Calibri" w:eastAsia="Times New Roman" w:hAnsi="Calibri" w:cs="Calibri"/>
                <w:b/>
                <w:bCs/>
                <w:color w:val="FFFFFF"/>
                <w:lang w:val="en-GB" w:eastAsia="en-GB"/>
              </w:rPr>
              <w:t>Entidad</w:t>
            </w:r>
            <w:proofErr w:type="spellEnd"/>
          </w:p>
        </w:tc>
        <w:tc>
          <w:tcPr>
            <w:tcW w:w="1238" w:type="dxa"/>
            <w:tcBorders>
              <w:top w:val="single" w:sz="4" w:space="0" w:color="ED7D31"/>
              <w:left w:val="nil"/>
              <w:bottom w:val="nil"/>
              <w:right w:val="nil"/>
            </w:tcBorders>
            <w:shd w:val="clear" w:color="ED7D31" w:fill="ED7D31"/>
            <w:noWrap/>
            <w:vAlign w:val="bottom"/>
            <w:hideMark/>
          </w:tcPr>
          <w:p w14:paraId="5F5893BE" w14:textId="77777777" w:rsidR="00436BF0" w:rsidRPr="00EE580E" w:rsidRDefault="00436BF0" w:rsidP="00436BF0">
            <w:pPr>
              <w:spacing w:after="0" w:line="240" w:lineRule="auto"/>
              <w:rPr>
                <w:rFonts w:ascii="Calibri" w:eastAsia="Times New Roman" w:hAnsi="Calibri" w:cs="Calibri"/>
                <w:b/>
                <w:bCs/>
                <w:color w:val="FFFFFF"/>
                <w:lang w:val="en-GB" w:eastAsia="en-GB"/>
              </w:rPr>
            </w:pPr>
            <w:proofErr w:type="spellStart"/>
            <w:r w:rsidRPr="00EE580E">
              <w:rPr>
                <w:rFonts w:ascii="Calibri" w:eastAsia="Times New Roman" w:hAnsi="Calibri" w:cs="Calibri"/>
                <w:b/>
                <w:bCs/>
                <w:color w:val="FFFFFF"/>
                <w:lang w:val="en-GB" w:eastAsia="en-GB"/>
              </w:rPr>
              <w:t>Atributo</w:t>
            </w:r>
            <w:proofErr w:type="spellEnd"/>
          </w:p>
        </w:tc>
        <w:tc>
          <w:tcPr>
            <w:tcW w:w="2060" w:type="dxa"/>
            <w:tcBorders>
              <w:top w:val="single" w:sz="4" w:space="0" w:color="ED7D31"/>
              <w:left w:val="nil"/>
              <w:bottom w:val="nil"/>
              <w:right w:val="nil"/>
            </w:tcBorders>
            <w:shd w:val="clear" w:color="ED7D31" w:fill="ED7D31"/>
            <w:noWrap/>
            <w:vAlign w:val="bottom"/>
            <w:hideMark/>
          </w:tcPr>
          <w:p w14:paraId="6428D390" w14:textId="77777777" w:rsidR="00436BF0" w:rsidRPr="00EE580E" w:rsidRDefault="00436BF0" w:rsidP="00436BF0">
            <w:pPr>
              <w:spacing w:after="0" w:line="240" w:lineRule="auto"/>
              <w:rPr>
                <w:rFonts w:ascii="Calibri" w:eastAsia="Times New Roman" w:hAnsi="Calibri" w:cs="Calibri"/>
                <w:b/>
                <w:bCs/>
                <w:color w:val="FFFFFF"/>
                <w:lang w:val="en-GB" w:eastAsia="en-GB"/>
              </w:rPr>
            </w:pPr>
            <w:proofErr w:type="spellStart"/>
            <w:r w:rsidRPr="00EE580E">
              <w:rPr>
                <w:rFonts w:ascii="Calibri" w:eastAsia="Times New Roman" w:hAnsi="Calibri" w:cs="Calibri"/>
                <w:b/>
                <w:bCs/>
                <w:color w:val="FFFFFF"/>
                <w:lang w:val="en-GB" w:eastAsia="en-GB"/>
              </w:rPr>
              <w:t>Traducción</w:t>
            </w:r>
            <w:proofErr w:type="spellEnd"/>
          </w:p>
        </w:tc>
        <w:tc>
          <w:tcPr>
            <w:tcW w:w="4020" w:type="dxa"/>
            <w:tcBorders>
              <w:top w:val="single" w:sz="4" w:space="0" w:color="ED7D31"/>
              <w:left w:val="nil"/>
              <w:bottom w:val="nil"/>
              <w:right w:val="single" w:sz="4" w:space="0" w:color="ED7D31"/>
            </w:tcBorders>
            <w:shd w:val="clear" w:color="ED7D31" w:fill="ED7D31"/>
            <w:noWrap/>
            <w:vAlign w:val="bottom"/>
            <w:hideMark/>
          </w:tcPr>
          <w:p w14:paraId="0D49189A" w14:textId="77777777" w:rsidR="00436BF0" w:rsidRPr="00EE580E" w:rsidRDefault="00436BF0" w:rsidP="00436BF0">
            <w:pPr>
              <w:spacing w:after="0" w:line="240" w:lineRule="auto"/>
              <w:rPr>
                <w:rFonts w:ascii="Calibri" w:eastAsia="Times New Roman" w:hAnsi="Calibri" w:cs="Calibri"/>
                <w:b/>
                <w:bCs/>
                <w:color w:val="FFFFFF"/>
                <w:lang w:val="en-GB" w:eastAsia="en-GB"/>
              </w:rPr>
            </w:pPr>
            <w:proofErr w:type="spellStart"/>
            <w:r w:rsidRPr="00EE580E">
              <w:rPr>
                <w:rFonts w:ascii="Calibri" w:eastAsia="Times New Roman" w:hAnsi="Calibri" w:cs="Calibri"/>
                <w:b/>
                <w:bCs/>
                <w:color w:val="FFFFFF"/>
                <w:lang w:val="en-GB" w:eastAsia="en-GB"/>
              </w:rPr>
              <w:t>Descripción</w:t>
            </w:r>
            <w:proofErr w:type="spellEnd"/>
          </w:p>
        </w:tc>
      </w:tr>
      <w:tr w:rsidR="00436BF0" w:rsidRPr="00EE580E" w14:paraId="0823502A"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1493FA78"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teacher</w:t>
            </w:r>
          </w:p>
        </w:tc>
        <w:tc>
          <w:tcPr>
            <w:tcW w:w="1238" w:type="dxa"/>
            <w:tcBorders>
              <w:top w:val="single" w:sz="4" w:space="0" w:color="ED7D31"/>
              <w:left w:val="nil"/>
              <w:bottom w:val="nil"/>
              <w:right w:val="nil"/>
            </w:tcBorders>
            <w:shd w:val="clear" w:color="auto" w:fill="auto"/>
            <w:noWrap/>
            <w:vAlign w:val="bottom"/>
            <w:hideMark/>
          </w:tcPr>
          <w:p w14:paraId="0BFC86B1"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name</w:t>
            </w:r>
          </w:p>
        </w:tc>
        <w:tc>
          <w:tcPr>
            <w:tcW w:w="2060" w:type="dxa"/>
            <w:tcBorders>
              <w:top w:val="single" w:sz="4" w:space="0" w:color="ED7D31"/>
              <w:left w:val="nil"/>
              <w:bottom w:val="nil"/>
              <w:right w:val="nil"/>
            </w:tcBorders>
            <w:shd w:val="clear" w:color="auto" w:fill="auto"/>
            <w:noWrap/>
            <w:vAlign w:val="bottom"/>
            <w:hideMark/>
          </w:tcPr>
          <w:p w14:paraId="71C7F782"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Nombre</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1F6F33CF"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353873A8"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4DC70511" w14:textId="77777777" w:rsidR="00436BF0" w:rsidRPr="00EE580E" w:rsidRDefault="00436BF0" w:rsidP="00436BF0">
            <w:pPr>
              <w:spacing w:after="0" w:line="240" w:lineRule="auto"/>
              <w:rPr>
                <w:rFonts w:ascii="Calibri" w:eastAsia="Times New Roman" w:hAnsi="Calibri" w:cs="Calibri"/>
                <w:i/>
                <w:iCs/>
                <w:color w:val="808080"/>
                <w:lang w:val="en-GB" w:eastAsia="en-GB"/>
              </w:rPr>
            </w:pPr>
            <w:proofErr w:type="spellStart"/>
            <w:r w:rsidRPr="00EE580E">
              <w:rPr>
                <w:rFonts w:ascii="Calibri" w:eastAsia="Times New Roman" w:hAnsi="Calibri" w:cs="Calibri"/>
                <w:i/>
                <w:iCs/>
                <w:color w:val="808080"/>
                <w:lang w:val="en-GB" w:eastAsia="en-GB"/>
              </w:rPr>
              <w:t>Profesor</w:t>
            </w:r>
            <w:proofErr w:type="spellEnd"/>
          </w:p>
        </w:tc>
        <w:tc>
          <w:tcPr>
            <w:tcW w:w="1238" w:type="dxa"/>
            <w:tcBorders>
              <w:top w:val="single" w:sz="4" w:space="0" w:color="ED7D31"/>
              <w:left w:val="nil"/>
              <w:bottom w:val="nil"/>
              <w:right w:val="nil"/>
            </w:tcBorders>
            <w:shd w:val="clear" w:color="auto" w:fill="auto"/>
            <w:noWrap/>
            <w:vAlign w:val="bottom"/>
            <w:hideMark/>
          </w:tcPr>
          <w:p w14:paraId="671A44A6"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last_name</w:t>
            </w:r>
            <w:proofErr w:type="spellEnd"/>
          </w:p>
        </w:tc>
        <w:tc>
          <w:tcPr>
            <w:tcW w:w="2060" w:type="dxa"/>
            <w:tcBorders>
              <w:top w:val="single" w:sz="4" w:space="0" w:color="ED7D31"/>
              <w:left w:val="nil"/>
              <w:bottom w:val="nil"/>
              <w:right w:val="nil"/>
            </w:tcBorders>
            <w:shd w:val="clear" w:color="auto" w:fill="auto"/>
            <w:noWrap/>
            <w:vAlign w:val="bottom"/>
            <w:hideMark/>
          </w:tcPr>
          <w:p w14:paraId="75C88E96"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Apellido</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2A12FB1E"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1AC8600E"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51B9D1FE" w14:textId="77777777" w:rsidR="00436BF0" w:rsidRPr="00EE580E" w:rsidRDefault="00436BF0" w:rsidP="00436BF0">
            <w:pPr>
              <w:spacing w:after="0" w:line="240" w:lineRule="auto"/>
              <w:rPr>
                <w:rFonts w:ascii="Times New Roman" w:eastAsia="Times New Roman" w:hAnsi="Times New Roman" w:cs="Times New Roman"/>
                <w:sz w:val="20"/>
                <w:szCs w:val="20"/>
                <w:lang w:val="en-GB" w:eastAsia="en-GB"/>
              </w:rPr>
            </w:pPr>
          </w:p>
        </w:tc>
        <w:tc>
          <w:tcPr>
            <w:tcW w:w="1238" w:type="dxa"/>
            <w:tcBorders>
              <w:top w:val="single" w:sz="4" w:space="0" w:color="ED7D31"/>
              <w:left w:val="nil"/>
              <w:bottom w:val="nil"/>
              <w:right w:val="nil"/>
            </w:tcBorders>
            <w:shd w:val="clear" w:color="auto" w:fill="auto"/>
            <w:noWrap/>
            <w:vAlign w:val="bottom"/>
            <w:hideMark/>
          </w:tcPr>
          <w:p w14:paraId="60B9CE92"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email</w:t>
            </w:r>
          </w:p>
        </w:tc>
        <w:tc>
          <w:tcPr>
            <w:tcW w:w="2060" w:type="dxa"/>
            <w:tcBorders>
              <w:top w:val="single" w:sz="4" w:space="0" w:color="ED7D31"/>
              <w:left w:val="nil"/>
              <w:bottom w:val="nil"/>
              <w:right w:val="nil"/>
            </w:tcBorders>
            <w:shd w:val="clear" w:color="auto" w:fill="auto"/>
            <w:noWrap/>
            <w:vAlign w:val="bottom"/>
            <w:hideMark/>
          </w:tcPr>
          <w:p w14:paraId="533693F3"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Email</w:t>
            </w:r>
          </w:p>
        </w:tc>
        <w:tc>
          <w:tcPr>
            <w:tcW w:w="4020" w:type="dxa"/>
            <w:tcBorders>
              <w:top w:val="single" w:sz="4" w:space="0" w:color="ED7D31"/>
              <w:left w:val="nil"/>
              <w:bottom w:val="nil"/>
              <w:right w:val="single" w:sz="4" w:space="0" w:color="ED7D31"/>
            </w:tcBorders>
            <w:shd w:val="clear" w:color="auto" w:fill="auto"/>
            <w:noWrap/>
            <w:vAlign w:val="bottom"/>
            <w:hideMark/>
          </w:tcPr>
          <w:p w14:paraId="6FD6B41B"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1063DF74"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1419B076" w14:textId="77777777" w:rsidR="00436BF0" w:rsidRPr="00EE580E" w:rsidRDefault="00436BF0" w:rsidP="00436BF0">
            <w:pPr>
              <w:spacing w:after="0" w:line="240" w:lineRule="auto"/>
              <w:rPr>
                <w:rFonts w:ascii="Times New Roman" w:eastAsia="Times New Roman" w:hAnsi="Times New Roman" w:cs="Times New Roman"/>
                <w:sz w:val="20"/>
                <w:szCs w:val="20"/>
                <w:lang w:val="en-GB" w:eastAsia="en-GB"/>
              </w:rPr>
            </w:pPr>
          </w:p>
        </w:tc>
        <w:tc>
          <w:tcPr>
            <w:tcW w:w="1238" w:type="dxa"/>
            <w:tcBorders>
              <w:top w:val="single" w:sz="4" w:space="0" w:color="ED7D31"/>
              <w:left w:val="nil"/>
              <w:bottom w:val="nil"/>
              <w:right w:val="nil"/>
            </w:tcBorders>
            <w:shd w:val="clear" w:color="auto" w:fill="auto"/>
            <w:noWrap/>
            <w:vAlign w:val="bottom"/>
            <w:hideMark/>
          </w:tcPr>
          <w:p w14:paraId="38935B43"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password</w:t>
            </w:r>
          </w:p>
        </w:tc>
        <w:tc>
          <w:tcPr>
            <w:tcW w:w="2060" w:type="dxa"/>
            <w:tcBorders>
              <w:top w:val="single" w:sz="4" w:space="0" w:color="ED7D31"/>
              <w:left w:val="nil"/>
              <w:bottom w:val="nil"/>
              <w:right w:val="nil"/>
            </w:tcBorders>
            <w:shd w:val="clear" w:color="auto" w:fill="auto"/>
            <w:noWrap/>
            <w:vAlign w:val="bottom"/>
            <w:hideMark/>
          </w:tcPr>
          <w:p w14:paraId="0820DC41"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Contraseña</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6FAE64F4"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72937713" w14:textId="77777777" w:rsidTr="003F623C">
        <w:trPr>
          <w:trHeight w:val="315"/>
          <w:jc w:val="center"/>
        </w:trPr>
        <w:tc>
          <w:tcPr>
            <w:tcW w:w="1238" w:type="dxa"/>
            <w:tcBorders>
              <w:top w:val="single" w:sz="4" w:space="0" w:color="ED7D31"/>
              <w:left w:val="single" w:sz="4" w:space="0" w:color="ED7D31"/>
              <w:bottom w:val="single" w:sz="8" w:space="0" w:color="auto"/>
              <w:right w:val="nil"/>
            </w:tcBorders>
            <w:shd w:val="clear" w:color="auto" w:fill="auto"/>
            <w:noWrap/>
            <w:vAlign w:val="bottom"/>
            <w:hideMark/>
          </w:tcPr>
          <w:p w14:paraId="62800D86"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 </w:t>
            </w:r>
          </w:p>
        </w:tc>
        <w:tc>
          <w:tcPr>
            <w:tcW w:w="1238" w:type="dxa"/>
            <w:tcBorders>
              <w:top w:val="single" w:sz="4" w:space="0" w:color="ED7D31"/>
              <w:left w:val="nil"/>
              <w:bottom w:val="single" w:sz="8" w:space="0" w:color="auto"/>
              <w:right w:val="nil"/>
            </w:tcBorders>
            <w:shd w:val="clear" w:color="auto" w:fill="auto"/>
            <w:noWrap/>
            <w:vAlign w:val="bottom"/>
            <w:hideMark/>
          </w:tcPr>
          <w:p w14:paraId="6593CA35"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admin</w:t>
            </w:r>
          </w:p>
        </w:tc>
        <w:tc>
          <w:tcPr>
            <w:tcW w:w="2060" w:type="dxa"/>
            <w:tcBorders>
              <w:top w:val="single" w:sz="4" w:space="0" w:color="ED7D31"/>
              <w:left w:val="nil"/>
              <w:bottom w:val="single" w:sz="8" w:space="0" w:color="auto"/>
              <w:right w:val="nil"/>
            </w:tcBorders>
            <w:shd w:val="clear" w:color="auto" w:fill="auto"/>
            <w:noWrap/>
            <w:vAlign w:val="bottom"/>
            <w:hideMark/>
          </w:tcPr>
          <w:p w14:paraId="71C14F1C"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w:t>
            </w:r>
            <w:proofErr w:type="spellStart"/>
            <w:r w:rsidRPr="00EE580E">
              <w:rPr>
                <w:rFonts w:ascii="Calibri" w:eastAsia="Times New Roman" w:hAnsi="Calibri" w:cs="Calibri"/>
                <w:color w:val="000000"/>
                <w:lang w:val="en-GB" w:eastAsia="en-GB"/>
              </w:rPr>
              <w:t>Administrador</w:t>
            </w:r>
            <w:proofErr w:type="spellEnd"/>
            <w:r w:rsidRPr="00EE580E">
              <w:rPr>
                <w:rFonts w:ascii="Calibri" w:eastAsia="Times New Roman" w:hAnsi="Calibri" w:cs="Calibri"/>
                <w:color w:val="000000"/>
                <w:lang w:val="en-GB" w:eastAsia="en-GB"/>
              </w:rPr>
              <w:t>?</w:t>
            </w:r>
          </w:p>
        </w:tc>
        <w:tc>
          <w:tcPr>
            <w:tcW w:w="4020" w:type="dxa"/>
            <w:tcBorders>
              <w:top w:val="single" w:sz="4" w:space="0" w:color="ED7D31"/>
              <w:left w:val="nil"/>
              <w:bottom w:val="single" w:sz="8" w:space="0" w:color="auto"/>
              <w:right w:val="single" w:sz="4" w:space="0" w:color="ED7D31"/>
            </w:tcBorders>
            <w:shd w:val="clear" w:color="auto" w:fill="auto"/>
            <w:noWrap/>
            <w:vAlign w:val="bottom"/>
            <w:hideMark/>
          </w:tcPr>
          <w:p w14:paraId="2004C8AE" w14:textId="77777777" w:rsidR="00436BF0" w:rsidRPr="00A2001B" w:rsidRDefault="00436BF0" w:rsidP="00436BF0">
            <w:pPr>
              <w:spacing w:after="0" w:line="240" w:lineRule="auto"/>
              <w:rPr>
                <w:rFonts w:ascii="Calibri" w:eastAsia="Times New Roman" w:hAnsi="Calibri" w:cs="Calibri"/>
                <w:color w:val="000000"/>
                <w:lang w:val="es-ES" w:eastAsia="en-GB"/>
              </w:rPr>
            </w:pPr>
            <w:r w:rsidRPr="00A2001B">
              <w:rPr>
                <w:rFonts w:ascii="Calibri" w:eastAsia="Times New Roman" w:hAnsi="Calibri" w:cs="Calibri"/>
                <w:color w:val="000000"/>
                <w:lang w:val="es-ES" w:eastAsia="en-GB"/>
              </w:rPr>
              <w:t>Booleano para indicar si es administrador</w:t>
            </w:r>
          </w:p>
        </w:tc>
      </w:tr>
      <w:tr w:rsidR="00436BF0" w:rsidRPr="00EE580E" w14:paraId="541893DE"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1E4C1921"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classroom</w:t>
            </w:r>
          </w:p>
        </w:tc>
        <w:tc>
          <w:tcPr>
            <w:tcW w:w="1238" w:type="dxa"/>
            <w:tcBorders>
              <w:top w:val="single" w:sz="4" w:space="0" w:color="ED7D31"/>
              <w:left w:val="nil"/>
              <w:bottom w:val="nil"/>
              <w:right w:val="nil"/>
            </w:tcBorders>
            <w:shd w:val="clear" w:color="auto" w:fill="auto"/>
            <w:noWrap/>
            <w:vAlign w:val="bottom"/>
            <w:hideMark/>
          </w:tcPr>
          <w:p w14:paraId="686CB8F7"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level</w:t>
            </w:r>
          </w:p>
        </w:tc>
        <w:tc>
          <w:tcPr>
            <w:tcW w:w="2060" w:type="dxa"/>
            <w:tcBorders>
              <w:top w:val="single" w:sz="4" w:space="0" w:color="ED7D31"/>
              <w:left w:val="nil"/>
              <w:bottom w:val="nil"/>
              <w:right w:val="nil"/>
            </w:tcBorders>
            <w:shd w:val="clear" w:color="auto" w:fill="auto"/>
            <w:noWrap/>
            <w:vAlign w:val="bottom"/>
            <w:hideMark/>
          </w:tcPr>
          <w:p w14:paraId="2E00BB7E"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Curso</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6D25897E"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2CDD7D4F"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4DED9778" w14:textId="77777777" w:rsidR="00436BF0" w:rsidRPr="00EE580E" w:rsidRDefault="00436BF0" w:rsidP="00436BF0">
            <w:pPr>
              <w:spacing w:after="0" w:line="240" w:lineRule="auto"/>
              <w:rPr>
                <w:rFonts w:ascii="Calibri" w:eastAsia="Times New Roman" w:hAnsi="Calibri" w:cs="Calibri"/>
                <w:i/>
                <w:iCs/>
                <w:color w:val="808080"/>
                <w:lang w:val="en-GB" w:eastAsia="en-GB"/>
              </w:rPr>
            </w:pPr>
            <w:proofErr w:type="spellStart"/>
            <w:r w:rsidRPr="00EE580E">
              <w:rPr>
                <w:rFonts w:ascii="Calibri" w:eastAsia="Times New Roman" w:hAnsi="Calibri" w:cs="Calibri"/>
                <w:i/>
                <w:iCs/>
                <w:color w:val="808080"/>
                <w:lang w:val="en-GB" w:eastAsia="en-GB"/>
              </w:rPr>
              <w:t>Asignatura</w:t>
            </w:r>
            <w:proofErr w:type="spellEnd"/>
          </w:p>
        </w:tc>
        <w:tc>
          <w:tcPr>
            <w:tcW w:w="1238" w:type="dxa"/>
            <w:tcBorders>
              <w:top w:val="single" w:sz="4" w:space="0" w:color="ED7D31"/>
              <w:left w:val="nil"/>
              <w:bottom w:val="nil"/>
              <w:right w:val="nil"/>
            </w:tcBorders>
            <w:shd w:val="clear" w:color="auto" w:fill="auto"/>
            <w:noWrap/>
            <w:vAlign w:val="bottom"/>
            <w:hideMark/>
          </w:tcPr>
          <w:p w14:paraId="2ED8BF0C"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letter</w:t>
            </w:r>
          </w:p>
        </w:tc>
        <w:tc>
          <w:tcPr>
            <w:tcW w:w="2060" w:type="dxa"/>
            <w:tcBorders>
              <w:top w:val="single" w:sz="4" w:space="0" w:color="ED7D31"/>
              <w:left w:val="nil"/>
              <w:bottom w:val="nil"/>
              <w:right w:val="nil"/>
            </w:tcBorders>
            <w:shd w:val="clear" w:color="auto" w:fill="auto"/>
            <w:noWrap/>
            <w:vAlign w:val="bottom"/>
            <w:hideMark/>
          </w:tcPr>
          <w:p w14:paraId="4C25EAC7"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Letra</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65ACAFB4"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0F896CD0"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481D0F46" w14:textId="77777777" w:rsidR="00436BF0" w:rsidRPr="00EE580E" w:rsidRDefault="00436BF0" w:rsidP="00436BF0">
            <w:pPr>
              <w:spacing w:after="0" w:line="240" w:lineRule="auto"/>
              <w:rPr>
                <w:rFonts w:ascii="Times New Roman" w:eastAsia="Times New Roman" w:hAnsi="Times New Roman" w:cs="Times New Roman"/>
                <w:sz w:val="20"/>
                <w:szCs w:val="20"/>
                <w:lang w:val="en-GB" w:eastAsia="en-GB"/>
              </w:rPr>
            </w:pPr>
          </w:p>
        </w:tc>
        <w:tc>
          <w:tcPr>
            <w:tcW w:w="1238" w:type="dxa"/>
            <w:tcBorders>
              <w:top w:val="single" w:sz="4" w:space="0" w:color="ED7D31"/>
              <w:left w:val="nil"/>
              <w:bottom w:val="nil"/>
              <w:right w:val="nil"/>
            </w:tcBorders>
            <w:shd w:val="clear" w:color="auto" w:fill="auto"/>
            <w:noWrap/>
            <w:vAlign w:val="bottom"/>
            <w:hideMark/>
          </w:tcPr>
          <w:p w14:paraId="1DDFC686"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subject</w:t>
            </w:r>
          </w:p>
        </w:tc>
        <w:tc>
          <w:tcPr>
            <w:tcW w:w="2060" w:type="dxa"/>
            <w:tcBorders>
              <w:top w:val="single" w:sz="4" w:space="0" w:color="ED7D31"/>
              <w:left w:val="nil"/>
              <w:bottom w:val="nil"/>
              <w:right w:val="nil"/>
            </w:tcBorders>
            <w:shd w:val="clear" w:color="auto" w:fill="auto"/>
            <w:noWrap/>
            <w:vAlign w:val="bottom"/>
            <w:hideMark/>
          </w:tcPr>
          <w:p w14:paraId="2CCFD135"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Asignatura</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3B999F84"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754B5013" w14:textId="77777777" w:rsidTr="003F623C">
        <w:trPr>
          <w:trHeight w:val="315"/>
          <w:jc w:val="center"/>
        </w:trPr>
        <w:tc>
          <w:tcPr>
            <w:tcW w:w="1238" w:type="dxa"/>
            <w:tcBorders>
              <w:top w:val="single" w:sz="4" w:space="0" w:color="ED7D31"/>
              <w:left w:val="single" w:sz="4" w:space="0" w:color="ED7D31"/>
              <w:bottom w:val="single" w:sz="8" w:space="0" w:color="auto"/>
              <w:right w:val="nil"/>
            </w:tcBorders>
            <w:shd w:val="clear" w:color="auto" w:fill="auto"/>
            <w:noWrap/>
            <w:vAlign w:val="bottom"/>
            <w:hideMark/>
          </w:tcPr>
          <w:p w14:paraId="26202395"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 </w:t>
            </w:r>
          </w:p>
        </w:tc>
        <w:tc>
          <w:tcPr>
            <w:tcW w:w="1238" w:type="dxa"/>
            <w:tcBorders>
              <w:top w:val="single" w:sz="4" w:space="0" w:color="ED7D31"/>
              <w:left w:val="nil"/>
              <w:bottom w:val="single" w:sz="8" w:space="0" w:color="auto"/>
              <w:right w:val="nil"/>
            </w:tcBorders>
            <w:shd w:val="clear" w:color="auto" w:fill="auto"/>
            <w:noWrap/>
            <w:vAlign w:val="bottom"/>
            <w:hideMark/>
          </w:tcPr>
          <w:p w14:paraId="3A01D190"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teacher</w:t>
            </w:r>
          </w:p>
        </w:tc>
        <w:tc>
          <w:tcPr>
            <w:tcW w:w="2060" w:type="dxa"/>
            <w:tcBorders>
              <w:top w:val="single" w:sz="4" w:space="0" w:color="ED7D31"/>
              <w:left w:val="nil"/>
              <w:bottom w:val="single" w:sz="8" w:space="0" w:color="auto"/>
              <w:right w:val="nil"/>
            </w:tcBorders>
            <w:shd w:val="clear" w:color="auto" w:fill="auto"/>
            <w:noWrap/>
            <w:vAlign w:val="bottom"/>
            <w:hideMark/>
          </w:tcPr>
          <w:p w14:paraId="72D15142"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Profesor</w:t>
            </w:r>
            <w:proofErr w:type="spellEnd"/>
          </w:p>
        </w:tc>
        <w:tc>
          <w:tcPr>
            <w:tcW w:w="4020" w:type="dxa"/>
            <w:tcBorders>
              <w:top w:val="single" w:sz="4" w:space="0" w:color="ED7D31"/>
              <w:left w:val="nil"/>
              <w:bottom w:val="single" w:sz="8" w:space="0" w:color="auto"/>
              <w:right w:val="single" w:sz="4" w:space="0" w:color="ED7D31"/>
            </w:tcBorders>
            <w:shd w:val="clear" w:color="auto" w:fill="auto"/>
            <w:noWrap/>
            <w:vAlign w:val="bottom"/>
            <w:hideMark/>
          </w:tcPr>
          <w:p w14:paraId="632749E9"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Relacion</w:t>
            </w:r>
            <w:proofErr w:type="spellEnd"/>
            <w:r w:rsidRPr="00EE580E">
              <w:rPr>
                <w:rFonts w:ascii="Calibri" w:eastAsia="Times New Roman" w:hAnsi="Calibri" w:cs="Calibri"/>
                <w:color w:val="000000"/>
                <w:lang w:val="en-GB" w:eastAsia="en-GB"/>
              </w:rPr>
              <w:t xml:space="preserve"> via </w:t>
            </w:r>
            <w:proofErr w:type="spellStart"/>
            <w:r w:rsidRPr="00EE580E">
              <w:rPr>
                <w:rFonts w:ascii="Calibri" w:eastAsia="Times New Roman" w:hAnsi="Calibri" w:cs="Calibri"/>
                <w:color w:val="000000"/>
                <w:lang w:val="en-GB" w:eastAsia="en-GB"/>
              </w:rPr>
              <w:t>teacher_id</w:t>
            </w:r>
            <w:proofErr w:type="spellEnd"/>
          </w:p>
        </w:tc>
      </w:tr>
      <w:tr w:rsidR="00436BF0" w:rsidRPr="00EE580E" w14:paraId="160DAD0D"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654BE056"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student</w:t>
            </w:r>
          </w:p>
        </w:tc>
        <w:tc>
          <w:tcPr>
            <w:tcW w:w="1238" w:type="dxa"/>
            <w:tcBorders>
              <w:top w:val="single" w:sz="4" w:space="0" w:color="ED7D31"/>
              <w:left w:val="nil"/>
              <w:bottom w:val="nil"/>
              <w:right w:val="nil"/>
            </w:tcBorders>
            <w:shd w:val="clear" w:color="auto" w:fill="auto"/>
            <w:noWrap/>
            <w:vAlign w:val="bottom"/>
            <w:hideMark/>
          </w:tcPr>
          <w:p w14:paraId="2AEA31C3"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name</w:t>
            </w:r>
          </w:p>
        </w:tc>
        <w:tc>
          <w:tcPr>
            <w:tcW w:w="2060" w:type="dxa"/>
            <w:tcBorders>
              <w:top w:val="single" w:sz="4" w:space="0" w:color="ED7D31"/>
              <w:left w:val="nil"/>
              <w:bottom w:val="nil"/>
              <w:right w:val="nil"/>
            </w:tcBorders>
            <w:shd w:val="clear" w:color="auto" w:fill="auto"/>
            <w:noWrap/>
            <w:vAlign w:val="bottom"/>
            <w:hideMark/>
          </w:tcPr>
          <w:p w14:paraId="7583DC9B"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Nombre</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5EB30D2F"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27ABC9BE"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25B4918F" w14:textId="77777777" w:rsidR="00436BF0" w:rsidRPr="00EE580E" w:rsidRDefault="00436BF0" w:rsidP="00436BF0">
            <w:pPr>
              <w:spacing w:after="0" w:line="240" w:lineRule="auto"/>
              <w:rPr>
                <w:rFonts w:ascii="Calibri" w:eastAsia="Times New Roman" w:hAnsi="Calibri" w:cs="Calibri"/>
                <w:i/>
                <w:iCs/>
                <w:color w:val="808080"/>
                <w:lang w:val="en-GB" w:eastAsia="en-GB"/>
              </w:rPr>
            </w:pPr>
            <w:proofErr w:type="spellStart"/>
            <w:r w:rsidRPr="00EE580E">
              <w:rPr>
                <w:rFonts w:ascii="Calibri" w:eastAsia="Times New Roman" w:hAnsi="Calibri" w:cs="Calibri"/>
                <w:i/>
                <w:iCs/>
                <w:color w:val="808080"/>
                <w:lang w:val="en-GB" w:eastAsia="en-GB"/>
              </w:rPr>
              <w:t>Estudiante</w:t>
            </w:r>
            <w:proofErr w:type="spellEnd"/>
          </w:p>
        </w:tc>
        <w:tc>
          <w:tcPr>
            <w:tcW w:w="1238" w:type="dxa"/>
            <w:tcBorders>
              <w:top w:val="single" w:sz="4" w:space="0" w:color="ED7D31"/>
              <w:left w:val="nil"/>
              <w:bottom w:val="nil"/>
              <w:right w:val="nil"/>
            </w:tcBorders>
            <w:shd w:val="clear" w:color="auto" w:fill="auto"/>
            <w:noWrap/>
            <w:vAlign w:val="bottom"/>
            <w:hideMark/>
          </w:tcPr>
          <w:p w14:paraId="1B40D984"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last_name</w:t>
            </w:r>
            <w:proofErr w:type="spellEnd"/>
          </w:p>
        </w:tc>
        <w:tc>
          <w:tcPr>
            <w:tcW w:w="2060" w:type="dxa"/>
            <w:tcBorders>
              <w:top w:val="single" w:sz="4" w:space="0" w:color="ED7D31"/>
              <w:left w:val="nil"/>
              <w:bottom w:val="nil"/>
              <w:right w:val="nil"/>
            </w:tcBorders>
            <w:shd w:val="clear" w:color="auto" w:fill="auto"/>
            <w:noWrap/>
            <w:vAlign w:val="bottom"/>
            <w:hideMark/>
          </w:tcPr>
          <w:p w14:paraId="21E56A22"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Apellido</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79255145"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4C92690E" w14:textId="77777777" w:rsidTr="003F623C">
        <w:trPr>
          <w:trHeight w:val="315"/>
          <w:jc w:val="center"/>
        </w:trPr>
        <w:tc>
          <w:tcPr>
            <w:tcW w:w="1238" w:type="dxa"/>
            <w:tcBorders>
              <w:top w:val="single" w:sz="4" w:space="0" w:color="ED7D31"/>
              <w:left w:val="single" w:sz="4" w:space="0" w:color="ED7D31"/>
              <w:bottom w:val="single" w:sz="8" w:space="0" w:color="auto"/>
              <w:right w:val="nil"/>
            </w:tcBorders>
            <w:shd w:val="clear" w:color="auto" w:fill="auto"/>
            <w:noWrap/>
            <w:vAlign w:val="bottom"/>
            <w:hideMark/>
          </w:tcPr>
          <w:p w14:paraId="0467334D"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 </w:t>
            </w:r>
          </w:p>
        </w:tc>
        <w:tc>
          <w:tcPr>
            <w:tcW w:w="1238" w:type="dxa"/>
            <w:tcBorders>
              <w:top w:val="single" w:sz="4" w:space="0" w:color="ED7D31"/>
              <w:left w:val="nil"/>
              <w:bottom w:val="single" w:sz="8" w:space="0" w:color="auto"/>
              <w:right w:val="nil"/>
            </w:tcBorders>
            <w:shd w:val="clear" w:color="auto" w:fill="auto"/>
            <w:noWrap/>
            <w:vAlign w:val="bottom"/>
            <w:hideMark/>
          </w:tcPr>
          <w:p w14:paraId="0627CA12"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birthday</w:t>
            </w:r>
          </w:p>
        </w:tc>
        <w:tc>
          <w:tcPr>
            <w:tcW w:w="2060" w:type="dxa"/>
            <w:tcBorders>
              <w:top w:val="single" w:sz="4" w:space="0" w:color="ED7D31"/>
              <w:left w:val="nil"/>
              <w:bottom w:val="single" w:sz="8" w:space="0" w:color="auto"/>
              <w:right w:val="nil"/>
            </w:tcBorders>
            <w:shd w:val="clear" w:color="auto" w:fill="auto"/>
            <w:noWrap/>
            <w:vAlign w:val="bottom"/>
            <w:hideMark/>
          </w:tcPr>
          <w:p w14:paraId="3F7FD7C0"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Fecha</w:t>
            </w:r>
            <w:proofErr w:type="spellEnd"/>
            <w:r w:rsidRPr="00EE580E">
              <w:rPr>
                <w:rFonts w:ascii="Calibri" w:eastAsia="Times New Roman" w:hAnsi="Calibri" w:cs="Calibri"/>
                <w:color w:val="000000"/>
                <w:lang w:val="en-GB" w:eastAsia="en-GB"/>
              </w:rPr>
              <w:t xml:space="preserve"> de </w:t>
            </w:r>
            <w:proofErr w:type="spellStart"/>
            <w:r w:rsidRPr="00EE580E">
              <w:rPr>
                <w:rFonts w:ascii="Calibri" w:eastAsia="Times New Roman" w:hAnsi="Calibri" w:cs="Calibri"/>
                <w:color w:val="000000"/>
                <w:lang w:val="en-GB" w:eastAsia="en-GB"/>
              </w:rPr>
              <w:t>nacimiento</w:t>
            </w:r>
            <w:proofErr w:type="spellEnd"/>
          </w:p>
        </w:tc>
        <w:tc>
          <w:tcPr>
            <w:tcW w:w="4020" w:type="dxa"/>
            <w:tcBorders>
              <w:top w:val="single" w:sz="4" w:space="0" w:color="ED7D31"/>
              <w:left w:val="nil"/>
              <w:bottom w:val="single" w:sz="8" w:space="0" w:color="auto"/>
              <w:right w:val="single" w:sz="4" w:space="0" w:color="ED7D31"/>
            </w:tcBorders>
            <w:shd w:val="clear" w:color="auto" w:fill="auto"/>
            <w:noWrap/>
            <w:vAlign w:val="bottom"/>
            <w:hideMark/>
          </w:tcPr>
          <w:p w14:paraId="2684B7F8"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 xml:space="preserve">Para </w:t>
            </w:r>
            <w:proofErr w:type="spellStart"/>
            <w:r w:rsidRPr="00EE580E">
              <w:rPr>
                <w:rFonts w:ascii="Calibri" w:eastAsia="Times New Roman" w:hAnsi="Calibri" w:cs="Calibri"/>
                <w:color w:val="000000"/>
                <w:lang w:val="en-GB" w:eastAsia="en-GB"/>
              </w:rPr>
              <w:t>calcular</w:t>
            </w:r>
            <w:proofErr w:type="spellEnd"/>
            <w:r w:rsidRPr="00EE580E">
              <w:rPr>
                <w:rFonts w:ascii="Calibri" w:eastAsia="Times New Roman" w:hAnsi="Calibri" w:cs="Calibri"/>
                <w:color w:val="000000"/>
                <w:lang w:val="en-GB" w:eastAsia="en-GB"/>
              </w:rPr>
              <w:t xml:space="preserve"> la </w:t>
            </w:r>
            <w:proofErr w:type="spellStart"/>
            <w:r w:rsidRPr="00EE580E">
              <w:rPr>
                <w:rFonts w:ascii="Calibri" w:eastAsia="Times New Roman" w:hAnsi="Calibri" w:cs="Calibri"/>
                <w:color w:val="000000"/>
                <w:lang w:val="en-GB" w:eastAsia="en-GB"/>
              </w:rPr>
              <w:t>edad</w:t>
            </w:r>
            <w:proofErr w:type="spellEnd"/>
          </w:p>
        </w:tc>
      </w:tr>
      <w:tr w:rsidR="00436BF0" w:rsidRPr="00EE580E" w14:paraId="3700AB96"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27D50E43"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assestment</w:t>
            </w:r>
            <w:proofErr w:type="spellEnd"/>
          </w:p>
        </w:tc>
        <w:tc>
          <w:tcPr>
            <w:tcW w:w="1238" w:type="dxa"/>
            <w:tcBorders>
              <w:top w:val="single" w:sz="4" w:space="0" w:color="ED7D31"/>
              <w:left w:val="nil"/>
              <w:bottom w:val="nil"/>
              <w:right w:val="nil"/>
            </w:tcBorders>
            <w:shd w:val="clear" w:color="auto" w:fill="auto"/>
            <w:noWrap/>
            <w:vAlign w:val="bottom"/>
            <w:hideMark/>
          </w:tcPr>
          <w:p w14:paraId="3390E174"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classroom</w:t>
            </w:r>
          </w:p>
        </w:tc>
        <w:tc>
          <w:tcPr>
            <w:tcW w:w="2060" w:type="dxa"/>
            <w:tcBorders>
              <w:top w:val="single" w:sz="4" w:space="0" w:color="ED7D31"/>
              <w:left w:val="nil"/>
              <w:bottom w:val="nil"/>
              <w:right w:val="nil"/>
            </w:tcBorders>
            <w:shd w:val="clear" w:color="auto" w:fill="auto"/>
            <w:noWrap/>
            <w:vAlign w:val="bottom"/>
            <w:hideMark/>
          </w:tcPr>
          <w:p w14:paraId="5825F30F"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Asignatura</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42EA7113"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EE580E" w14:paraId="538F9204" w14:textId="77777777" w:rsidTr="003F623C">
        <w:trPr>
          <w:trHeight w:val="300"/>
          <w:jc w:val="center"/>
        </w:trPr>
        <w:tc>
          <w:tcPr>
            <w:tcW w:w="1238" w:type="dxa"/>
            <w:tcBorders>
              <w:top w:val="single" w:sz="4" w:space="0" w:color="ED7D31"/>
              <w:left w:val="single" w:sz="4" w:space="0" w:color="ED7D31"/>
              <w:bottom w:val="nil"/>
              <w:right w:val="nil"/>
            </w:tcBorders>
            <w:shd w:val="clear" w:color="auto" w:fill="auto"/>
            <w:noWrap/>
            <w:vAlign w:val="bottom"/>
            <w:hideMark/>
          </w:tcPr>
          <w:p w14:paraId="2FC3707C" w14:textId="77777777" w:rsidR="00436BF0" w:rsidRPr="00EE580E" w:rsidRDefault="00436BF0" w:rsidP="00436BF0">
            <w:pPr>
              <w:spacing w:after="0" w:line="240" w:lineRule="auto"/>
              <w:rPr>
                <w:rFonts w:ascii="Calibri" w:eastAsia="Times New Roman" w:hAnsi="Calibri" w:cs="Calibri"/>
                <w:i/>
                <w:iCs/>
                <w:color w:val="808080"/>
                <w:lang w:val="en-GB" w:eastAsia="en-GB"/>
              </w:rPr>
            </w:pPr>
            <w:proofErr w:type="spellStart"/>
            <w:r w:rsidRPr="00EE580E">
              <w:rPr>
                <w:rFonts w:ascii="Calibri" w:eastAsia="Times New Roman" w:hAnsi="Calibri" w:cs="Calibri"/>
                <w:i/>
                <w:iCs/>
                <w:color w:val="808080"/>
                <w:lang w:val="en-GB" w:eastAsia="en-GB"/>
              </w:rPr>
              <w:t>Valoración</w:t>
            </w:r>
            <w:proofErr w:type="spellEnd"/>
          </w:p>
        </w:tc>
        <w:tc>
          <w:tcPr>
            <w:tcW w:w="1238" w:type="dxa"/>
            <w:tcBorders>
              <w:top w:val="single" w:sz="4" w:space="0" w:color="ED7D31"/>
              <w:left w:val="nil"/>
              <w:bottom w:val="nil"/>
              <w:right w:val="nil"/>
            </w:tcBorders>
            <w:shd w:val="clear" w:color="auto" w:fill="auto"/>
            <w:noWrap/>
            <w:vAlign w:val="bottom"/>
            <w:hideMark/>
          </w:tcPr>
          <w:p w14:paraId="77BF1A76" w14:textId="77777777" w:rsidR="00436BF0" w:rsidRPr="00EE580E" w:rsidRDefault="00436BF0" w:rsidP="00436BF0">
            <w:pPr>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student</w:t>
            </w:r>
          </w:p>
        </w:tc>
        <w:tc>
          <w:tcPr>
            <w:tcW w:w="2060" w:type="dxa"/>
            <w:tcBorders>
              <w:top w:val="single" w:sz="4" w:space="0" w:color="ED7D31"/>
              <w:left w:val="nil"/>
              <w:bottom w:val="nil"/>
              <w:right w:val="nil"/>
            </w:tcBorders>
            <w:shd w:val="clear" w:color="auto" w:fill="auto"/>
            <w:noWrap/>
            <w:vAlign w:val="bottom"/>
            <w:hideMark/>
          </w:tcPr>
          <w:p w14:paraId="796723C4"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Estudiante</w:t>
            </w:r>
            <w:proofErr w:type="spellEnd"/>
          </w:p>
        </w:tc>
        <w:tc>
          <w:tcPr>
            <w:tcW w:w="4020" w:type="dxa"/>
            <w:tcBorders>
              <w:top w:val="single" w:sz="4" w:space="0" w:color="ED7D31"/>
              <w:left w:val="nil"/>
              <w:bottom w:val="nil"/>
              <w:right w:val="single" w:sz="4" w:space="0" w:color="ED7D31"/>
            </w:tcBorders>
            <w:shd w:val="clear" w:color="auto" w:fill="auto"/>
            <w:noWrap/>
            <w:vAlign w:val="bottom"/>
            <w:hideMark/>
          </w:tcPr>
          <w:p w14:paraId="04D3FCA2" w14:textId="77777777" w:rsidR="00436BF0" w:rsidRPr="00EE580E" w:rsidRDefault="00436BF0" w:rsidP="00436BF0">
            <w:pPr>
              <w:spacing w:after="0" w:line="240" w:lineRule="auto"/>
              <w:rPr>
                <w:rFonts w:ascii="Calibri" w:eastAsia="Times New Roman" w:hAnsi="Calibri" w:cs="Calibri"/>
                <w:color w:val="000000"/>
                <w:lang w:val="en-GB" w:eastAsia="en-GB"/>
              </w:rPr>
            </w:pPr>
          </w:p>
        </w:tc>
      </w:tr>
      <w:tr w:rsidR="00436BF0" w:rsidRPr="00207EA3" w14:paraId="5F49C62C" w14:textId="77777777" w:rsidTr="003F623C">
        <w:trPr>
          <w:trHeight w:val="300"/>
          <w:jc w:val="center"/>
        </w:trPr>
        <w:tc>
          <w:tcPr>
            <w:tcW w:w="1238" w:type="dxa"/>
            <w:tcBorders>
              <w:top w:val="single" w:sz="4" w:space="0" w:color="ED7D31"/>
              <w:left w:val="single" w:sz="4" w:space="0" w:color="ED7D31"/>
              <w:bottom w:val="single" w:sz="4" w:space="0" w:color="ED7D31"/>
              <w:right w:val="nil"/>
            </w:tcBorders>
            <w:shd w:val="clear" w:color="auto" w:fill="auto"/>
            <w:noWrap/>
            <w:vAlign w:val="bottom"/>
            <w:hideMark/>
          </w:tcPr>
          <w:p w14:paraId="45E18203" w14:textId="77777777" w:rsidR="00436BF0" w:rsidRPr="00EE580E" w:rsidRDefault="00436BF0" w:rsidP="00436BF0">
            <w:pPr>
              <w:spacing w:after="0" w:line="240" w:lineRule="auto"/>
              <w:rPr>
                <w:rFonts w:ascii="Times New Roman" w:eastAsia="Times New Roman" w:hAnsi="Times New Roman" w:cs="Times New Roman"/>
                <w:sz w:val="20"/>
                <w:szCs w:val="20"/>
                <w:lang w:val="en-GB" w:eastAsia="en-GB"/>
              </w:rPr>
            </w:pPr>
          </w:p>
        </w:tc>
        <w:tc>
          <w:tcPr>
            <w:tcW w:w="1238" w:type="dxa"/>
            <w:tcBorders>
              <w:top w:val="single" w:sz="4" w:space="0" w:color="ED7D31"/>
              <w:left w:val="nil"/>
              <w:bottom w:val="single" w:sz="4" w:space="0" w:color="ED7D31"/>
              <w:right w:val="nil"/>
            </w:tcBorders>
            <w:shd w:val="clear" w:color="auto" w:fill="auto"/>
            <w:noWrap/>
            <w:vAlign w:val="bottom"/>
            <w:hideMark/>
          </w:tcPr>
          <w:p w14:paraId="77458FC4"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assestment</w:t>
            </w:r>
            <w:proofErr w:type="spellEnd"/>
          </w:p>
        </w:tc>
        <w:tc>
          <w:tcPr>
            <w:tcW w:w="2060" w:type="dxa"/>
            <w:tcBorders>
              <w:top w:val="single" w:sz="4" w:space="0" w:color="ED7D31"/>
              <w:left w:val="nil"/>
              <w:bottom w:val="single" w:sz="4" w:space="0" w:color="ED7D31"/>
              <w:right w:val="nil"/>
            </w:tcBorders>
            <w:shd w:val="clear" w:color="auto" w:fill="auto"/>
            <w:noWrap/>
            <w:vAlign w:val="bottom"/>
            <w:hideMark/>
          </w:tcPr>
          <w:p w14:paraId="42A95ADF" w14:textId="77777777" w:rsidR="00436BF0" w:rsidRPr="00EE580E" w:rsidRDefault="00436BF0" w:rsidP="00436BF0">
            <w:pPr>
              <w:spacing w:after="0" w:line="240" w:lineRule="auto"/>
              <w:rPr>
                <w:rFonts w:ascii="Calibri" w:eastAsia="Times New Roman" w:hAnsi="Calibri" w:cs="Calibri"/>
                <w:color w:val="000000"/>
                <w:lang w:val="en-GB" w:eastAsia="en-GB"/>
              </w:rPr>
            </w:pPr>
            <w:proofErr w:type="spellStart"/>
            <w:r w:rsidRPr="00EE580E">
              <w:rPr>
                <w:rFonts w:ascii="Calibri" w:eastAsia="Times New Roman" w:hAnsi="Calibri" w:cs="Calibri"/>
                <w:color w:val="000000"/>
                <w:lang w:val="en-GB" w:eastAsia="en-GB"/>
              </w:rPr>
              <w:t>Valoraciones</w:t>
            </w:r>
            <w:proofErr w:type="spellEnd"/>
          </w:p>
        </w:tc>
        <w:tc>
          <w:tcPr>
            <w:tcW w:w="4020" w:type="dxa"/>
            <w:tcBorders>
              <w:top w:val="single" w:sz="4" w:space="0" w:color="ED7D31"/>
              <w:left w:val="nil"/>
              <w:bottom w:val="single" w:sz="4" w:space="0" w:color="ED7D31"/>
              <w:right w:val="single" w:sz="4" w:space="0" w:color="ED7D31"/>
            </w:tcBorders>
            <w:shd w:val="clear" w:color="auto" w:fill="auto"/>
            <w:noWrap/>
            <w:vAlign w:val="bottom"/>
            <w:hideMark/>
          </w:tcPr>
          <w:p w14:paraId="761002D6" w14:textId="77777777" w:rsidR="00436BF0" w:rsidRPr="00EE580E" w:rsidRDefault="00436BF0" w:rsidP="00A2001B">
            <w:pPr>
              <w:keepNext/>
              <w:spacing w:after="0" w:line="240" w:lineRule="auto"/>
              <w:rPr>
                <w:rFonts w:ascii="Calibri" w:eastAsia="Times New Roman" w:hAnsi="Calibri" w:cs="Calibri"/>
                <w:color w:val="000000"/>
                <w:lang w:val="en-GB" w:eastAsia="en-GB"/>
              </w:rPr>
            </w:pPr>
            <w:r w:rsidRPr="00EE580E">
              <w:rPr>
                <w:rFonts w:ascii="Calibri" w:eastAsia="Times New Roman" w:hAnsi="Calibri" w:cs="Calibri"/>
                <w:color w:val="000000"/>
                <w:lang w:val="en-GB" w:eastAsia="en-GB"/>
              </w:rPr>
              <w:t xml:space="preserve">Campo </w:t>
            </w:r>
            <w:proofErr w:type="spellStart"/>
            <w:r w:rsidRPr="00EE580E">
              <w:rPr>
                <w:rFonts w:ascii="Calibri" w:eastAsia="Times New Roman" w:hAnsi="Calibri" w:cs="Calibri"/>
                <w:color w:val="000000"/>
                <w:lang w:val="en-GB" w:eastAsia="en-GB"/>
              </w:rPr>
              <w:t>Json</w:t>
            </w:r>
            <w:proofErr w:type="spellEnd"/>
            <w:r w:rsidRPr="00EE580E">
              <w:rPr>
                <w:rFonts w:ascii="Calibri" w:eastAsia="Times New Roman" w:hAnsi="Calibri" w:cs="Calibri"/>
                <w:color w:val="000000"/>
                <w:lang w:val="en-GB" w:eastAsia="en-GB"/>
              </w:rPr>
              <w:t>: {</w:t>
            </w:r>
            <w:proofErr w:type="spellStart"/>
            <w:r w:rsidRPr="00EE580E">
              <w:rPr>
                <w:rFonts w:ascii="Calibri" w:eastAsia="Times New Roman" w:hAnsi="Calibri" w:cs="Calibri"/>
                <w:color w:val="000000"/>
                <w:lang w:val="en-GB" w:eastAsia="en-GB"/>
              </w:rPr>
              <w:t>student_id</w:t>
            </w:r>
            <w:proofErr w:type="spellEnd"/>
            <w:r w:rsidRPr="00EE580E">
              <w:rPr>
                <w:rFonts w:ascii="Calibri" w:eastAsia="Times New Roman" w:hAnsi="Calibri" w:cs="Calibri"/>
                <w:color w:val="000000"/>
                <w:lang w:val="en-GB" w:eastAsia="en-GB"/>
              </w:rPr>
              <w:t xml:space="preserve"> =&gt; </w:t>
            </w:r>
            <w:proofErr w:type="spellStart"/>
            <w:r w:rsidRPr="00EE580E">
              <w:rPr>
                <w:rFonts w:ascii="Calibri" w:eastAsia="Times New Roman" w:hAnsi="Calibri" w:cs="Calibri"/>
                <w:color w:val="000000"/>
                <w:lang w:val="en-GB" w:eastAsia="en-GB"/>
              </w:rPr>
              <w:t>val</w:t>
            </w:r>
            <w:proofErr w:type="spellEnd"/>
            <w:r w:rsidRPr="00EE580E">
              <w:rPr>
                <w:rFonts w:ascii="Calibri" w:eastAsia="Times New Roman" w:hAnsi="Calibri" w:cs="Calibri"/>
                <w:color w:val="000000"/>
                <w:lang w:val="en-GB" w:eastAsia="en-GB"/>
              </w:rPr>
              <w:t>, ... }</w:t>
            </w:r>
          </w:p>
        </w:tc>
      </w:tr>
    </w:tbl>
    <w:p w14:paraId="39EF401C" w14:textId="4B80D5FD" w:rsidR="007F2A86" w:rsidRPr="003F623C" w:rsidRDefault="000E30C7" w:rsidP="000E30C7">
      <w:pPr>
        <w:pStyle w:val="Caption"/>
        <w:spacing w:beforeLines="120" w:before="288"/>
        <w:jc w:val="center"/>
        <w:rPr>
          <w:rFonts w:ascii="Arial" w:hAnsi="Arial" w:cs="Arial"/>
          <w:i w:val="0"/>
          <w:iCs w:val="0"/>
          <w:color w:val="auto"/>
          <w:sz w:val="22"/>
          <w:szCs w:val="22"/>
        </w:rPr>
      </w:pPr>
      <w:r>
        <w:rPr>
          <w:rFonts w:ascii="Arial" w:hAnsi="Arial" w:cs="Arial"/>
          <w:i w:val="0"/>
          <w:iCs w:val="0"/>
          <w:color w:val="auto"/>
          <w:sz w:val="22"/>
          <w:szCs w:val="22"/>
        </w:rPr>
        <w:t>Fuente: Elaboración propia (2022)</w:t>
      </w:r>
    </w:p>
    <w:p w14:paraId="5E97AD78" w14:textId="38375BEC" w:rsidR="009004F1" w:rsidRPr="00EE580E" w:rsidRDefault="009004F1">
      <w:pPr>
        <w:rPr>
          <w:rFonts w:ascii="Arial" w:eastAsia="Times New Roman" w:hAnsi="Arial" w:cs="Arial"/>
          <w:color w:val="000000"/>
          <w:lang w:val="es-ES" w:eastAsia="es-ES_tradnl"/>
        </w:rPr>
      </w:pPr>
      <w:r w:rsidRPr="00EE580E">
        <w:rPr>
          <w:rFonts w:ascii="Arial" w:hAnsi="Arial" w:cs="Arial"/>
          <w:color w:val="000000"/>
          <w:lang w:val="es-ES"/>
        </w:rPr>
        <w:br w:type="page"/>
      </w:r>
    </w:p>
    <w:p w14:paraId="3ECE514A" w14:textId="0A3BA65A" w:rsidR="008E61BF" w:rsidRPr="00A2001B" w:rsidRDefault="009004F1" w:rsidP="00CF4234">
      <w:pPr>
        <w:pStyle w:val="Ttulo3plantilla"/>
      </w:pPr>
      <w:bookmarkStart w:id="714" w:name="_Toc112348073"/>
      <w:r w:rsidRPr="00EE580E">
        <w:rPr>
          <w:lang w:val="es-ES"/>
        </w:rPr>
        <w:lastRenderedPageBreak/>
        <w:t>Arquitectura</w:t>
      </w:r>
      <w:bookmarkEnd w:id="714"/>
    </w:p>
    <w:p w14:paraId="7D7023EB" w14:textId="2E4D0EB3" w:rsidR="0063702F" w:rsidRPr="00EE580E" w:rsidRDefault="0063702F" w:rsidP="00A2001B">
      <w:pPr>
        <w:pStyle w:val="Contenidodelmarco"/>
        <w:spacing w:line="360" w:lineRule="auto"/>
        <w:rPr>
          <w:lang w:val="es-ES"/>
        </w:rPr>
      </w:pPr>
      <w:r w:rsidRPr="00A2001B">
        <w:rPr>
          <w:lang w:val="es-ES"/>
        </w:rPr>
        <w:t>Se propone una arquitectura cliente</w:t>
      </w:r>
      <w:r w:rsidRPr="00EE580E">
        <w:rPr>
          <w:lang w:val="es-ES"/>
        </w:rPr>
        <w:t xml:space="preserve">-servidor tradicional para alojar la aplicación. El funcionamiento en servidor será soportado por la aplicación sobre Ruby </w:t>
      </w:r>
      <w:proofErr w:type="spellStart"/>
      <w:r w:rsidRPr="00EE580E">
        <w:rPr>
          <w:lang w:val="es-ES"/>
        </w:rPr>
        <w:t>on</w:t>
      </w:r>
      <w:proofErr w:type="spellEnd"/>
      <w:r w:rsidRPr="00EE580E">
        <w:rPr>
          <w:lang w:val="es-ES"/>
        </w:rPr>
        <w:t xml:space="preserve"> </w:t>
      </w:r>
      <w:proofErr w:type="spellStart"/>
      <w:r w:rsidRPr="00EE580E">
        <w:rPr>
          <w:lang w:val="es-ES"/>
        </w:rPr>
        <w:t>Rails</w:t>
      </w:r>
      <w:proofErr w:type="spellEnd"/>
      <w:r w:rsidRPr="00EE580E">
        <w:rPr>
          <w:lang w:val="es-ES"/>
        </w:rPr>
        <w:t xml:space="preserve">, y la salida del sistema y la interacción del usuario será mediante </w:t>
      </w:r>
      <w:proofErr w:type="spellStart"/>
      <w:r w:rsidRPr="00EE580E">
        <w:rPr>
          <w:lang w:val="es-ES"/>
        </w:rPr>
        <w:t>html</w:t>
      </w:r>
      <w:proofErr w:type="spellEnd"/>
      <w:r w:rsidR="00476388" w:rsidRPr="00EE580E">
        <w:rPr>
          <w:lang w:val="es-ES"/>
        </w:rPr>
        <w:t xml:space="preserve"> y la plantilla AdminLte3</w:t>
      </w:r>
      <w:r w:rsidRPr="00EE580E">
        <w:rPr>
          <w:lang w:val="es-ES"/>
        </w:rPr>
        <w:t>.</w:t>
      </w:r>
    </w:p>
    <w:p w14:paraId="44C752A4" w14:textId="57AFF860" w:rsidR="0063702F" w:rsidRPr="00EE580E" w:rsidRDefault="0063702F" w:rsidP="00A2001B">
      <w:pPr>
        <w:pStyle w:val="Contenidodelmarco"/>
        <w:spacing w:line="360" w:lineRule="auto"/>
        <w:rPr>
          <w:lang w:val="es-ES"/>
        </w:rPr>
      </w:pPr>
    </w:p>
    <w:p w14:paraId="7411F0E5" w14:textId="728170A0" w:rsidR="00457923" w:rsidRPr="003F623C" w:rsidRDefault="00457923" w:rsidP="003F623C">
      <w:pPr>
        <w:pStyle w:val="Caption"/>
        <w:keepNext/>
        <w:jc w:val="center"/>
        <w:rPr>
          <w:rFonts w:ascii="Arial" w:hAnsi="Arial" w:cs="Arial"/>
          <w:i w:val="0"/>
          <w:iCs w:val="0"/>
          <w:color w:val="auto"/>
          <w:sz w:val="22"/>
          <w:szCs w:val="22"/>
        </w:rPr>
      </w:pPr>
      <w:bookmarkStart w:id="715" w:name="_Toc112776568"/>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4</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Arquitectura</w:t>
      </w:r>
      <w:bookmarkEnd w:id="715"/>
    </w:p>
    <w:p w14:paraId="3D897401" w14:textId="77777777" w:rsidR="005C2CC6" w:rsidRPr="00EE580E" w:rsidRDefault="005C2CC6" w:rsidP="00A2001B">
      <w:pPr>
        <w:pStyle w:val="Contenidodelmarco"/>
        <w:spacing w:line="360" w:lineRule="auto"/>
      </w:pPr>
      <w:r w:rsidRPr="00EE580E">
        <w:rPr>
          <w:noProof/>
          <w:lang w:eastAsia="es-ES_tradnl"/>
        </w:rPr>
        <w:drawing>
          <wp:inline distT="0" distB="0" distL="0" distR="0" wp14:anchorId="158EB962" wp14:editId="1C4D652E">
            <wp:extent cx="5731510" cy="2965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5450"/>
                    </a:xfrm>
                    <a:prstGeom prst="rect">
                      <a:avLst/>
                    </a:prstGeom>
                  </pic:spPr>
                </pic:pic>
              </a:graphicData>
            </a:graphic>
          </wp:inline>
        </w:drawing>
      </w:r>
    </w:p>
    <w:p w14:paraId="7C111219" w14:textId="77777777" w:rsidR="00457923" w:rsidRPr="003A2CDA" w:rsidRDefault="00457923" w:rsidP="00457923">
      <w:pPr>
        <w:pStyle w:val="Caption"/>
        <w:spacing w:beforeLines="120" w:before="288"/>
        <w:jc w:val="center"/>
        <w:rPr>
          <w:rFonts w:ascii="Arial" w:hAnsi="Arial" w:cs="Arial"/>
          <w:i w:val="0"/>
          <w:iCs w:val="0"/>
          <w:color w:val="auto"/>
          <w:sz w:val="22"/>
          <w:szCs w:val="22"/>
        </w:rPr>
      </w:pPr>
      <w:r>
        <w:rPr>
          <w:rFonts w:ascii="Arial" w:hAnsi="Arial" w:cs="Arial"/>
          <w:i w:val="0"/>
          <w:iCs w:val="0"/>
          <w:color w:val="auto"/>
          <w:sz w:val="22"/>
          <w:szCs w:val="22"/>
        </w:rPr>
        <w:t>Fuente: Elaboración propia (2022)</w:t>
      </w:r>
    </w:p>
    <w:p w14:paraId="2429D663" w14:textId="538EB5CA" w:rsidR="005C2CC6" w:rsidRPr="00EE580E" w:rsidRDefault="004F27D0" w:rsidP="00A2001B">
      <w:pPr>
        <w:pStyle w:val="Contenidodelmarco"/>
        <w:spacing w:afterLines="120" w:after="288" w:line="360" w:lineRule="auto"/>
        <w:rPr>
          <w:lang w:val="es-ES"/>
        </w:rPr>
      </w:pPr>
      <w:proofErr w:type="spellStart"/>
      <w:r w:rsidRPr="00A2001B">
        <w:rPr>
          <w:lang w:val="es-ES"/>
        </w:rPr>
        <w:t>Rails</w:t>
      </w:r>
      <w:proofErr w:type="spellEnd"/>
      <w:r w:rsidRPr="00A2001B">
        <w:rPr>
          <w:lang w:val="es-ES"/>
        </w:rPr>
        <w:t xml:space="preserve"> o Ruby </w:t>
      </w:r>
      <w:proofErr w:type="spellStart"/>
      <w:r w:rsidRPr="00A2001B">
        <w:rPr>
          <w:lang w:val="es-ES"/>
        </w:rPr>
        <w:t>on</w:t>
      </w:r>
      <w:proofErr w:type="spellEnd"/>
      <w:r w:rsidRPr="00A2001B">
        <w:rPr>
          <w:lang w:val="es-ES"/>
        </w:rPr>
        <w:t xml:space="preserve"> </w:t>
      </w:r>
      <w:proofErr w:type="spellStart"/>
      <w:r w:rsidRPr="00A2001B">
        <w:rPr>
          <w:lang w:val="es-ES"/>
        </w:rPr>
        <w:t>Rails</w:t>
      </w:r>
      <w:proofErr w:type="spellEnd"/>
      <w:r w:rsidRPr="00A2001B">
        <w:rPr>
          <w:lang w:val="es-ES"/>
        </w:rPr>
        <w:t xml:space="preserve"> es un </w:t>
      </w:r>
      <w:proofErr w:type="spellStart"/>
      <w:r w:rsidRPr="00A2001B">
        <w:rPr>
          <w:lang w:val="es-ES"/>
        </w:rPr>
        <w:t>framework</w:t>
      </w:r>
      <w:proofErr w:type="spellEnd"/>
      <w:r w:rsidRPr="00A2001B">
        <w:rPr>
          <w:lang w:val="es-ES"/>
        </w:rPr>
        <w:t xml:space="preserve"> desarrollado sobre el lengua</w:t>
      </w:r>
      <w:r w:rsidRPr="00EE580E">
        <w:rPr>
          <w:lang w:val="es-ES"/>
        </w:rPr>
        <w:t xml:space="preserve">je de programación Ruby para la creación de sitios web. Ofrece el modelo vista-controlador para separar la lógica de la vista as como múltiples herramientas para autogenerar código repetitivo. </w:t>
      </w:r>
      <w:proofErr w:type="spellStart"/>
      <w:r w:rsidRPr="00EE580E">
        <w:rPr>
          <w:lang w:val="es-ES"/>
        </w:rPr>
        <w:t>Gestion</w:t>
      </w:r>
      <w:proofErr w:type="spellEnd"/>
      <w:r w:rsidRPr="00EE580E">
        <w:rPr>
          <w:lang w:val="es-ES"/>
        </w:rPr>
        <w:t xml:space="preserve"> de modelo de bases de datos, ORM, y múltiples herramientas que facilitan la vida del desarrollador.</w:t>
      </w:r>
    </w:p>
    <w:p w14:paraId="44C2EBBB" w14:textId="1036CF0A" w:rsidR="004F27D0" w:rsidRPr="00EE580E" w:rsidRDefault="004F27D0" w:rsidP="00A2001B">
      <w:pPr>
        <w:pStyle w:val="Contenidodelmarco"/>
        <w:spacing w:afterLines="120" w:after="288" w:line="360" w:lineRule="auto"/>
        <w:rPr>
          <w:lang w:val="es-ES"/>
        </w:rPr>
      </w:pPr>
      <w:proofErr w:type="spellStart"/>
      <w:r w:rsidRPr="00EE580E">
        <w:rPr>
          <w:lang w:val="es-ES"/>
        </w:rPr>
        <w:t>Rails</w:t>
      </w:r>
      <w:proofErr w:type="spellEnd"/>
      <w:r w:rsidRPr="00EE580E">
        <w:rPr>
          <w:lang w:val="es-ES"/>
        </w:rPr>
        <w:t xml:space="preserve"> se integra con múltiples bases de datos, pero principalmente con bases de datos de tipo relacional. En el caso de este trabajo se ha optado por </w:t>
      </w:r>
      <w:proofErr w:type="spellStart"/>
      <w:r w:rsidRPr="00EE580E">
        <w:rPr>
          <w:lang w:val="es-ES"/>
        </w:rPr>
        <w:t>MariaDB</w:t>
      </w:r>
      <w:proofErr w:type="spellEnd"/>
      <w:r w:rsidRPr="00EE580E">
        <w:rPr>
          <w:lang w:val="es-ES"/>
        </w:rPr>
        <w:t xml:space="preserve"> como sucesora de MySQL (ahora que ha dejado de ser de código abierto) por ser el estándar en el mercado.</w:t>
      </w:r>
    </w:p>
    <w:p w14:paraId="21B1747F" w14:textId="5E44B912" w:rsidR="004F27D0" w:rsidRPr="00EE580E" w:rsidRDefault="004F27D0">
      <w:pPr>
        <w:pStyle w:val="Contenidodelmarco"/>
        <w:spacing w:afterLines="120" w:after="288" w:line="360" w:lineRule="auto"/>
        <w:rPr>
          <w:lang w:val="es-ES"/>
        </w:rPr>
      </w:pPr>
      <w:r w:rsidRPr="00EE580E">
        <w:rPr>
          <w:lang w:val="es-ES"/>
        </w:rPr>
        <w:t xml:space="preserve">Para la parte de </w:t>
      </w:r>
      <w:proofErr w:type="spellStart"/>
      <w:r w:rsidRPr="00EE580E">
        <w:rPr>
          <w:lang w:val="es-ES"/>
        </w:rPr>
        <w:t>frontend</w:t>
      </w:r>
      <w:proofErr w:type="spellEnd"/>
      <w:r w:rsidRPr="00EE580E">
        <w:rPr>
          <w:lang w:val="es-ES"/>
        </w:rPr>
        <w:t xml:space="preserve">, se utilizan las vistas proporcionadas por </w:t>
      </w:r>
      <w:proofErr w:type="spellStart"/>
      <w:r w:rsidRPr="00EE580E">
        <w:rPr>
          <w:lang w:val="es-ES"/>
        </w:rPr>
        <w:t>Rails</w:t>
      </w:r>
      <w:proofErr w:type="spellEnd"/>
      <w:r w:rsidRPr="00EE580E">
        <w:rPr>
          <w:lang w:val="es-ES"/>
        </w:rPr>
        <w:t xml:space="preserve">, usando como plantilla AdminLTE3. Esta plantilla diseñada en Bootstrap 4 ofrece flexibilidad a la hora de maquetar las </w:t>
      </w:r>
      <w:r w:rsidR="00F829B4" w:rsidRPr="00EE580E">
        <w:rPr>
          <w:lang w:val="es-ES"/>
        </w:rPr>
        <w:t>páginas</w:t>
      </w:r>
      <w:r w:rsidRPr="00EE580E">
        <w:rPr>
          <w:lang w:val="es-ES"/>
        </w:rPr>
        <w:t>.</w:t>
      </w:r>
    </w:p>
    <w:p w14:paraId="4895971A" w14:textId="2F4B2A58" w:rsidR="00A42951" w:rsidRPr="003F623C" w:rsidRDefault="00A42951" w:rsidP="003F623C">
      <w:pPr>
        <w:pStyle w:val="Caption"/>
        <w:keepNext/>
        <w:jc w:val="center"/>
        <w:rPr>
          <w:rFonts w:ascii="Arial" w:hAnsi="Arial" w:cs="Arial"/>
          <w:i w:val="0"/>
          <w:iCs w:val="0"/>
          <w:color w:val="auto"/>
          <w:sz w:val="22"/>
          <w:szCs w:val="22"/>
        </w:rPr>
      </w:pPr>
      <w:bookmarkStart w:id="716" w:name="_Toc112776569"/>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5</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Plantilla AdminLTE</w:t>
      </w:r>
      <w:r>
        <w:rPr>
          <w:rFonts w:ascii="Arial" w:hAnsi="Arial" w:cs="Arial"/>
          <w:i w:val="0"/>
          <w:iCs w:val="0"/>
          <w:color w:val="auto"/>
          <w:sz w:val="22"/>
          <w:szCs w:val="22"/>
        </w:rPr>
        <w:t>3</w:t>
      </w:r>
      <w:bookmarkEnd w:id="716"/>
    </w:p>
    <w:p w14:paraId="0205D412" w14:textId="77777777" w:rsidR="007C03C1" w:rsidRPr="00EE580E" w:rsidRDefault="007C03C1" w:rsidP="007C03C1">
      <w:pPr>
        <w:pStyle w:val="Contenidodelmarco"/>
        <w:keepNext/>
        <w:spacing w:after="0" w:line="360" w:lineRule="auto"/>
        <w:ind w:firstLine="0"/>
        <w:jc w:val="center"/>
      </w:pPr>
      <w:r w:rsidRPr="00EE580E">
        <w:rPr>
          <w:noProof/>
          <w:lang w:eastAsia="es-ES_tradnl"/>
        </w:rPr>
        <w:drawing>
          <wp:inline distT="0" distB="0" distL="0" distR="0" wp14:anchorId="6C4C73A0" wp14:editId="26220409">
            <wp:extent cx="5731510" cy="3462655"/>
            <wp:effectExtent l="0" t="0" r="2540" b="444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2"/>
                    <a:stretch>
                      <a:fillRect/>
                    </a:stretch>
                  </pic:blipFill>
                  <pic:spPr>
                    <a:xfrm>
                      <a:off x="0" y="0"/>
                      <a:ext cx="5731510" cy="3462655"/>
                    </a:xfrm>
                    <a:prstGeom prst="rect">
                      <a:avLst/>
                    </a:prstGeom>
                  </pic:spPr>
                </pic:pic>
              </a:graphicData>
            </a:graphic>
          </wp:inline>
        </w:drawing>
      </w:r>
    </w:p>
    <w:p w14:paraId="0D7CE100" w14:textId="3017E696" w:rsidR="007C03C1" w:rsidRPr="003F623C" w:rsidRDefault="00A42951" w:rsidP="007C03C1">
      <w:pPr>
        <w:pStyle w:val="Caption"/>
        <w:jc w:val="center"/>
        <w:rPr>
          <w:rFonts w:ascii="Arial" w:hAnsi="Arial" w:cs="Arial"/>
          <w:i w:val="0"/>
          <w:iCs w:val="0"/>
          <w:color w:val="auto"/>
          <w:sz w:val="22"/>
          <w:szCs w:val="22"/>
          <w:lang w:val="es-ES"/>
        </w:rPr>
      </w:pPr>
      <w:r w:rsidRPr="003F623C">
        <w:rPr>
          <w:rFonts w:ascii="Arial" w:hAnsi="Arial" w:cs="Arial"/>
          <w:i w:val="0"/>
          <w:iCs w:val="0"/>
          <w:color w:val="auto"/>
          <w:sz w:val="22"/>
          <w:szCs w:val="22"/>
        </w:rPr>
        <w:t>Fuente: https://adminlte.io/</w:t>
      </w:r>
    </w:p>
    <w:p w14:paraId="2530B17F" w14:textId="3938D320" w:rsidR="00B131DA" w:rsidRPr="00EE580E" w:rsidRDefault="004F27D0" w:rsidP="00B131DA">
      <w:pPr>
        <w:pStyle w:val="Contenidodelmarco"/>
        <w:spacing w:afterLines="120" w:after="288" w:line="360" w:lineRule="auto"/>
        <w:rPr>
          <w:lang w:val="es-ES"/>
        </w:rPr>
      </w:pPr>
      <w:r w:rsidRPr="00EE580E">
        <w:rPr>
          <w:lang w:val="es-ES"/>
        </w:rPr>
        <w:t>Adicionalmente y para el desarrollo</w:t>
      </w:r>
      <w:r w:rsidR="00F829B4" w:rsidRPr="00EE580E">
        <w:rPr>
          <w:lang w:val="es-ES"/>
        </w:rPr>
        <w:t>, se ha virtualizado todo en contenedores separados usando Docker. Al ser tan flexible y confiable, también se ha modificado el script que “</w:t>
      </w:r>
      <w:proofErr w:type="spellStart"/>
      <w:r w:rsidR="00F829B4" w:rsidRPr="00EE580E">
        <w:rPr>
          <w:lang w:val="es-ES"/>
        </w:rPr>
        <w:t>dockeriza</w:t>
      </w:r>
      <w:proofErr w:type="spellEnd"/>
      <w:r w:rsidR="00F829B4" w:rsidRPr="00EE580E">
        <w:rPr>
          <w:lang w:val="es-ES"/>
        </w:rPr>
        <w:t>” el proyecto para poder utilizarlo también en producción.</w:t>
      </w:r>
    </w:p>
    <w:p w14:paraId="54085228" w14:textId="072B9602" w:rsidR="007C03C1" w:rsidRPr="00EE580E" w:rsidRDefault="006B3DA6" w:rsidP="00B131DA">
      <w:pPr>
        <w:pStyle w:val="Contenidodelmarco"/>
        <w:spacing w:afterLines="120" w:after="288" w:line="360" w:lineRule="auto"/>
        <w:rPr>
          <w:lang w:val="es-ES"/>
        </w:rPr>
      </w:pPr>
      <w:r w:rsidRPr="00EE580E">
        <w:rPr>
          <w:lang w:val="es-ES"/>
        </w:rPr>
        <w:t>Docker es una solución de contenedores creada recientemente que facilita o soluciona el problema de “</w:t>
      </w:r>
      <w:r w:rsidRPr="00EE580E">
        <w:rPr>
          <w:i/>
          <w:iCs/>
          <w:lang w:val="es-ES"/>
        </w:rPr>
        <w:t>en mi ordenador funciona</w:t>
      </w:r>
      <w:r w:rsidRPr="00EE580E">
        <w:rPr>
          <w:lang w:val="es-ES"/>
        </w:rPr>
        <w:t>” a la hora de desarrollar, ya que las aplicaciones que están “</w:t>
      </w:r>
      <w:proofErr w:type="spellStart"/>
      <w:r w:rsidRPr="00EE580E">
        <w:rPr>
          <w:lang w:val="es-ES"/>
        </w:rPr>
        <w:t>dockerizadas</w:t>
      </w:r>
      <w:proofErr w:type="spellEnd"/>
      <w:r w:rsidRPr="00EE580E">
        <w:rPr>
          <w:lang w:val="es-ES"/>
        </w:rPr>
        <w:t>” se entregan con el entorno de ejecución.</w:t>
      </w:r>
    </w:p>
    <w:p w14:paraId="2E267703" w14:textId="170747ED" w:rsidR="006B3DA6" w:rsidRPr="00EE580E" w:rsidRDefault="006B3DA6" w:rsidP="00B131DA">
      <w:pPr>
        <w:pStyle w:val="Contenidodelmarco"/>
        <w:spacing w:afterLines="120" w:after="288" w:line="360" w:lineRule="auto"/>
        <w:rPr>
          <w:lang w:val="es-ES"/>
        </w:rPr>
      </w:pPr>
      <w:r w:rsidRPr="00EE580E">
        <w:rPr>
          <w:lang w:val="es-ES"/>
        </w:rPr>
        <w:t xml:space="preserve">Se podría pensar en </w:t>
      </w:r>
      <w:r w:rsidR="00067E39" w:rsidRPr="00EE580E">
        <w:rPr>
          <w:lang w:val="es-ES"/>
        </w:rPr>
        <w:t>máquinas</w:t>
      </w:r>
      <w:r w:rsidRPr="00EE580E">
        <w:rPr>
          <w:lang w:val="es-ES"/>
        </w:rPr>
        <w:t xml:space="preserve"> virtuales</w:t>
      </w:r>
      <w:r w:rsidR="00067E39" w:rsidRPr="00EE580E">
        <w:rPr>
          <w:lang w:val="es-ES"/>
        </w:rPr>
        <w:t xml:space="preserve"> (ordenadores dentro de ordenadores)</w:t>
      </w:r>
      <w:r w:rsidRPr="00EE580E">
        <w:rPr>
          <w:lang w:val="es-ES"/>
        </w:rPr>
        <w:t xml:space="preserve"> en las que se ejecuta el programa, y en donde ya se cumplen todas las dependencias requeridas. Sin embargo, estas </w:t>
      </w:r>
      <w:r w:rsidR="003655B8" w:rsidRPr="00EE580E">
        <w:rPr>
          <w:lang w:val="es-ES"/>
        </w:rPr>
        <w:t>máquinas</w:t>
      </w:r>
      <w:r w:rsidRPr="00EE580E">
        <w:rPr>
          <w:lang w:val="es-ES"/>
        </w:rPr>
        <w:t xml:space="preserve"> virtuales no lo son, son jaulas, o contenedores que se ejecutan sobre el </w:t>
      </w:r>
      <w:proofErr w:type="spellStart"/>
      <w:r w:rsidRPr="00EE580E">
        <w:rPr>
          <w:lang w:val="es-ES"/>
        </w:rPr>
        <w:t>kernel</w:t>
      </w:r>
      <w:proofErr w:type="spellEnd"/>
      <w:r w:rsidRPr="00EE580E">
        <w:rPr>
          <w:lang w:val="es-ES"/>
        </w:rPr>
        <w:t xml:space="preserve"> del sistema operativo anfitrión. Lógicamente son </w:t>
      </w:r>
      <w:r w:rsidR="003655B8" w:rsidRPr="00EE580E">
        <w:rPr>
          <w:lang w:val="es-ES"/>
        </w:rPr>
        <w:t>máquinas</w:t>
      </w:r>
      <w:r w:rsidRPr="00EE580E">
        <w:rPr>
          <w:lang w:val="es-ES"/>
        </w:rPr>
        <w:t xml:space="preserve"> virtuales, ya que la aplicación piensa que </w:t>
      </w:r>
      <w:r w:rsidR="003655B8" w:rsidRPr="00EE580E">
        <w:rPr>
          <w:lang w:val="es-ES"/>
        </w:rPr>
        <w:t>está</w:t>
      </w:r>
      <w:r w:rsidRPr="00EE580E">
        <w:rPr>
          <w:lang w:val="es-ES"/>
        </w:rPr>
        <w:t xml:space="preserve"> sola dentro de su contenedor, que su ordenador no tiene nada </w:t>
      </w:r>
      <w:r w:rsidR="003655B8" w:rsidRPr="00EE580E">
        <w:rPr>
          <w:lang w:val="es-ES"/>
        </w:rPr>
        <w:t>más</w:t>
      </w:r>
      <w:r w:rsidRPr="00EE580E">
        <w:rPr>
          <w:lang w:val="es-ES"/>
        </w:rPr>
        <w:t xml:space="preserve"> que ella, pero físicamente son procesos que se ejecutan dentro de un sistema operativo anfitrión.</w:t>
      </w:r>
    </w:p>
    <w:p w14:paraId="32808BFE" w14:textId="5903F7D2" w:rsidR="001C72C4" w:rsidRPr="003F623C" w:rsidRDefault="001C72C4" w:rsidP="003F623C">
      <w:pPr>
        <w:pStyle w:val="Caption"/>
        <w:keepNext/>
        <w:jc w:val="center"/>
        <w:rPr>
          <w:rFonts w:ascii="Arial" w:hAnsi="Arial" w:cs="Arial"/>
          <w:i w:val="0"/>
          <w:iCs w:val="0"/>
          <w:sz w:val="22"/>
          <w:szCs w:val="22"/>
        </w:rPr>
      </w:pPr>
      <w:bookmarkStart w:id="717" w:name="_Toc112776570"/>
      <w:r w:rsidRPr="003F623C">
        <w:rPr>
          <w:rFonts w:ascii="Arial" w:hAnsi="Arial" w:cs="Arial"/>
          <w:i w:val="0"/>
          <w:iCs w:val="0"/>
          <w:sz w:val="22"/>
          <w:szCs w:val="22"/>
        </w:rPr>
        <w:lastRenderedPageBreak/>
        <w:t xml:space="preserve">Ilustración </w:t>
      </w:r>
      <w:r w:rsidR="000A7090">
        <w:rPr>
          <w:rFonts w:ascii="Arial" w:hAnsi="Arial" w:cs="Arial"/>
          <w:i w:val="0"/>
          <w:iCs w:val="0"/>
          <w:sz w:val="22"/>
          <w:szCs w:val="22"/>
        </w:rPr>
        <w:fldChar w:fldCharType="begin"/>
      </w:r>
      <w:r w:rsidR="000A7090">
        <w:rPr>
          <w:rFonts w:ascii="Arial" w:hAnsi="Arial" w:cs="Arial"/>
          <w:i w:val="0"/>
          <w:iCs w:val="0"/>
          <w:sz w:val="22"/>
          <w:szCs w:val="22"/>
        </w:rPr>
        <w:instrText xml:space="preserve"> SEQ Ilustración \* ARABIC </w:instrText>
      </w:r>
      <w:r w:rsidR="000A7090">
        <w:rPr>
          <w:rFonts w:ascii="Arial" w:hAnsi="Arial" w:cs="Arial"/>
          <w:i w:val="0"/>
          <w:iCs w:val="0"/>
          <w:sz w:val="22"/>
          <w:szCs w:val="22"/>
        </w:rPr>
        <w:fldChar w:fldCharType="separate"/>
      </w:r>
      <w:r w:rsidR="00E11349">
        <w:rPr>
          <w:rFonts w:ascii="Arial" w:hAnsi="Arial" w:cs="Arial"/>
          <w:i w:val="0"/>
          <w:iCs w:val="0"/>
          <w:noProof/>
          <w:sz w:val="22"/>
          <w:szCs w:val="22"/>
        </w:rPr>
        <w:t>6</w:t>
      </w:r>
      <w:r w:rsidR="000A7090">
        <w:rPr>
          <w:rFonts w:ascii="Arial" w:hAnsi="Arial" w:cs="Arial"/>
          <w:i w:val="0"/>
          <w:iCs w:val="0"/>
          <w:sz w:val="22"/>
          <w:szCs w:val="22"/>
        </w:rPr>
        <w:fldChar w:fldCharType="end"/>
      </w:r>
      <w:r w:rsidRPr="003F623C">
        <w:rPr>
          <w:rFonts w:ascii="Arial" w:hAnsi="Arial" w:cs="Arial"/>
          <w:i w:val="0"/>
          <w:iCs w:val="0"/>
          <w:sz w:val="22"/>
          <w:szCs w:val="22"/>
        </w:rPr>
        <w:t xml:space="preserve">. Fichero </w:t>
      </w:r>
      <w:proofErr w:type="spellStart"/>
      <w:r w:rsidRPr="003F623C">
        <w:rPr>
          <w:rFonts w:ascii="Arial" w:hAnsi="Arial" w:cs="Arial"/>
          <w:i w:val="0"/>
          <w:iCs w:val="0"/>
          <w:sz w:val="22"/>
          <w:szCs w:val="22"/>
        </w:rPr>
        <w:t>docker-compose.yml</w:t>
      </w:r>
      <w:bookmarkEnd w:id="717"/>
      <w:proofErr w:type="spellEnd"/>
    </w:p>
    <w:p w14:paraId="2AD2818A" w14:textId="77777777" w:rsidR="00DE3325" w:rsidRPr="00EE580E" w:rsidRDefault="006B3DA6" w:rsidP="00DE3325">
      <w:pPr>
        <w:pStyle w:val="Contenidodelmarco"/>
        <w:keepNext/>
        <w:spacing w:after="0" w:line="360" w:lineRule="auto"/>
        <w:jc w:val="center"/>
      </w:pPr>
      <w:r w:rsidRPr="00EE580E">
        <w:rPr>
          <w:noProof/>
          <w:lang w:eastAsia="es-ES_tradnl"/>
        </w:rPr>
        <w:drawing>
          <wp:inline distT="0" distB="0" distL="0" distR="0" wp14:anchorId="4A75D0D9" wp14:editId="16370594">
            <wp:extent cx="3806638" cy="6553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638" cy="6553200"/>
                    </a:xfrm>
                    <a:prstGeom prst="rect">
                      <a:avLst/>
                    </a:prstGeom>
                    <a:noFill/>
                    <a:ln>
                      <a:noFill/>
                    </a:ln>
                  </pic:spPr>
                </pic:pic>
              </a:graphicData>
            </a:graphic>
          </wp:inline>
        </w:drawing>
      </w:r>
    </w:p>
    <w:p w14:paraId="2D1D51EC" w14:textId="7BB7685C" w:rsidR="006B3DA6" w:rsidRPr="003F623C" w:rsidRDefault="001C72C4" w:rsidP="00DE3325">
      <w:pPr>
        <w:pStyle w:val="Caption"/>
        <w:jc w:val="center"/>
        <w:rPr>
          <w:rFonts w:ascii="Arial" w:hAnsi="Arial" w:cs="Arial"/>
          <w:i w:val="0"/>
          <w:iCs w:val="0"/>
          <w:sz w:val="22"/>
          <w:szCs w:val="22"/>
          <w:lang w:val="es-ES"/>
        </w:rPr>
      </w:pPr>
      <w:r w:rsidRPr="003F623C">
        <w:rPr>
          <w:rFonts w:ascii="Arial" w:hAnsi="Arial" w:cs="Arial"/>
          <w:i w:val="0"/>
          <w:iCs w:val="0"/>
          <w:sz w:val="22"/>
          <w:szCs w:val="22"/>
        </w:rPr>
        <w:t>Fuente: Elaboración propia (2022)</w:t>
      </w:r>
    </w:p>
    <w:p w14:paraId="5CFD875C" w14:textId="1F8BC63A" w:rsidR="006B3DA6" w:rsidRPr="00EE580E" w:rsidRDefault="006B3DA6" w:rsidP="00B131DA">
      <w:pPr>
        <w:pStyle w:val="Contenidodelmarco"/>
        <w:spacing w:afterLines="120" w:after="288" w:line="360" w:lineRule="auto"/>
        <w:rPr>
          <w:lang w:val="es-ES"/>
        </w:rPr>
      </w:pPr>
      <w:r w:rsidRPr="00EE580E">
        <w:rPr>
          <w:lang w:val="es-ES"/>
        </w:rPr>
        <w:t>En concreto, para que esta aplicación funcione, se requiere de los siguientes servicios, “</w:t>
      </w:r>
      <w:proofErr w:type="spellStart"/>
      <w:r w:rsidRPr="00EE580E">
        <w:rPr>
          <w:lang w:val="es-ES"/>
        </w:rPr>
        <w:t>database</w:t>
      </w:r>
      <w:proofErr w:type="spellEnd"/>
      <w:r w:rsidRPr="00EE580E">
        <w:rPr>
          <w:lang w:val="es-ES"/>
        </w:rPr>
        <w:t xml:space="preserve">”, que contiene la base de datos </w:t>
      </w:r>
      <w:proofErr w:type="spellStart"/>
      <w:r w:rsidRPr="00EE580E">
        <w:rPr>
          <w:lang w:val="es-ES"/>
        </w:rPr>
        <w:t>MariaDB</w:t>
      </w:r>
      <w:proofErr w:type="spellEnd"/>
      <w:r w:rsidRPr="00EE580E">
        <w:rPr>
          <w:lang w:val="es-ES"/>
        </w:rPr>
        <w:t xml:space="preserve"> antes mencionada, la </w:t>
      </w:r>
      <w:r w:rsidR="000B7316" w:rsidRPr="00EE580E">
        <w:rPr>
          <w:lang w:val="es-ES"/>
        </w:rPr>
        <w:t>“app”</w:t>
      </w:r>
      <w:r w:rsidRPr="00EE580E">
        <w:rPr>
          <w:lang w:val="es-ES"/>
        </w:rPr>
        <w:t xml:space="preserve"> con una imagen de Ruby (un Ubuntu con Ruby y </w:t>
      </w:r>
      <w:proofErr w:type="spellStart"/>
      <w:r w:rsidRPr="00EE580E">
        <w:rPr>
          <w:lang w:val="es-ES"/>
        </w:rPr>
        <w:t>Rails</w:t>
      </w:r>
      <w:proofErr w:type="spellEnd"/>
      <w:r w:rsidRPr="00EE580E">
        <w:rPr>
          <w:lang w:val="es-ES"/>
        </w:rPr>
        <w:t xml:space="preserve"> ya instalado) y </w:t>
      </w:r>
      <w:r w:rsidR="000B7316" w:rsidRPr="00EE580E">
        <w:rPr>
          <w:lang w:val="es-ES"/>
        </w:rPr>
        <w:t>“</w:t>
      </w:r>
      <w:proofErr w:type="spellStart"/>
      <w:r w:rsidR="000B7316" w:rsidRPr="00EE580E">
        <w:rPr>
          <w:lang w:val="es-ES"/>
        </w:rPr>
        <w:t>phpmyadmin</w:t>
      </w:r>
      <w:proofErr w:type="spellEnd"/>
      <w:r w:rsidR="000B7316" w:rsidRPr="00EE580E">
        <w:rPr>
          <w:lang w:val="es-ES"/>
        </w:rPr>
        <w:t xml:space="preserve">” que como su nombre indica es una instalación de </w:t>
      </w:r>
      <w:proofErr w:type="spellStart"/>
      <w:r w:rsidR="000B7316" w:rsidRPr="00EE580E">
        <w:rPr>
          <w:lang w:val="es-ES"/>
        </w:rPr>
        <w:t>phpMyAdmin</w:t>
      </w:r>
      <w:proofErr w:type="spellEnd"/>
      <w:r w:rsidR="000B7316" w:rsidRPr="00EE580E">
        <w:rPr>
          <w:lang w:val="es-ES"/>
        </w:rPr>
        <w:t xml:space="preserve"> para gestionar la base de datos.</w:t>
      </w:r>
    </w:p>
    <w:p w14:paraId="50405039" w14:textId="239A78D1" w:rsidR="000B7316" w:rsidRPr="00EE580E" w:rsidRDefault="000B7316" w:rsidP="00B131DA">
      <w:pPr>
        <w:pStyle w:val="Contenidodelmarco"/>
        <w:spacing w:afterLines="120" w:after="288" w:line="360" w:lineRule="auto"/>
        <w:rPr>
          <w:lang w:val="es-ES"/>
        </w:rPr>
      </w:pPr>
      <w:r w:rsidRPr="00EE580E">
        <w:rPr>
          <w:lang w:val="es-ES"/>
        </w:rPr>
        <w:lastRenderedPageBreak/>
        <w:t>Con un simple comando, se levantan los 3 servicios, como si de 3 ordenadores se trataran, los tres están en la misma red, y se exporta el puerto 3000 en la “app” para poder acceder a la herramienta.</w:t>
      </w:r>
    </w:p>
    <w:p w14:paraId="7819A0D8" w14:textId="462B8EB4" w:rsidR="000B7316" w:rsidRPr="00EE580E" w:rsidRDefault="000B7316" w:rsidP="00B131DA">
      <w:pPr>
        <w:pStyle w:val="Contenidodelmarco"/>
        <w:spacing w:afterLines="120" w:after="288" w:line="360" w:lineRule="auto"/>
        <w:rPr>
          <w:lang w:val="es-ES"/>
        </w:rPr>
      </w:pPr>
      <w:r w:rsidRPr="00EE580E">
        <w:rPr>
          <w:lang w:val="es-ES"/>
        </w:rPr>
        <w:t xml:space="preserve">Es un acierto, y el estándar hoy en día, tener las aplicaciones </w:t>
      </w:r>
      <w:proofErr w:type="spellStart"/>
      <w:r w:rsidRPr="00EE580E">
        <w:rPr>
          <w:lang w:val="es-ES"/>
        </w:rPr>
        <w:t>dockerizadas</w:t>
      </w:r>
      <w:proofErr w:type="spellEnd"/>
      <w:r w:rsidRPr="00EE580E">
        <w:rPr>
          <w:lang w:val="es-ES"/>
        </w:rPr>
        <w:t xml:space="preserve">. De esta forma si fuera el caso y se exigiera alta </w:t>
      </w:r>
      <w:r w:rsidR="00067E39" w:rsidRPr="00EE580E">
        <w:rPr>
          <w:lang w:val="es-ES"/>
        </w:rPr>
        <w:t>disponibilidad</w:t>
      </w:r>
      <w:r w:rsidRPr="00EE580E">
        <w:rPr>
          <w:lang w:val="es-ES"/>
        </w:rPr>
        <w:t xml:space="preserve">, se podría formar un </w:t>
      </w:r>
      <w:r w:rsidR="006004D1" w:rsidRPr="00EE580E">
        <w:rPr>
          <w:lang w:val="es-ES"/>
        </w:rPr>
        <w:t>clúster</w:t>
      </w:r>
      <w:r w:rsidR="00067E39" w:rsidRPr="00EE580E">
        <w:rPr>
          <w:lang w:val="es-ES"/>
        </w:rPr>
        <w:t xml:space="preserve"> (un conjunto de ordenadores)</w:t>
      </w:r>
      <w:r w:rsidRPr="00EE580E">
        <w:rPr>
          <w:lang w:val="es-ES"/>
        </w:rPr>
        <w:t xml:space="preserve"> </w:t>
      </w:r>
      <w:r w:rsidR="006004D1" w:rsidRPr="00EE580E">
        <w:rPr>
          <w:lang w:val="es-ES"/>
        </w:rPr>
        <w:t>por ejemplo</w:t>
      </w:r>
      <w:r w:rsidR="002D1794" w:rsidRPr="00EE580E">
        <w:rPr>
          <w:lang w:val="es-ES"/>
        </w:rPr>
        <w:t>,</w:t>
      </w:r>
      <w:r w:rsidRPr="00EE580E">
        <w:rPr>
          <w:lang w:val="es-ES"/>
        </w:rPr>
        <w:t xml:space="preserve"> </w:t>
      </w:r>
      <w:proofErr w:type="spellStart"/>
      <w:r w:rsidRPr="00EE580E">
        <w:rPr>
          <w:lang w:val="es-ES"/>
        </w:rPr>
        <w:t>Kubernetes</w:t>
      </w:r>
      <w:proofErr w:type="spellEnd"/>
      <w:r w:rsidR="002D1794" w:rsidRPr="00EE580E">
        <w:rPr>
          <w:lang w:val="es-ES"/>
        </w:rPr>
        <w:t>,</w:t>
      </w:r>
      <w:r w:rsidRPr="00EE580E">
        <w:rPr>
          <w:lang w:val="es-ES"/>
        </w:rPr>
        <w:t xml:space="preserve"> y levantar cada servicio </w:t>
      </w:r>
      <w:r w:rsidR="003655B8" w:rsidRPr="00EE580E">
        <w:rPr>
          <w:lang w:val="es-ES"/>
        </w:rPr>
        <w:t>más</w:t>
      </w:r>
      <w:r w:rsidRPr="00EE580E">
        <w:rPr>
          <w:lang w:val="es-ES"/>
        </w:rPr>
        <w:t xml:space="preserve"> de una vez, para dar servicio ininterrumpido en todas las partes del mundo. No es el caso de la aplicación que se propone.</w:t>
      </w:r>
    </w:p>
    <w:p w14:paraId="05B27089" w14:textId="1112C68C" w:rsidR="0026715B" w:rsidRPr="00EE580E" w:rsidRDefault="0026715B" w:rsidP="00CF4234">
      <w:pPr>
        <w:pStyle w:val="Ttulo3plantilla"/>
        <w:rPr>
          <w:lang w:val="es-ES"/>
        </w:rPr>
      </w:pPr>
      <w:bookmarkStart w:id="718" w:name="_Toc112348074"/>
      <w:r w:rsidRPr="00EE580E">
        <w:rPr>
          <w:lang w:val="es-ES"/>
        </w:rPr>
        <w:t>Proceso del desarrollo</w:t>
      </w:r>
      <w:bookmarkEnd w:id="718"/>
    </w:p>
    <w:p w14:paraId="6FBDCF1B" w14:textId="77777777" w:rsidR="001866D3" w:rsidRPr="00EE580E" w:rsidRDefault="001866D3" w:rsidP="00712011">
      <w:pPr>
        <w:pStyle w:val="Contenidodelmarco"/>
        <w:spacing w:afterLines="120" w:after="288" w:line="360" w:lineRule="auto"/>
        <w:rPr>
          <w:lang w:val="es-ES"/>
        </w:rPr>
      </w:pPr>
      <w:r w:rsidRPr="00EE580E">
        <w:rPr>
          <w:lang w:val="es-ES"/>
        </w:rPr>
        <w:t xml:space="preserve">Para poder realizar los requisitos que se pedían, que desde un primer momento ha sido una herramienta de ayuda al profesorado, con sus </w:t>
      </w:r>
      <w:proofErr w:type="spellStart"/>
      <w:r w:rsidRPr="00EE580E">
        <w:rPr>
          <w:lang w:val="es-ES"/>
        </w:rPr>
        <w:t>tests</w:t>
      </w:r>
      <w:proofErr w:type="spellEnd"/>
      <w:r w:rsidRPr="00EE580E">
        <w:rPr>
          <w:lang w:val="es-ES"/>
        </w:rPr>
        <w:t xml:space="preserve"> sociométricos y con una generación de grupos automática, era necesario que se construyeran unas bases, un sistema de gestión básico de alumnos clases y profesores.</w:t>
      </w:r>
    </w:p>
    <w:p w14:paraId="540B473B" w14:textId="0AF75B44" w:rsidR="00642BE0" w:rsidRPr="003F623C" w:rsidRDefault="00642BE0" w:rsidP="003F623C">
      <w:pPr>
        <w:pStyle w:val="Caption"/>
        <w:keepNext/>
        <w:jc w:val="center"/>
        <w:rPr>
          <w:rFonts w:ascii="Arial" w:hAnsi="Arial" w:cs="Arial"/>
          <w:i w:val="0"/>
          <w:iCs w:val="0"/>
          <w:color w:val="auto"/>
          <w:sz w:val="22"/>
          <w:szCs w:val="22"/>
        </w:rPr>
      </w:pPr>
      <w:bookmarkStart w:id="719" w:name="_Toc112776571"/>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7</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xml:space="preserve">. Pantalla de </w:t>
      </w:r>
      <w:r w:rsidRPr="00642BE0">
        <w:rPr>
          <w:rFonts w:ascii="Arial" w:hAnsi="Arial" w:cs="Arial"/>
          <w:i w:val="0"/>
          <w:iCs w:val="0"/>
          <w:color w:val="auto"/>
          <w:sz w:val="22"/>
          <w:szCs w:val="22"/>
        </w:rPr>
        <w:t>gestión</w:t>
      </w:r>
      <w:r w:rsidRPr="003F623C">
        <w:rPr>
          <w:rFonts w:ascii="Arial" w:hAnsi="Arial" w:cs="Arial"/>
          <w:i w:val="0"/>
          <w:iCs w:val="0"/>
          <w:color w:val="auto"/>
          <w:sz w:val="22"/>
          <w:szCs w:val="22"/>
        </w:rPr>
        <w:t xml:space="preserve"> de alumnos</w:t>
      </w:r>
      <w:bookmarkEnd w:id="719"/>
    </w:p>
    <w:p w14:paraId="4E211D5C" w14:textId="77777777" w:rsidR="00712011" w:rsidRPr="00EE580E" w:rsidRDefault="001866D3" w:rsidP="00712011">
      <w:pPr>
        <w:pStyle w:val="Contenidodelmarco"/>
        <w:keepNext/>
        <w:spacing w:afterLines="120" w:after="288" w:line="360" w:lineRule="auto"/>
        <w:ind w:firstLine="0"/>
      </w:pPr>
      <w:r w:rsidRPr="00EE580E">
        <w:rPr>
          <w:noProof/>
          <w:lang w:eastAsia="es-ES_tradnl"/>
        </w:rPr>
        <w:drawing>
          <wp:inline distT="0" distB="0" distL="0" distR="0" wp14:anchorId="46FC2AFF" wp14:editId="125CAE23">
            <wp:extent cx="5731510" cy="3104515"/>
            <wp:effectExtent l="0" t="0" r="254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4"/>
                    <a:stretch>
                      <a:fillRect/>
                    </a:stretch>
                  </pic:blipFill>
                  <pic:spPr>
                    <a:xfrm>
                      <a:off x="0" y="0"/>
                      <a:ext cx="5731510" cy="3104515"/>
                    </a:xfrm>
                    <a:prstGeom prst="rect">
                      <a:avLst/>
                    </a:prstGeom>
                  </pic:spPr>
                </pic:pic>
              </a:graphicData>
            </a:graphic>
          </wp:inline>
        </w:drawing>
      </w:r>
    </w:p>
    <w:p w14:paraId="4D8A3C55" w14:textId="77777777" w:rsidR="00642BE0" w:rsidRPr="003F623C" w:rsidRDefault="00642BE0" w:rsidP="00642BE0">
      <w:pPr>
        <w:pStyle w:val="Caption"/>
        <w:jc w:val="center"/>
        <w:rPr>
          <w:rFonts w:ascii="Arial" w:hAnsi="Arial" w:cs="Arial"/>
          <w:i w:val="0"/>
          <w:iCs w:val="0"/>
          <w:color w:val="auto"/>
          <w:sz w:val="22"/>
          <w:szCs w:val="22"/>
          <w:lang w:val="es-ES"/>
        </w:rPr>
      </w:pPr>
      <w:r w:rsidRPr="003F623C">
        <w:rPr>
          <w:rFonts w:ascii="Arial" w:hAnsi="Arial" w:cs="Arial"/>
          <w:i w:val="0"/>
          <w:iCs w:val="0"/>
          <w:color w:val="auto"/>
          <w:sz w:val="22"/>
          <w:szCs w:val="22"/>
        </w:rPr>
        <w:t>Fuente: Elaboración propia (2022)</w:t>
      </w:r>
    </w:p>
    <w:p w14:paraId="5A12E76D" w14:textId="0CDAD7B6" w:rsidR="001866D3" w:rsidRPr="00EE580E" w:rsidRDefault="001866D3" w:rsidP="00712011">
      <w:pPr>
        <w:pStyle w:val="Contenidodelmarco"/>
        <w:spacing w:afterLines="120" w:after="288" w:line="360" w:lineRule="auto"/>
        <w:rPr>
          <w:lang w:val="es-ES"/>
        </w:rPr>
      </w:pPr>
      <w:r w:rsidRPr="00EE580E">
        <w:rPr>
          <w:lang w:val="es-ES"/>
        </w:rPr>
        <w:t xml:space="preserve">Esta primera pantalla es la pantalla de estudiantes. Se puede ver el listado de los estudiantes del sistema, con sus asignaturas y los cursos en los que están. Como la herramienta </w:t>
      </w:r>
      <w:r w:rsidR="00C74A13" w:rsidRPr="00EE580E">
        <w:rPr>
          <w:lang w:val="es-ES"/>
        </w:rPr>
        <w:t>está</w:t>
      </w:r>
      <w:r w:rsidRPr="00EE580E">
        <w:rPr>
          <w:lang w:val="es-ES"/>
        </w:rPr>
        <w:t xml:space="preserve"> pensada para profesores, podría darse el caso de que un alumno estuviera en física en 3ºESO A y a la vez en matemáticas en 4ºESO B, puesto que el denominador común entre los estudiantes son las clases.</w:t>
      </w:r>
    </w:p>
    <w:p w14:paraId="761CC340" w14:textId="2780CEF6" w:rsidR="00021F9F" w:rsidRPr="00EE580E" w:rsidRDefault="001866D3" w:rsidP="00712011">
      <w:pPr>
        <w:pStyle w:val="Contenidodelmarco"/>
        <w:spacing w:afterLines="120" w:after="288" w:line="360" w:lineRule="auto"/>
        <w:rPr>
          <w:lang w:val="es-ES"/>
        </w:rPr>
      </w:pPr>
      <w:r w:rsidRPr="00EE580E">
        <w:rPr>
          <w:lang w:val="es-ES"/>
        </w:rPr>
        <w:lastRenderedPageBreak/>
        <w:t xml:space="preserve">Si se toma como referencia el diagrama entidad relación de arriba, se puede ver que </w:t>
      </w:r>
      <w:r w:rsidR="00021F9F" w:rsidRPr="00EE580E">
        <w:rPr>
          <w:lang w:val="es-ES"/>
        </w:rPr>
        <w:t>estudiante pertenece a clase (</w:t>
      </w:r>
      <w:proofErr w:type="spellStart"/>
      <w:r w:rsidR="00021F9F" w:rsidRPr="00EE580E">
        <w:rPr>
          <w:lang w:val="es-ES"/>
        </w:rPr>
        <w:t>student</w:t>
      </w:r>
      <w:proofErr w:type="spellEnd"/>
      <w:r w:rsidR="00021F9F" w:rsidRPr="00EE580E">
        <w:rPr>
          <w:lang w:val="es-ES"/>
        </w:rPr>
        <w:t xml:space="preserve"> &lt;-&gt; </w:t>
      </w:r>
      <w:proofErr w:type="spellStart"/>
      <w:r w:rsidR="00021F9F" w:rsidRPr="00EE580E">
        <w:rPr>
          <w:lang w:val="es-ES"/>
        </w:rPr>
        <w:t>classroom</w:t>
      </w:r>
      <w:proofErr w:type="spellEnd"/>
      <w:r w:rsidR="00021F9F" w:rsidRPr="00EE580E">
        <w:rPr>
          <w:lang w:val="es-ES"/>
        </w:rPr>
        <w:t>), y que la información del curso, y la letra son atributos de clase y no de alumno. De esta manera se simplifica la asociación entre profesor y clase (</w:t>
      </w:r>
      <w:proofErr w:type="spellStart"/>
      <w:r w:rsidR="00021F9F" w:rsidRPr="00EE580E">
        <w:rPr>
          <w:lang w:val="es-ES"/>
        </w:rPr>
        <w:t>teacher</w:t>
      </w:r>
      <w:proofErr w:type="spellEnd"/>
      <w:r w:rsidR="00021F9F" w:rsidRPr="00EE580E">
        <w:rPr>
          <w:lang w:val="es-ES"/>
        </w:rPr>
        <w:t xml:space="preserve"> &lt;-&gt; </w:t>
      </w:r>
      <w:proofErr w:type="spellStart"/>
      <w:r w:rsidR="00021F9F" w:rsidRPr="00EE580E">
        <w:rPr>
          <w:lang w:val="es-ES"/>
        </w:rPr>
        <w:t>classroom</w:t>
      </w:r>
      <w:proofErr w:type="spellEnd"/>
      <w:r w:rsidR="00021F9F" w:rsidRPr="00EE580E">
        <w:rPr>
          <w:lang w:val="es-ES"/>
        </w:rPr>
        <w:t>) ya que se dibuja perfectamente que un profesor está a cargo de una clase.</w:t>
      </w:r>
    </w:p>
    <w:p w14:paraId="449C182B" w14:textId="7B466BB4" w:rsidR="00DA4232" w:rsidRPr="00EE580E" w:rsidRDefault="00DA4232" w:rsidP="00712011">
      <w:pPr>
        <w:pStyle w:val="Contenidodelmarco"/>
        <w:spacing w:afterLines="120" w:after="288" w:line="360" w:lineRule="auto"/>
        <w:rPr>
          <w:lang w:val="es-ES"/>
        </w:rPr>
      </w:pPr>
      <w:r w:rsidRPr="00EE580E">
        <w:rPr>
          <w:lang w:val="es-ES"/>
        </w:rPr>
        <w:t xml:space="preserve">Describiendo la pantalla se puede ver por filas la información del estudiante, su identificador en la base de datos, su nombre, su edad aproximada (solo se toma en cuenta el año de nacimiento), los cursos en los que esta y las asignaturas que cursa. Por último, el botón final dirige el navegador a la </w:t>
      </w:r>
      <w:r w:rsidR="00712011" w:rsidRPr="00EE580E">
        <w:rPr>
          <w:lang w:val="es-ES"/>
        </w:rPr>
        <w:t>página</w:t>
      </w:r>
      <w:r w:rsidRPr="00EE580E">
        <w:rPr>
          <w:lang w:val="es-ES"/>
        </w:rPr>
        <w:t xml:space="preserve"> de edición de ese usuario.</w:t>
      </w:r>
    </w:p>
    <w:p w14:paraId="7007A835" w14:textId="579EDB24" w:rsidR="00DA4232" w:rsidRPr="00EE580E" w:rsidRDefault="00DA4232" w:rsidP="00712011">
      <w:pPr>
        <w:pStyle w:val="Contenidodelmarco"/>
        <w:spacing w:afterLines="120" w:after="288" w:line="360" w:lineRule="auto"/>
        <w:rPr>
          <w:lang w:val="es-ES"/>
        </w:rPr>
      </w:pPr>
      <w:r w:rsidRPr="00EE580E">
        <w:rPr>
          <w:lang w:val="es-ES"/>
        </w:rPr>
        <w:t xml:space="preserve">Para poder llegar a esta pantalla es necesario que el profesor </w:t>
      </w:r>
      <w:r w:rsidR="00712011" w:rsidRPr="00EE580E">
        <w:rPr>
          <w:lang w:val="es-ES"/>
        </w:rPr>
        <w:t>haya iniciado sesión</w:t>
      </w:r>
      <w:r w:rsidRPr="00EE580E">
        <w:rPr>
          <w:lang w:val="es-ES"/>
        </w:rPr>
        <w:t>. Según el diagrama anterior, hay una relación indirecta a través de clase (</w:t>
      </w:r>
      <w:proofErr w:type="spellStart"/>
      <w:r w:rsidRPr="00EE580E">
        <w:rPr>
          <w:lang w:val="es-ES"/>
        </w:rPr>
        <w:t>teacher</w:t>
      </w:r>
      <w:proofErr w:type="spellEnd"/>
      <w:r w:rsidRPr="00EE580E">
        <w:rPr>
          <w:lang w:val="es-ES"/>
        </w:rPr>
        <w:t xml:space="preserve"> &lt;-&gt; </w:t>
      </w:r>
      <w:proofErr w:type="spellStart"/>
      <w:r w:rsidRPr="00EE580E">
        <w:rPr>
          <w:lang w:val="es-ES"/>
        </w:rPr>
        <w:t>classroom</w:t>
      </w:r>
      <w:proofErr w:type="spellEnd"/>
      <w:r w:rsidRPr="00EE580E">
        <w:rPr>
          <w:lang w:val="es-ES"/>
        </w:rPr>
        <w:t xml:space="preserve"> &lt;-&gt; </w:t>
      </w:r>
      <w:proofErr w:type="spellStart"/>
      <w:r w:rsidRPr="00EE580E">
        <w:rPr>
          <w:lang w:val="es-ES"/>
        </w:rPr>
        <w:t>student</w:t>
      </w:r>
      <w:proofErr w:type="spellEnd"/>
      <w:r w:rsidRPr="00EE580E">
        <w:rPr>
          <w:lang w:val="es-ES"/>
        </w:rPr>
        <w:t xml:space="preserve">) que permite la creación de un botón en la clase superior, para solo mostrar los alumnos que estén en clases </w:t>
      </w:r>
      <w:r w:rsidR="00712011" w:rsidRPr="00EE580E">
        <w:rPr>
          <w:lang w:val="es-ES"/>
        </w:rPr>
        <w:t>que están a cargo del profesor que ha iniciado sesión.</w:t>
      </w:r>
    </w:p>
    <w:p w14:paraId="0449CC93" w14:textId="60BD977B" w:rsidR="00712011" w:rsidRPr="00EE580E" w:rsidRDefault="00712011" w:rsidP="00712011">
      <w:pPr>
        <w:pStyle w:val="Contenidodelmarco"/>
        <w:spacing w:afterLines="120" w:after="288" w:line="360" w:lineRule="auto"/>
        <w:rPr>
          <w:lang w:val="es-ES"/>
        </w:rPr>
      </w:pPr>
      <w:r w:rsidRPr="00EE580E">
        <w:rPr>
          <w:lang w:val="es-ES"/>
        </w:rPr>
        <w:t>Adicionalmente, en la barra superior hay un botón para crear nuevos Alumnos. A continuación, se muestran las pantallas de edición/creación y visualización de los alumnos. La selección de a que clase pertenece cada alumno se hace desde los menús de asignaturas, que se verán a continuación.</w:t>
      </w:r>
    </w:p>
    <w:p w14:paraId="0B9AE603" w14:textId="0ACBA27E" w:rsidR="008B41DB" w:rsidRPr="003F623C" w:rsidRDefault="008B41DB" w:rsidP="003F623C">
      <w:pPr>
        <w:pStyle w:val="Caption"/>
        <w:keepNext/>
        <w:jc w:val="center"/>
        <w:rPr>
          <w:rFonts w:ascii="Arial" w:hAnsi="Arial" w:cs="Arial"/>
          <w:i w:val="0"/>
          <w:iCs w:val="0"/>
          <w:color w:val="auto"/>
          <w:sz w:val="22"/>
          <w:szCs w:val="22"/>
        </w:rPr>
      </w:pPr>
      <w:bookmarkStart w:id="720" w:name="_Toc112776572"/>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8</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Visualización de un alumno</w:t>
      </w:r>
      <w:bookmarkEnd w:id="720"/>
    </w:p>
    <w:p w14:paraId="2257C7E7" w14:textId="77777777" w:rsidR="00453228" w:rsidRPr="00EE580E" w:rsidRDefault="00453228" w:rsidP="00453228">
      <w:pPr>
        <w:pStyle w:val="Contenidodelmarco"/>
        <w:keepNext/>
        <w:spacing w:after="0" w:line="360" w:lineRule="auto"/>
        <w:ind w:firstLine="0"/>
      </w:pPr>
      <w:r w:rsidRPr="00EE580E">
        <w:rPr>
          <w:noProof/>
          <w:lang w:eastAsia="es-ES_tradnl"/>
        </w:rPr>
        <w:drawing>
          <wp:inline distT="0" distB="0" distL="0" distR="0" wp14:anchorId="14221E82" wp14:editId="71AF2952">
            <wp:extent cx="5731510" cy="179070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25"/>
                    <a:srcRect b="42319"/>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2B4A3FC3" w14:textId="77777777" w:rsidR="008B41DB" w:rsidRPr="003A2CDA" w:rsidRDefault="008B41DB" w:rsidP="008B41DB">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1E2276CF" w14:textId="1F4D7D24" w:rsidR="00C5644A" w:rsidRPr="003F623C" w:rsidRDefault="00C5644A" w:rsidP="003F623C">
      <w:pPr>
        <w:pStyle w:val="Caption"/>
        <w:keepNext/>
        <w:jc w:val="center"/>
        <w:rPr>
          <w:rFonts w:ascii="Arial" w:hAnsi="Arial" w:cs="Arial"/>
          <w:i w:val="0"/>
          <w:iCs w:val="0"/>
          <w:sz w:val="22"/>
          <w:szCs w:val="22"/>
        </w:rPr>
      </w:pPr>
      <w:bookmarkStart w:id="721" w:name="_Toc112776573"/>
      <w:r w:rsidRPr="003F623C">
        <w:rPr>
          <w:rFonts w:ascii="Arial" w:hAnsi="Arial" w:cs="Arial"/>
          <w:i w:val="0"/>
          <w:iCs w:val="0"/>
          <w:sz w:val="22"/>
          <w:szCs w:val="22"/>
        </w:rPr>
        <w:lastRenderedPageBreak/>
        <w:t xml:space="preserve">Ilustración </w:t>
      </w:r>
      <w:r w:rsidR="000A7090">
        <w:rPr>
          <w:rFonts w:ascii="Arial" w:hAnsi="Arial" w:cs="Arial"/>
          <w:i w:val="0"/>
          <w:iCs w:val="0"/>
          <w:sz w:val="22"/>
          <w:szCs w:val="22"/>
        </w:rPr>
        <w:fldChar w:fldCharType="begin"/>
      </w:r>
      <w:r w:rsidR="000A7090">
        <w:rPr>
          <w:rFonts w:ascii="Arial" w:hAnsi="Arial" w:cs="Arial"/>
          <w:i w:val="0"/>
          <w:iCs w:val="0"/>
          <w:sz w:val="22"/>
          <w:szCs w:val="22"/>
        </w:rPr>
        <w:instrText xml:space="preserve"> SEQ Ilustración \* ARABIC </w:instrText>
      </w:r>
      <w:r w:rsidR="000A7090">
        <w:rPr>
          <w:rFonts w:ascii="Arial" w:hAnsi="Arial" w:cs="Arial"/>
          <w:i w:val="0"/>
          <w:iCs w:val="0"/>
          <w:sz w:val="22"/>
          <w:szCs w:val="22"/>
        </w:rPr>
        <w:fldChar w:fldCharType="separate"/>
      </w:r>
      <w:r w:rsidR="00E11349">
        <w:rPr>
          <w:rFonts w:ascii="Arial" w:hAnsi="Arial" w:cs="Arial"/>
          <w:i w:val="0"/>
          <w:iCs w:val="0"/>
          <w:noProof/>
          <w:sz w:val="22"/>
          <w:szCs w:val="22"/>
        </w:rPr>
        <w:t>9</w:t>
      </w:r>
      <w:r w:rsidR="000A7090">
        <w:rPr>
          <w:rFonts w:ascii="Arial" w:hAnsi="Arial" w:cs="Arial"/>
          <w:i w:val="0"/>
          <w:iCs w:val="0"/>
          <w:sz w:val="22"/>
          <w:szCs w:val="22"/>
        </w:rPr>
        <w:fldChar w:fldCharType="end"/>
      </w:r>
      <w:r w:rsidRPr="003F623C">
        <w:rPr>
          <w:rFonts w:ascii="Arial" w:hAnsi="Arial" w:cs="Arial"/>
          <w:i w:val="0"/>
          <w:iCs w:val="0"/>
          <w:sz w:val="22"/>
          <w:szCs w:val="22"/>
        </w:rPr>
        <w:t>. Edición de un alumno</w:t>
      </w:r>
      <w:bookmarkEnd w:id="721"/>
    </w:p>
    <w:p w14:paraId="0D3F12CA" w14:textId="77777777" w:rsidR="00453228" w:rsidRPr="00EE580E" w:rsidRDefault="00453228" w:rsidP="00453228">
      <w:pPr>
        <w:pStyle w:val="Contenidodelmarco"/>
        <w:keepNext/>
        <w:spacing w:after="0" w:line="360" w:lineRule="auto"/>
        <w:ind w:firstLine="0"/>
      </w:pPr>
      <w:r w:rsidRPr="00EE580E">
        <w:rPr>
          <w:noProof/>
          <w:lang w:eastAsia="es-ES_tradnl"/>
        </w:rPr>
        <w:drawing>
          <wp:inline distT="0" distB="0" distL="0" distR="0" wp14:anchorId="576B42BF" wp14:editId="6A2400B4">
            <wp:extent cx="5731510" cy="192405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6"/>
                    <a:srcRect b="38024"/>
                    <a:stretch/>
                  </pic:blipFill>
                  <pic:spPr bwMode="auto">
                    <a:xfrm>
                      <a:off x="0" y="0"/>
                      <a:ext cx="5731510" cy="1924050"/>
                    </a:xfrm>
                    <a:prstGeom prst="rect">
                      <a:avLst/>
                    </a:prstGeom>
                    <a:ln>
                      <a:noFill/>
                    </a:ln>
                    <a:extLst>
                      <a:ext uri="{53640926-AAD7-44D8-BBD7-CCE9431645EC}">
                        <a14:shadowObscured xmlns:a14="http://schemas.microsoft.com/office/drawing/2010/main"/>
                      </a:ext>
                    </a:extLst>
                  </pic:spPr>
                </pic:pic>
              </a:graphicData>
            </a:graphic>
          </wp:inline>
        </w:drawing>
      </w:r>
    </w:p>
    <w:p w14:paraId="4C104BB8" w14:textId="77777777" w:rsidR="00C5644A" w:rsidRPr="003A2CDA" w:rsidRDefault="00C5644A" w:rsidP="00C5644A">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3CBEA04F" w14:textId="461738A7" w:rsidR="00AF670E" w:rsidRPr="00EE580E" w:rsidRDefault="00AF670E" w:rsidP="00BA3C15">
      <w:pPr>
        <w:pStyle w:val="Contenidodelmarco"/>
        <w:spacing w:afterLines="120" w:after="288" w:line="360" w:lineRule="auto"/>
        <w:rPr>
          <w:lang w:val="es-ES"/>
        </w:rPr>
      </w:pPr>
      <w:r w:rsidRPr="00EE580E">
        <w:rPr>
          <w:lang w:val="es-ES"/>
        </w:rPr>
        <w:t xml:space="preserve">En ambas páginas, y para tener </w:t>
      </w:r>
      <w:r w:rsidR="00C74A13" w:rsidRPr="00EE580E">
        <w:rPr>
          <w:lang w:val="es-ES"/>
        </w:rPr>
        <w:t>más</w:t>
      </w:r>
      <w:r w:rsidRPr="00EE580E">
        <w:rPr>
          <w:lang w:val="es-ES"/>
        </w:rPr>
        <w:t xml:space="preserve"> contexto, se puede ver una lista de las asignaturas (o clases) a las que el alumno </w:t>
      </w:r>
      <w:r w:rsidR="00C74A13" w:rsidRPr="00EE580E">
        <w:rPr>
          <w:lang w:val="es-ES"/>
        </w:rPr>
        <w:t>está</w:t>
      </w:r>
      <w:r w:rsidRPr="00EE580E">
        <w:rPr>
          <w:lang w:val="es-ES"/>
        </w:rPr>
        <w:t xml:space="preserve"> atendiendo. El icono del final de la línea es un acceso directo para ver la ficha de esa asignatura.</w:t>
      </w:r>
    </w:p>
    <w:p w14:paraId="163E6F6D" w14:textId="3C4257B7" w:rsidR="003517E6" w:rsidRPr="00EE580E" w:rsidRDefault="003517E6" w:rsidP="00BA3C15">
      <w:pPr>
        <w:pStyle w:val="Contenidodelmarco"/>
        <w:spacing w:afterLines="120" w:after="288" w:line="360" w:lineRule="auto"/>
        <w:rPr>
          <w:lang w:val="es-ES"/>
        </w:rPr>
      </w:pPr>
      <w:r w:rsidRPr="00EE580E">
        <w:rPr>
          <w:lang w:val="es-ES"/>
        </w:rPr>
        <w:t xml:space="preserve">La gestión de las asignaturas se puede realizar desde el apartado asignaturas, de la misma manera que antes, se podrán ver las asignaturas registradas para este colegio, así como el profesor encargado de impartirlas. La </w:t>
      </w:r>
      <w:r w:rsidR="00C74A13" w:rsidRPr="00EE580E">
        <w:rPr>
          <w:lang w:val="es-ES"/>
        </w:rPr>
        <w:t>página</w:t>
      </w:r>
      <w:r w:rsidRPr="00EE580E">
        <w:rPr>
          <w:lang w:val="es-ES"/>
        </w:rPr>
        <w:t xml:space="preserve"> general muestra el </w:t>
      </w:r>
      <w:r w:rsidR="00C74A13" w:rsidRPr="00EE580E">
        <w:rPr>
          <w:lang w:val="es-ES"/>
        </w:rPr>
        <w:t>número</w:t>
      </w:r>
      <w:r w:rsidRPr="00EE580E">
        <w:rPr>
          <w:lang w:val="es-ES"/>
        </w:rPr>
        <w:t xml:space="preserve"> de alumnos que cursan la asignatura.</w:t>
      </w:r>
    </w:p>
    <w:p w14:paraId="1F0E96E0" w14:textId="25C1949D" w:rsidR="003E7A7C" w:rsidRPr="003F623C" w:rsidRDefault="003E7A7C" w:rsidP="003F623C">
      <w:pPr>
        <w:pStyle w:val="Caption"/>
        <w:keepNext/>
        <w:jc w:val="center"/>
        <w:rPr>
          <w:rFonts w:ascii="Arial" w:hAnsi="Arial" w:cs="Arial"/>
          <w:i w:val="0"/>
          <w:iCs w:val="0"/>
          <w:color w:val="auto"/>
          <w:sz w:val="22"/>
          <w:szCs w:val="22"/>
        </w:rPr>
      </w:pPr>
      <w:bookmarkStart w:id="722" w:name="_Toc112776574"/>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10</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Página de inicio de las Asignaturas</w:t>
      </w:r>
      <w:bookmarkEnd w:id="722"/>
    </w:p>
    <w:p w14:paraId="6DEF3399" w14:textId="77777777" w:rsidR="00BA3C15" w:rsidRPr="00EE580E" w:rsidRDefault="003517E6" w:rsidP="00BA3C15">
      <w:pPr>
        <w:pStyle w:val="Contenidodelmarco"/>
        <w:keepNext/>
        <w:spacing w:after="0" w:line="360" w:lineRule="auto"/>
        <w:ind w:firstLine="0"/>
        <w:jc w:val="center"/>
      </w:pPr>
      <w:r w:rsidRPr="00EE580E">
        <w:rPr>
          <w:noProof/>
          <w:lang w:eastAsia="es-ES_tradnl"/>
        </w:rPr>
        <w:drawing>
          <wp:inline distT="0" distB="0" distL="0" distR="0" wp14:anchorId="3EBFBA30" wp14:editId="15CD10BD">
            <wp:extent cx="5731510" cy="152400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27"/>
                    <a:srcRect b="50910"/>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14E31506" w14:textId="77777777" w:rsidR="003E7A7C" w:rsidRPr="003A2CDA" w:rsidRDefault="003E7A7C" w:rsidP="003E7A7C">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2E9152F8" w14:textId="77777777" w:rsidR="003517E6" w:rsidRPr="00EE580E" w:rsidRDefault="003517E6" w:rsidP="00BA3C15">
      <w:pPr>
        <w:pStyle w:val="Contenidodelmarco"/>
        <w:spacing w:afterLines="120" w:after="288" w:line="360" w:lineRule="auto"/>
        <w:rPr>
          <w:lang w:val="es-ES"/>
        </w:rPr>
      </w:pPr>
      <w:r w:rsidRPr="00EE580E">
        <w:rPr>
          <w:lang w:val="es-ES"/>
        </w:rPr>
        <w:t>Sin embargo, lo realmente importante viene a la hora de editar una asignatura. De la misma manera que con los alumnos, el botón del final de cada línea dirige el navegador a la pantalla de edición de las asignaturas.</w:t>
      </w:r>
    </w:p>
    <w:p w14:paraId="6DEFD1A1" w14:textId="29A6073B" w:rsidR="00341BBA" w:rsidRPr="003F623C" w:rsidRDefault="00341BBA" w:rsidP="003F623C">
      <w:pPr>
        <w:pStyle w:val="Caption"/>
        <w:keepNext/>
        <w:jc w:val="center"/>
        <w:rPr>
          <w:rFonts w:ascii="Arial" w:hAnsi="Arial" w:cs="Arial"/>
          <w:i w:val="0"/>
          <w:iCs w:val="0"/>
          <w:color w:val="auto"/>
          <w:sz w:val="22"/>
          <w:szCs w:val="22"/>
        </w:rPr>
      </w:pPr>
      <w:bookmarkStart w:id="723" w:name="_Toc112776575"/>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11</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Página de edición de una asignatura</w:t>
      </w:r>
      <w:bookmarkEnd w:id="723"/>
    </w:p>
    <w:p w14:paraId="13F059BB" w14:textId="77777777" w:rsidR="00BA3C15" w:rsidRPr="00EE580E" w:rsidRDefault="003517E6" w:rsidP="00BA3C15">
      <w:pPr>
        <w:pStyle w:val="Contenidodelmarco"/>
        <w:keepNext/>
        <w:spacing w:after="0" w:line="360" w:lineRule="auto"/>
        <w:ind w:firstLine="0"/>
      </w:pPr>
      <w:r w:rsidRPr="00EE580E">
        <w:rPr>
          <w:noProof/>
          <w:lang w:eastAsia="es-ES_tradnl"/>
        </w:rPr>
        <w:drawing>
          <wp:inline distT="0" distB="0" distL="0" distR="0" wp14:anchorId="14ADBB72" wp14:editId="449AB2BB">
            <wp:extent cx="5731510" cy="3104515"/>
            <wp:effectExtent l="0" t="0" r="2540" b="63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8"/>
                    <a:stretch>
                      <a:fillRect/>
                    </a:stretch>
                  </pic:blipFill>
                  <pic:spPr>
                    <a:xfrm>
                      <a:off x="0" y="0"/>
                      <a:ext cx="5731510" cy="3104515"/>
                    </a:xfrm>
                    <a:prstGeom prst="rect">
                      <a:avLst/>
                    </a:prstGeom>
                  </pic:spPr>
                </pic:pic>
              </a:graphicData>
            </a:graphic>
          </wp:inline>
        </w:drawing>
      </w:r>
    </w:p>
    <w:p w14:paraId="750A13A4" w14:textId="77777777" w:rsidR="00341BBA" w:rsidRPr="003A2CDA" w:rsidRDefault="00341BBA" w:rsidP="00341BBA">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4B2A72EA" w14:textId="03B75903" w:rsidR="00BA3C15" w:rsidRPr="00EE580E" w:rsidRDefault="003517E6" w:rsidP="00BA3C15">
      <w:pPr>
        <w:pStyle w:val="Contenidodelmarco"/>
        <w:spacing w:afterLines="120" w:after="288" w:line="360" w:lineRule="auto"/>
        <w:rPr>
          <w:lang w:val="es-ES"/>
        </w:rPr>
      </w:pPr>
      <w:r w:rsidRPr="00EE580E">
        <w:rPr>
          <w:lang w:val="es-ES"/>
        </w:rPr>
        <w:t>En la pantalla de edición de la asignatura, es donde realmente se puede añadir o eliminar los alumnos que atienden una asignatura.</w:t>
      </w:r>
      <w:r w:rsidR="00BA3C15" w:rsidRPr="00EE580E">
        <w:rPr>
          <w:lang w:val="es-ES"/>
        </w:rPr>
        <w:t xml:space="preserve"> La edición de la asignatura solo implica la modificación de las listas de alumnos, no así el curso o la letra o la asignatura en sí, es por eso que los campos están deshabilitados.</w:t>
      </w:r>
    </w:p>
    <w:p w14:paraId="3DF4317C" w14:textId="2D3355E8" w:rsidR="00BA3C15" w:rsidRPr="00EE580E" w:rsidRDefault="00BA3C15" w:rsidP="00BA3C15">
      <w:pPr>
        <w:pStyle w:val="Contenidodelmarco"/>
        <w:spacing w:afterLines="120" w:after="288" w:line="360" w:lineRule="auto"/>
        <w:rPr>
          <w:lang w:val="es-ES"/>
        </w:rPr>
      </w:pPr>
      <w:r w:rsidRPr="00EE580E">
        <w:rPr>
          <w:lang w:val="es-ES"/>
        </w:rPr>
        <w:t>Si se quisiera editar esos campos, quiere decirse que la asignatura no es la que era, por lo tanto, los alumnos dejarían de estar automáticamente registrados, con lo que tiene más sentido, y así se ha hecho, que se borre la asignatura y se cree una nueva.</w:t>
      </w:r>
    </w:p>
    <w:p w14:paraId="17AE2995" w14:textId="4F82445E" w:rsidR="00BA3C15" w:rsidRPr="00EE580E" w:rsidRDefault="00BA3C15" w:rsidP="00BA3C15">
      <w:pPr>
        <w:pStyle w:val="Contenidodelmarco"/>
        <w:spacing w:afterLines="120" w:after="288" w:line="360" w:lineRule="auto"/>
        <w:rPr>
          <w:lang w:val="es-ES"/>
        </w:rPr>
      </w:pPr>
      <w:r w:rsidRPr="00EE580E">
        <w:rPr>
          <w:lang w:val="es-ES"/>
        </w:rPr>
        <w:t>Automáticamente y por defecto, al crear la asignatura, el profesor que ha iniciado sesión será el responsable de esa asignatura. Esto se puede modificar a posteriori desde la parte de administración.</w:t>
      </w:r>
    </w:p>
    <w:p w14:paraId="2E267A07" w14:textId="77777777" w:rsidR="006C45DC" w:rsidRPr="00EE580E" w:rsidRDefault="00BA3C15" w:rsidP="00BA3C15">
      <w:pPr>
        <w:pStyle w:val="Contenidodelmarco"/>
        <w:spacing w:afterLines="120" w:after="288" w:line="360" w:lineRule="auto"/>
        <w:rPr>
          <w:lang w:val="es-ES"/>
        </w:rPr>
      </w:pPr>
      <w:r w:rsidRPr="00EE580E">
        <w:rPr>
          <w:lang w:val="es-ES"/>
        </w:rPr>
        <w:t>La entidad que inicia sesión, y que realmente hace los cambios en la plataforma es el profesor. Al iniciar la aplicación se nos presenta la siguiente página de inicio de sesión. No hay paginas ni contenido público en esta aplicación.</w:t>
      </w:r>
    </w:p>
    <w:p w14:paraId="323B7501" w14:textId="644B65DD" w:rsidR="008260B2" w:rsidRPr="003F623C" w:rsidRDefault="008260B2" w:rsidP="003F623C">
      <w:pPr>
        <w:pStyle w:val="Caption"/>
        <w:keepNext/>
        <w:jc w:val="center"/>
        <w:rPr>
          <w:rFonts w:ascii="Arial" w:hAnsi="Arial" w:cs="Arial"/>
          <w:i w:val="0"/>
          <w:iCs w:val="0"/>
          <w:sz w:val="22"/>
          <w:szCs w:val="22"/>
        </w:rPr>
      </w:pPr>
      <w:bookmarkStart w:id="724" w:name="_Toc112776576"/>
      <w:r w:rsidRPr="003F623C">
        <w:rPr>
          <w:rFonts w:ascii="Arial" w:hAnsi="Arial" w:cs="Arial"/>
          <w:i w:val="0"/>
          <w:iCs w:val="0"/>
          <w:sz w:val="22"/>
          <w:szCs w:val="22"/>
        </w:rPr>
        <w:lastRenderedPageBreak/>
        <w:t xml:space="preserve">Ilustración </w:t>
      </w:r>
      <w:r w:rsidR="000A7090">
        <w:rPr>
          <w:rFonts w:ascii="Arial" w:hAnsi="Arial" w:cs="Arial"/>
          <w:i w:val="0"/>
          <w:iCs w:val="0"/>
          <w:sz w:val="22"/>
          <w:szCs w:val="22"/>
        </w:rPr>
        <w:fldChar w:fldCharType="begin"/>
      </w:r>
      <w:r w:rsidR="000A7090">
        <w:rPr>
          <w:rFonts w:ascii="Arial" w:hAnsi="Arial" w:cs="Arial"/>
          <w:i w:val="0"/>
          <w:iCs w:val="0"/>
          <w:sz w:val="22"/>
          <w:szCs w:val="22"/>
        </w:rPr>
        <w:instrText xml:space="preserve"> SEQ Ilustración \* ARABIC </w:instrText>
      </w:r>
      <w:r w:rsidR="000A7090">
        <w:rPr>
          <w:rFonts w:ascii="Arial" w:hAnsi="Arial" w:cs="Arial"/>
          <w:i w:val="0"/>
          <w:iCs w:val="0"/>
          <w:sz w:val="22"/>
          <w:szCs w:val="22"/>
        </w:rPr>
        <w:fldChar w:fldCharType="separate"/>
      </w:r>
      <w:r w:rsidR="00E11349">
        <w:rPr>
          <w:rFonts w:ascii="Arial" w:hAnsi="Arial" w:cs="Arial"/>
          <w:i w:val="0"/>
          <w:iCs w:val="0"/>
          <w:noProof/>
          <w:sz w:val="22"/>
          <w:szCs w:val="22"/>
        </w:rPr>
        <w:t>12</w:t>
      </w:r>
      <w:r w:rsidR="000A7090">
        <w:rPr>
          <w:rFonts w:ascii="Arial" w:hAnsi="Arial" w:cs="Arial"/>
          <w:i w:val="0"/>
          <w:iCs w:val="0"/>
          <w:sz w:val="22"/>
          <w:szCs w:val="22"/>
        </w:rPr>
        <w:fldChar w:fldCharType="end"/>
      </w:r>
      <w:r w:rsidRPr="003F623C">
        <w:rPr>
          <w:rFonts w:ascii="Arial" w:hAnsi="Arial" w:cs="Arial"/>
          <w:i w:val="0"/>
          <w:iCs w:val="0"/>
          <w:sz w:val="22"/>
          <w:szCs w:val="22"/>
        </w:rPr>
        <w:t>. Pantalla de inicio de sesión</w:t>
      </w:r>
      <w:bookmarkEnd w:id="724"/>
    </w:p>
    <w:p w14:paraId="2545D424" w14:textId="77777777" w:rsidR="00AD0EBA" w:rsidRPr="00EE580E" w:rsidRDefault="006C45DC" w:rsidP="00E6582A">
      <w:pPr>
        <w:pStyle w:val="Contenidodelmarco"/>
        <w:keepNext/>
        <w:spacing w:after="0" w:line="360" w:lineRule="auto"/>
        <w:ind w:firstLine="0"/>
        <w:jc w:val="center"/>
      </w:pPr>
      <w:r w:rsidRPr="00EE580E">
        <w:rPr>
          <w:noProof/>
          <w:lang w:eastAsia="es-ES_tradnl"/>
        </w:rPr>
        <w:drawing>
          <wp:inline distT="0" distB="0" distL="0" distR="0" wp14:anchorId="0EFB7534" wp14:editId="6AA3BA00">
            <wp:extent cx="3603182" cy="3025140"/>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a:stretch>
                      <a:fillRect/>
                    </a:stretch>
                  </pic:blipFill>
                  <pic:spPr>
                    <a:xfrm>
                      <a:off x="0" y="0"/>
                      <a:ext cx="3611005" cy="3031708"/>
                    </a:xfrm>
                    <a:prstGeom prst="rect">
                      <a:avLst/>
                    </a:prstGeom>
                  </pic:spPr>
                </pic:pic>
              </a:graphicData>
            </a:graphic>
          </wp:inline>
        </w:drawing>
      </w:r>
    </w:p>
    <w:p w14:paraId="0B629E69" w14:textId="77777777" w:rsidR="008260B2" w:rsidRPr="003A2CDA" w:rsidRDefault="008260B2" w:rsidP="008260B2">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37E24196" w14:textId="44F74EA9" w:rsidR="006C45DC" w:rsidRPr="00EE580E" w:rsidRDefault="006C45DC" w:rsidP="00BA3C15">
      <w:pPr>
        <w:pStyle w:val="Contenidodelmarco"/>
        <w:spacing w:afterLines="120" w:after="288" w:line="360" w:lineRule="auto"/>
        <w:rPr>
          <w:lang w:val="es-ES"/>
        </w:rPr>
      </w:pPr>
      <w:r w:rsidRPr="00EE580E">
        <w:rPr>
          <w:lang w:val="es-ES"/>
        </w:rPr>
        <w:t xml:space="preserve">Una vez se introducen los datos de inicio de sesión, nos lleva a la </w:t>
      </w:r>
      <w:r w:rsidR="008A4AC6" w:rsidRPr="00EE580E">
        <w:rPr>
          <w:lang w:val="es-ES"/>
        </w:rPr>
        <w:t>página</w:t>
      </w:r>
      <w:r w:rsidRPr="00EE580E">
        <w:rPr>
          <w:lang w:val="es-ES"/>
        </w:rPr>
        <w:t xml:space="preserve"> principal, con el menú lateral que nos ayudara a navegar por toda la aplicación. Adicionalmente y en la barra superior se podrá ver el nombre del profesor que ha iniciado sesión, y si se clica, se desplegara un menú con dos opciones: Editar perfil y salir.</w:t>
      </w:r>
    </w:p>
    <w:p w14:paraId="2F69DE5A" w14:textId="755F1655" w:rsidR="00A9765F" w:rsidRPr="003F623C" w:rsidRDefault="00A9765F" w:rsidP="003F623C">
      <w:pPr>
        <w:pStyle w:val="Caption"/>
        <w:keepNext/>
        <w:jc w:val="center"/>
        <w:rPr>
          <w:rFonts w:ascii="Arial" w:hAnsi="Arial" w:cs="Arial"/>
          <w:i w:val="0"/>
          <w:iCs w:val="0"/>
          <w:sz w:val="22"/>
          <w:szCs w:val="22"/>
        </w:rPr>
      </w:pPr>
      <w:bookmarkStart w:id="725" w:name="_Toc112776577"/>
      <w:r w:rsidRPr="003F623C">
        <w:rPr>
          <w:rFonts w:ascii="Arial" w:hAnsi="Arial" w:cs="Arial"/>
          <w:i w:val="0"/>
          <w:iCs w:val="0"/>
          <w:sz w:val="22"/>
          <w:szCs w:val="22"/>
        </w:rPr>
        <w:t xml:space="preserve">Ilustración </w:t>
      </w:r>
      <w:r w:rsidR="000A7090">
        <w:rPr>
          <w:rFonts w:ascii="Arial" w:hAnsi="Arial" w:cs="Arial"/>
          <w:i w:val="0"/>
          <w:iCs w:val="0"/>
          <w:sz w:val="22"/>
          <w:szCs w:val="22"/>
        </w:rPr>
        <w:fldChar w:fldCharType="begin"/>
      </w:r>
      <w:r w:rsidR="000A7090">
        <w:rPr>
          <w:rFonts w:ascii="Arial" w:hAnsi="Arial" w:cs="Arial"/>
          <w:i w:val="0"/>
          <w:iCs w:val="0"/>
          <w:sz w:val="22"/>
          <w:szCs w:val="22"/>
        </w:rPr>
        <w:instrText xml:space="preserve"> SEQ Ilustración \* ARABIC </w:instrText>
      </w:r>
      <w:r w:rsidR="000A7090">
        <w:rPr>
          <w:rFonts w:ascii="Arial" w:hAnsi="Arial" w:cs="Arial"/>
          <w:i w:val="0"/>
          <w:iCs w:val="0"/>
          <w:sz w:val="22"/>
          <w:szCs w:val="22"/>
        </w:rPr>
        <w:fldChar w:fldCharType="separate"/>
      </w:r>
      <w:r w:rsidR="00E11349">
        <w:rPr>
          <w:rFonts w:ascii="Arial" w:hAnsi="Arial" w:cs="Arial"/>
          <w:i w:val="0"/>
          <w:iCs w:val="0"/>
          <w:noProof/>
          <w:sz w:val="22"/>
          <w:szCs w:val="22"/>
        </w:rPr>
        <w:t>13</w:t>
      </w:r>
      <w:r w:rsidR="000A7090">
        <w:rPr>
          <w:rFonts w:ascii="Arial" w:hAnsi="Arial" w:cs="Arial"/>
          <w:i w:val="0"/>
          <w:iCs w:val="0"/>
          <w:sz w:val="22"/>
          <w:szCs w:val="22"/>
        </w:rPr>
        <w:fldChar w:fldCharType="end"/>
      </w:r>
      <w:r w:rsidRPr="003F623C">
        <w:rPr>
          <w:rFonts w:ascii="Arial" w:hAnsi="Arial" w:cs="Arial"/>
          <w:i w:val="0"/>
          <w:iCs w:val="0"/>
          <w:sz w:val="22"/>
          <w:szCs w:val="22"/>
        </w:rPr>
        <w:t>. Menú del profesor</w:t>
      </w:r>
      <w:bookmarkEnd w:id="725"/>
    </w:p>
    <w:p w14:paraId="1228FF34" w14:textId="77777777" w:rsidR="00AD0EBA" w:rsidRPr="00EE580E" w:rsidRDefault="0072001F" w:rsidP="00AD0EBA">
      <w:pPr>
        <w:pStyle w:val="Contenidodelmarco"/>
        <w:keepNext/>
        <w:spacing w:after="0" w:line="360" w:lineRule="auto"/>
        <w:ind w:firstLine="0"/>
        <w:jc w:val="center"/>
      </w:pPr>
      <w:r w:rsidRPr="00EE580E">
        <w:rPr>
          <w:noProof/>
          <w:lang w:eastAsia="es-ES_tradnl"/>
        </w:rPr>
        <w:drawing>
          <wp:inline distT="0" distB="0" distL="0" distR="0" wp14:anchorId="2E2878A0" wp14:editId="091DCFBE">
            <wp:extent cx="4410885" cy="1717040"/>
            <wp:effectExtent l="0" t="0" r="8890" b="1016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stretch>
                      <a:fillRect/>
                    </a:stretch>
                  </pic:blipFill>
                  <pic:spPr>
                    <a:xfrm>
                      <a:off x="0" y="0"/>
                      <a:ext cx="4415862" cy="1718977"/>
                    </a:xfrm>
                    <a:prstGeom prst="rect">
                      <a:avLst/>
                    </a:prstGeom>
                  </pic:spPr>
                </pic:pic>
              </a:graphicData>
            </a:graphic>
          </wp:inline>
        </w:drawing>
      </w:r>
    </w:p>
    <w:p w14:paraId="24BEFFE4" w14:textId="77777777" w:rsidR="00A9765F" w:rsidRPr="003A2CDA" w:rsidRDefault="00A9765F" w:rsidP="00A9765F">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5A2E90B6" w14:textId="77777777" w:rsidR="006C45DC" w:rsidRPr="00EE580E" w:rsidRDefault="006C45DC" w:rsidP="00BA3C15">
      <w:pPr>
        <w:pStyle w:val="Contenidodelmarco"/>
        <w:spacing w:afterLines="120" w:after="288" w:line="360" w:lineRule="auto"/>
        <w:rPr>
          <w:lang w:val="es-ES"/>
        </w:rPr>
      </w:pPr>
      <w:r w:rsidRPr="00EE580E">
        <w:rPr>
          <w:lang w:val="es-ES"/>
        </w:rPr>
        <w:t xml:space="preserve">Salir, como su nombre indica, devolverá al usuario a la pantalla de inicio de sesión, y nos cerrará la sesión, previniendo que se pueda acceder a nada de la aplicación utilizando las </w:t>
      </w:r>
      <w:proofErr w:type="spellStart"/>
      <w:r w:rsidRPr="00EE580E">
        <w:rPr>
          <w:lang w:val="es-ES"/>
        </w:rPr>
        <w:t>urls</w:t>
      </w:r>
      <w:proofErr w:type="spellEnd"/>
      <w:r w:rsidRPr="00EE580E">
        <w:rPr>
          <w:lang w:val="es-ES"/>
        </w:rPr>
        <w:t>.</w:t>
      </w:r>
    </w:p>
    <w:p w14:paraId="18F69B5C" w14:textId="555A083C" w:rsidR="006C45DC" w:rsidRPr="00EE580E" w:rsidRDefault="006C45DC" w:rsidP="00BA3C15">
      <w:pPr>
        <w:pStyle w:val="Contenidodelmarco"/>
        <w:spacing w:afterLines="120" w:after="288" w:line="360" w:lineRule="auto"/>
        <w:rPr>
          <w:lang w:val="es-ES"/>
        </w:rPr>
      </w:pPr>
      <w:r w:rsidRPr="00EE580E">
        <w:rPr>
          <w:lang w:val="es-ES"/>
        </w:rPr>
        <w:t>Por su lado, editar perfil nos llevara a una pantalla con los campos del profesor actualmente en uso, pudiendo cambiar la contraseña, el nombre y las clases de las que se hace cargo.</w:t>
      </w:r>
    </w:p>
    <w:p w14:paraId="71C86B9D" w14:textId="43E6EFFB" w:rsidR="0036119E" w:rsidRPr="003F623C" w:rsidRDefault="0036119E" w:rsidP="003F623C">
      <w:pPr>
        <w:pStyle w:val="Caption"/>
        <w:keepNext/>
        <w:jc w:val="center"/>
        <w:rPr>
          <w:rFonts w:ascii="Arial" w:hAnsi="Arial" w:cs="Arial"/>
          <w:i w:val="0"/>
          <w:iCs w:val="0"/>
          <w:color w:val="auto"/>
          <w:sz w:val="22"/>
          <w:szCs w:val="22"/>
        </w:rPr>
      </w:pPr>
      <w:bookmarkStart w:id="726" w:name="_Toc112776578"/>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14</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Edición del Perfil</w:t>
      </w:r>
      <w:bookmarkEnd w:id="726"/>
    </w:p>
    <w:p w14:paraId="1216FBF5" w14:textId="77777777" w:rsidR="00AD0EBA" w:rsidRPr="00EE580E" w:rsidRDefault="0072001F" w:rsidP="00AD0EBA">
      <w:pPr>
        <w:pStyle w:val="Contenidodelmarco"/>
        <w:keepNext/>
        <w:spacing w:after="0" w:line="360" w:lineRule="auto"/>
        <w:ind w:firstLine="0"/>
      </w:pPr>
      <w:r w:rsidRPr="00EE580E">
        <w:rPr>
          <w:noProof/>
          <w:lang w:eastAsia="es-ES_tradnl"/>
        </w:rPr>
        <w:drawing>
          <wp:inline distT="0" distB="0" distL="0" distR="0" wp14:anchorId="328885A8" wp14:editId="09DC9F6C">
            <wp:extent cx="5731510" cy="3104515"/>
            <wp:effectExtent l="0" t="0" r="2540" b="63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1"/>
                    <a:stretch>
                      <a:fillRect/>
                    </a:stretch>
                  </pic:blipFill>
                  <pic:spPr>
                    <a:xfrm>
                      <a:off x="0" y="0"/>
                      <a:ext cx="5731510" cy="3104515"/>
                    </a:xfrm>
                    <a:prstGeom prst="rect">
                      <a:avLst/>
                    </a:prstGeom>
                  </pic:spPr>
                </pic:pic>
              </a:graphicData>
            </a:graphic>
          </wp:inline>
        </w:drawing>
      </w:r>
    </w:p>
    <w:p w14:paraId="080CB002" w14:textId="77777777" w:rsidR="0036119E" w:rsidRPr="003A2CDA" w:rsidRDefault="0036119E" w:rsidP="0036119E">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7F358421" w14:textId="4233C88B" w:rsidR="0072001F" w:rsidRPr="00EE580E" w:rsidRDefault="0072001F" w:rsidP="0072001F">
      <w:pPr>
        <w:pStyle w:val="Contenidodelmarco"/>
        <w:spacing w:afterLines="120" w:after="288" w:line="360" w:lineRule="auto"/>
      </w:pPr>
      <w:r w:rsidRPr="00EE580E">
        <w:t>Será necesario introducir dos veces la contraseña nueva y una la contraseña actual para poder cambiar la contraseña, y, en cualquier caso, para cualquier modificación, se requerirá de la contraseña actual del profesor para poder guardar los cambios.</w:t>
      </w:r>
    </w:p>
    <w:p w14:paraId="57A1653F" w14:textId="62DB221C" w:rsidR="000C0AFD" w:rsidRPr="00EE580E" w:rsidRDefault="000C0AFD" w:rsidP="0072001F">
      <w:pPr>
        <w:pStyle w:val="Contenidodelmarco"/>
        <w:spacing w:afterLines="120" w:after="288" w:line="360" w:lineRule="auto"/>
      </w:pPr>
      <w:r w:rsidRPr="00EE580E">
        <w:t xml:space="preserve">Por </w:t>
      </w:r>
      <w:r w:rsidR="00F90E62" w:rsidRPr="00EE580E">
        <w:t>último</w:t>
      </w:r>
      <w:r w:rsidRPr="00EE580E">
        <w:t xml:space="preserve">, y para finalizar con las bases de este trabajo, se tiene que mencionar la gestión de profesores. A tal efecto, no se ha creado ninguna entidad </w:t>
      </w:r>
      <w:r w:rsidR="00C6519B" w:rsidRPr="00EE580E">
        <w:t>específica</w:t>
      </w:r>
      <w:r w:rsidRPr="00EE580E">
        <w:t xml:space="preserve"> para ello, sino que se ha creado un “</w:t>
      </w:r>
      <w:proofErr w:type="spellStart"/>
      <w:r w:rsidRPr="00EE580E">
        <w:t>flag</w:t>
      </w:r>
      <w:proofErr w:type="spellEnd"/>
      <w:r w:rsidRPr="00EE580E">
        <w:t>” dentro de la entidad “Profesor” que indica si ese profesor es administrador o no.</w:t>
      </w:r>
    </w:p>
    <w:p w14:paraId="0CF0CAED" w14:textId="34904C94" w:rsidR="000C0AFD" w:rsidRPr="00EE580E" w:rsidRDefault="000C0AFD" w:rsidP="0072001F">
      <w:pPr>
        <w:pStyle w:val="Contenidodelmarco"/>
        <w:spacing w:afterLines="120" w:after="288" w:line="360" w:lineRule="auto"/>
      </w:pPr>
      <w:r w:rsidRPr="00EE580E">
        <w:t>De ser administrador, en el menú lateral aparecerá la opción “Profesores” (como se puede ver en todas las imágenes, ya que el profesor actual, es administrador también). De no ser administrador, ese profesor no vería esa opción en el menú.</w:t>
      </w:r>
    </w:p>
    <w:p w14:paraId="42BEF0F2" w14:textId="222C5BB8" w:rsidR="002C028C" w:rsidRPr="003F623C" w:rsidRDefault="002C028C" w:rsidP="003F623C">
      <w:pPr>
        <w:pStyle w:val="Caption"/>
        <w:keepNext/>
        <w:jc w:val="center"/>
        <w:rPr>
          <w:rFonts w:ascii="Arial" w:hAnsi="Arial" w:cs="Arial"/>
          <w:i w:val="0"/>
          <w:iCs w:val="0"/>
          <w:color w:val="auto"/>
          <w:sz w:val="22"/>
          <w:szCs w:val="22"/>
        </w:rPr>
      </w:pPr>
      <w:bookmarkStart w:id="727" w:name="_Toc112776579"/>
      <w:r w:rsidRPr="003F623C">
        <w:rPr>
          <w:rFonts w:ascii="Arial" w:hAnsi="Arial" w:cs="Arial"/>
          <w:i w:val="0"/>
          <w:iCs w:val="0"/>
          <w:color w:val="auto"/>
          <w:sz w:val="22"/>
          <w:szCs w:val="22"/>
        </w:rPr>
        <w:lastRenderedPageBreak/>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15</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Creación de profesores</w:t>
      </w:r>
      <w:bookmarkEnd w:id="727"/>
    </w:p>
    <w:p w14:paraId="1E6481D6" w14:textId="77777777" w:rsidR="00DB0A59" w:rsidRPr="00EE580E" w:rsidRDefault="000C0AFD" w:rsidP="00DB0A59">
      <w:pPr>
        <w:pStyle w:val="Contenidodelmarco"/>
        <w:keepNext/>
        <w:spacing w:after="0" w:line="360" w:lineRule="auto"/>
        <w:ind w:firstLine="0"/>
        <w:jc w:val="center"/>
      </w:pPr>
      <w:r w:rsidRPr="00EE580E">
        <w:rPr>
          <w:noProof/>
          <w:lang w:eastAsia="es-ES_tradnl"/>
        </w:rPr>
        <w:drawing>
          <wp:inline distT="0" distB="0" distL="0" distR="0" wp14:anchorId="3DF10BA1" wp14:editId="4DA9D9BC">
            <wp:extent cx="5731510" cy="3104515"/>
            <wp:effectExtent l="0" t="0" r="2540" b="63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2"/>
                    <a:stretch>
                      <a:fillRect/>
                    </a:stretch>
                  </pic:blipFill>
                  <pic:spPr>
                    <a:xfrm>
                      <a:off x="0" y="0"/>
                      <a:ext cx="5731510" cy="3104515"/>
                    </a:xfrm>
                    <a:prstGeom prst="rect">
                      <a:avLst/>
                    </a:prstGeom>
                  </pic:spPr>
                </pic:pic>
              </a:graphicData>
            </a:graphic>
          </wp:inline>
        </w:drawing>
      </w:r>
    </w:p>
    <w:p w14:paraId="6DE821B4" w14:textId="77777777" w:rsidR="002C028C" w:rsidRPr="003A2CDA" w:rsidRDefault="002C028C" w:rsidP="002C028C">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54D8519F" w14:textId="45813DD7" w:rsidR="000C0AFD" w:rsidRPr="00EE580E" w:rsidRDefault="000C0AFD" w:rsidP="00DB0A59">
      <w:pPr>
        <w:pStyle w:val="Contenidodelmarco"/>
        <w:spacing w:afterLines="120" w:after="288" w:line="360" w:lineRule="auto"/>
      </w:pPr>
      <w:r w:rsidRPr="00EE580E">
        <w:t>En esta pantalla se mostrará un listado de profesores, con las asignaturas y cursos a los que dan clases. Adicionalmente, y puesto que el profesor en cuestión es administrador, se presenta con un formulario de alta del profesor. Aquí se rellenan los campos mínimos y necesarios para crear un profesor.</w:t>
      </w:r>
    </w:p>
    <w:p w14:paraId="0A2E4E21" w14:textId="738070B4" w:rsidR="000C0AFD" w:rsidRPr="00EE580E" w:rsidRDefault="000C0AFD" w:rsidP="00DB0A59">
      <w:pPr>
        <w:pStyle w:val="Contenidodelmarco"/>
        <w:spacing w:afterLines="120" w:after="288" w:line="360" w:lineRule="auto"/>
      </w:pPr>
      <w:r w:rsidRPr="00EE580E">
        <w:t>Como se ha visto con anterioridad</w:t>
      </w:r>
      <w:r w:rsidR="00DB0A59" w:rsidRPr="00EE580E">
        <w:t>, la asignación de un profesor a sus clases se realiza desde el propio perfil del profesor. Es el propio profesor que se hace cargo tanto de las clases que imparte, como de los alumnos que forman parte de su clase.</w:t>
      </w:r>
    </w:p>
    <w:p w14:paraId="03F69672" w14:textId="5AA491D2" w:rsidR="00DB0A59" w:rsidRPr="00EE580E" w:rsidRDefault="00DB0A59" w:rsidP="00DB0A59">
      <w:pPr>
        <w:pStyle w:val="Contenidodelmarco"/>
        <w:spacing w:afterLines="120" w:after="288" w:line="360" w:lineRule="auto"/>
      </w:pPr>
      <w:r w:rsidRPr="00EE580E">
        <w:t>De igual manera que pasa con el perfil del profesor, aquí también hay que tener que meter la contraseña dos veces para que el perfil se pueda crear.</w:t>
      </w:r>
    </w:p>
    <w:p w14:paraId="767B1C6C" w14:textId="2EF2DAC7" w:rsidR="00C8188C" w:rsidRPr="00EE580E" w:rsidRDefault="00C8188C" w:rsidP="00DB0A59">
      <w:pPr>
        <w:pStyle w:val="Contenidodelmarco"/>
        <w:spacing w:afterLines="120" w:after="288" w:line="360" w:lineRule="auto"/>
      </w:pPr>
      <w:r w:rsidRPr="00EE580E">
        <w:t xml:space="preserve">Una vez se </w:t>
      </w:r>
      <w:r w:rsidR="00353DEA" w:rsidRPr="00EE580E">
        <w:t>tenía</w:t>
      </w:r>
      <w:r w:rsidRPr="00EE580E">
        <w:t xml:space="preserve"> el esqueleto, el armazón sobre el que construir se desarrollaron los requisitos propiamente dichos, que dan nombre y contexto al trabajo, como son los </w:t>
      </w:r>
      <w:proofErr w:type="spellStart"/>
      <w:r w:rsidRPr="00EE580E">
        <w:t>tests</w:t>
      </w:r>
      <w:proofErr w:type="spellEnd"/>
      <w:r w:rsidRPr="00EE580E">
        <w:t xml:space="preserve"> sociométricos y la generación de grupos automática.</w:t>
      </w:r>
    </w:p>
    <w:p w14:paraId="389CD972" w14:textId="0ED2FD62" w:rsidR="00C8188C" w:rsidRPr="00EE580E" w:rsidRDefault="00C8188C" w:rsidP="00DB0A59">
      <w:pPr>
        <w:pStyle w:val="Contenidodelmarco"/>
        <w:spacing w:afterLines="120" w:after="288" w:line="360" w:lineRule="auto"/>
      </w:pPr>
      <w:r w:rsidRPr="00EE580E">
        <w:t xml:space="preserve">Por </w:t>
      </w:r>
      <w:r w:rsidR="00353DEA" w:rsidRPr="00EE580E">
        <w:t>límite</w:t>
      </w:r>
      <w:r w:rsidRPr="00EE580E">
        <w:t xml:space="preserve"> de tiempo solo se ha podido implementar el primero de los requisitos importantes, quedando como trabajo a futuro la investigación y desarrollo del perfilado de los alumnos</w:t>
      </w:r>
      <w:r w:rsidR="00DA69D2" w:rsidRPr="00EE580E">
        <w:t xml:space="preserve"> y la asignación de grupos según necesidades.</w:t>
      </w:r>
    </w:p>
    <w:p w14:paraId="11DBBD7F" w14:textId="0D2C970D" w:rsidR="00DA69D2" w:rsidRPr="00EE580E" w:rsidRDefault="00DA69D2" w:rsidP="00DB0A59">
      <w:pPr>
        <w:pStyle w:val="Contenidodelmarco"/>
        <w:spacing w:afterLines="120" w:after="288" w:line="360" w:lineRule="auto"/>
      </w:pPr>
      <w:r w:rsidRPr="00EE580E">
        <w:lastRenderedPageBreak/>
        <w:t xml:space="preserve">Para los </w:t>
      </w:r>
      <w:proofErr w:type="spellStart"/>
      <w:r w:rsidRPr="00EE580E">
        <w:t>tests</w:t>
      </w:r>
      <w:proofErr w:type="spellEnd"/>
      <w:r w:rsidRPr="00EE580E">
        <w:t xml:space="preserve"> sociométricos, que se describirán como parte de los resultados, se ha utilizado lo explicado en la clase </w:t>
      </w:r>
      <w:r w:rsidR="00353DEA" w:rsidRPr="00EE580E">
        <w:t>práctica</w:t>
      </w:r>
      <w:r w:rsidRPr="00EE580E">
        <w:t xml:space="preserve"> de la universidad de Jaén </w:t>
      </w:r>
      <w:r w:rsidRPr="00EE580E">
        <w:fldChar w:fldCharType="begin"/>
      </w:r>
      <w:r w:rsidR="008F3C09">
        <w:instrText xml:space="preserve"> ADDIN ZOTERO_ITEM CSL_CITATION {"citationID":"TLCFWrz2","properties":{"formattedCitation":"(Universidad de Ja\\uc0\\u233{}n, 2022)","plainCitation":"(Universidad de Jaén, 2022)","noteIndex":0},"citationItems":[{"id":36,"uris":["http://zotero.org/users/9702781/items/4BRD8SWT"],"itemData":{"id":36,"type":"webpage","language":"es","title":"Sociograma","URL":"https://fachum.ujaen.es/sites/centro_fachum/files/uploads/Presentaci%C3%B3n_Sociograma.pdf","author":[{"family":"Universidad de Jaén","given":""}],"issued":{"date-parts":[["2022"]]}}}],"schema":"https://github.com/citation-style-language/schema/raw/master/csl-citation.json"} </w:instrText>
      </w:r>
      <w:r w:rsidRPr="00EE580E">
        <w:fldChar w:fldCharType="separate"/>
      </w:r>
      <w:r w:rsidR="008F3C09" w:rsidRPr="008F3C09">
        <w:rPr>
          <w:rFonts w:cs="Arial"/>
        </w:rPr>
        <w:t>(Universidad de Jaén, 2022)</w:t>
      </w:r>
      <w:r w:rsidRPr="00EE580E">
        <w:fldChar w:fldCharType="end"/>
      </w:r>
    </w:p>
    <w:p w14:paraId="35E01344" w14:textId="5C6C7818" w:rsidR="00681C84" w:rsidRPr="00EE580E" w:rsidRDefault="00681C84" w:rsidP="00BA3C15">
      <w:pPr>
        <w:pStyle w:val="Contenidodelmarco"/>
        <w:spacing w:afterLines="120" w:after="288" w:line="360" w:lineRule="auto"/>
        <w:rPr>
          <w:lang w:val="es-ES"/>
        </w:rPr>
      </w:pPr>
      <w:r w:rsidRPr="00EE580E">
        <w:rPr>
          <w:lang w:val="es-ES"/>
        </w:rPr>
        <w:t xml:space="preserve">Por último, unas breves pinceladas de lo que es la parte de los </w:t>
      </w:r>
      <w:proofErr w:type="spellStart"/>
      <w:r w:rsidRPr="00EE580E">
        <w:rPr>
          <w:lang w:val="es-ES"/>
        </w:rPr>
        <w:t>tests</w:t>
      </w:r>
      <w:proofErr w:type="spellEnd"/>
      <w:r w:rsidRPr="00EE580E">
        <w:rPr>
          <w:lang w:val="es-ES"/>
        </w:rPr>
        <w:t xml:space="preserve"> sociométricos. Como se ha dicho, se describirán con </w:t>
      </w:r>
      <w:r w:rsidR="00B26C19" w:rsidRPr="00EE580E">
        <w:rPr>
          <w:lang w:val="es-ES"/>
        </w:rPr>
        <w:t>más</w:t>
      </w:r>
      <w:r w:rsidRPr="00EE580E">
        <w:rPr>
          <w:lang w:val="es-ES"/>
        </w:rPr>
        <w:t xml:space="preserve"> detalle en apartado de resultados, porque es realmente lo que resulta de este trabajo, pero por seguir con el orden y detalle de la aplicación lo menciono también aquí.</w:t>
      </w:r>
    </w:p>
    <w:p w14:paraId="0EB509AB" w14:textId="77777777" w:rsidR="00681C84" w:rsidRPr="00EE580E" w:rsidRDefault="00681C84" w:rsidP="00BA3C15">
      <w:pPr>
        <w:pStyle w:val="Contenidodelmarco"/>
        <w:spacing w:afterLines="120" w:after="288" w:line="360" w:lineRule="auto"/>
        <w:rPr>
          <w:lang w:val="es-ES"/>
        </w:rPr>
      </w:pPr>
      <w:r w:rsidRPr="00EE580E">
        <w:rPr>
          <w:lang w:val="es-ES"/>
        </w:rPr>
        <w:t>Se han hecho dos pantallas para la gestión de los test sociométricos. Nuevamente, como ya se ha montado toda la infraestructura, es posible trabajar e investigar.</w:t>
      </w:r>
    </w:p>
    <w:p w14:paraId="5D4C3183" w14:textId="77777777" w:rsidR="00681C84" w:rsidRPr="00EE580E" w:rsidRDefault="00681C84" w:rsidP="00681C84">
      <w:pPr>
        <w:pStyle w:val="Contenidodelmarco"/>
        <w:spacing w:afterLines="120" w:after="288" w:line="360" w:lineRule="auto"/>
        <w:rPr>
          <w:lang w:val="es-ES"/>
        </w:rPr>
      </w:pPr>
      <w:r w:rsidRPr="00EE580E">
        <w:rPr>
          <w:lang w:val="es-ES"/>
        </w:rPr>
        <w:t>La primera pantalla que se presenta es la pantalla de inicio, donde se pueden ver las clases que tiene el profesor que ha iniciado sesión, así como los resultados del test, mostrando las personas de interés para ese test. Los rechazados y los líderes.</w:t>
      </w:r>
    </w:p>
    <w:p w14:paraId="74365FA8" w14:textId="5FAD78D2" w:rsidR="0047750D" w:rsidRPr="003F623C" w:rsidRDefault="0047750D" w:rsidP="003F623C">
      <w:pPr>
        <w:pStyle w:val="Caption"/>
        <w:keepNext/>
        <w:jc w:val="center"/>
        <w:rPr>
          <w:rFonts w:ascii="Arial" w:hAnsi="Arial" w:cs="Arial"/>
          <w:i w:val="0"/>
          <w:iCs w:val="0"/>
          <w:color w:val="auto"/>
          <w:sz w:val="22"/>
          <w:szCs w:val="22"/>
        </w:rPr>
      </w:pPr>
      <w:bookmarkStart w:id="728" w:name="_Toc112776580"/>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16</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Inicio de los test Sociométricos</w:t>
      </w:r>
      <w:bookmarkEnd w:id="728"/>
    </w:p>
    <w:p w14:paraId="1973089E" w14:textId="77777777" w:rsidR="00050B98" w:rsidRPr="00EE580E" w:rsidRDefault="00681C84" w:rsidP="00050B98">
      <w:pPr>
        <w:pStyle w:val="Contenidodelmarco"/>
        <w:keepNext/>
        <w:spacing w:after="0" w:line="360" w:lineRule="auto"/>
        <w:ind w:firstLine="0"/>
        <w:jc w:val="center"/>
      </w:pPr>
      <w:r w:rsidRPr="00EE580E">
        <w:rPr>
          <w:noProof/>
          <w:lang w:eastAsia="es-ES_tradnl"/>
        </w:rPr>
        <w:drawing>
          <wp:inline distT="0" distB="0" distL="0" distR="0" wp14:anchorId="51D92D11" wp14:editId="385577AE">
            <wp:extent cx="5731510" cy="1371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0389"/>
                    <a:stretch/>
                  </pic:blipFill>
                  <pic:spPr bwMode="auto">
                    <a:xfrm>
                      <a:off x="0" y="0"/>
                      <a:ext cx="5731510" cy="1371600"/>
                    </a:xfrm>
                    <a:prstGeom prst="rect">
                      <a:avLst/>
                    </a:prstGeom>
                    <a:ln>
                      <a:noFill/>
                    </a:ln>
                    <a:extLst>
                      <a:ext uri="{53640926-AAD7-44D8-BBD7-CCE9431645EC}">
                        <a14:shadowObscured xmlns:a14="http://schemas.microsoft.com/office/drawing/2010/main"/>
                      </a:ext>
                    </a:extLst>
                  </pic:spPr>
                </pic:pic>
              </a:graphicData>
            </a:graphic>
          </wp:inline>
        </w:drawing>
      </w:r>
    </w:p>
    <w:p w14:paraId="5F296DBE" w14:textId="77777777" w:rsidR="0047750D" w:rsidRPr="003A2CDA" w:rsidRDefault="0047750D" w:rsidP="0047750D">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3788E623" w14:textId="77777777" w:rsidR="00050B98" w:rsidRPr="00EE580E" w:rsidRDefault="00681C84" w:rsidP="00050B98">
      <w:pPr>
        <w:pStyle w:val="Contenidodelmarco"/>
        <w:spacing w:afterLines="120" w:after="288" w:line="360" w:lineRule="auto"/>
        <w:rPr>
          <w:lang w:val="es-ES"/>
        </w:rPr>
      </w:pPr>
      <w:r w:rsidRPr="00EE580E">
        <w:rPr>
          <w:lang w:val="es-ES"/>
        </w:rPr>
        <w:t>En el botón del final de cada line hay un enlace que dirige el navegador a la pantalla de realización del test sociométrico, donde se presentara un cuadro de doble entrada en donde las filas y columnas son los alumnos</w:t>
      </w:r>
      <w:r w:rsidR="00050B98" w:rsidRPr="00EE580E">
        <w:rPr>
          <w:lang w:val="es-ES"/>
        </w:rPr>
        <w:t xml:space="preserve"> y cada alumno puede valorar positiva o negativamente a sus compañeros.</w:t>
      </w:r>
    </w:p>
    <w:p w14:paraId="4AA32E05" w14:textId="0B1BDA22" w:rsidR="00583610" w:rsidRPr="003F623C" w:rsidRDefault="00583610" w:rsidP="003F623C">
      <w:pPr>
        <w:pStyle w:val="Caption"/>
        <w:keepNext/>
        <w:jc w:val="center"/>
        <w:rPr>
          <w:rFonts w:ascii="Arial" w:hAnsi="Arial" w:cs="Arial"/>
          <w:i w:val="0"/>
          <w:iCs w:val="0"/>
          <w:sz w:val="22"/>
          <w:szCs w:val="22"/>
        </w:rPr>
      </w:pPr>
      <w:bookmarkStart w:id="729" w:name="_Toc112776581"/>
      <w:r w:rsidRPr="003F623C">
        <w:rPr>
          <w:rFonts w:ascii="Arial" w:hAnsi="Arial" w:cs="Arial"/>
          <w:i w:val="0"/>
          <w:iCs w:val="0"/>
          <w:sz w:val="22"/>
          <w:szCs w:val="22"/>
        </w:rPr>
        <w:lastRenderedPageBreak/>
        <w:t xml:space="preserve">Ilustración </w:t>
      </w:r>
      <w:r w:rsidR="000A7090">
        <w:rPr>
          <w:rFonts w:ascii="Arial" w:hAnsi="Arial" w:cs="Arial"/>
          <w:i w:val="0"/>
          <w:iCs w:val="0"/>
          <w:sz w:val="22"/>
          <w:szCs w:val="22"/>
        </w:rPr>
        <w:fldChar w:fldCharType="begin"/>
      </w:r>
      <w:r w:rsidR="000A7090">
        <w:rPr>
          <w:rFonts w:ascii="Arial" w:hAnsi="Arial" w:cs="Arial"/>
          <w:i w:val="0"/>
          <w:iCs w:val="0"/>
          <w:sz w:val="22"/>
          <w:szCs w:val="22"/>
        </w:rPr>
        <w:instrText xml:space="preserve"> SEQ Ilustración \* ARABIC </w:instrText>
      </w:r>
      <w:r w:rsidR="000A7090">
        <w:rPr>
          <w:rFonts w:ascii="Arial" w:hAnsi="Arial" w:cs="Arial"/>
          <w:i w:val="0"/>
          <w:iCs w:val="0"/>
          <w:sz w:val="22"/>
          <w:szCs w:val="22"/>
        </w:rPr>
        <w:fldChar w:fldCharType="separate"/>
      </w:r>
      <w:r w:rsidR="00E11349">
        <w:rPr>
          <w:rFonts w:ascii="Arial" w:hAnsi="Arial" w:cs="Arial"/>
          <w:i w:val="0"/>
          <w:iCs w:val="0"/>
          <w:noProof/>
          <w:sz w:val="22"/>
          <w:szCs w:val="22"/>
        </w:rPr>
        <w:t>17</w:t>
      </w:r>
      <w:r w:rsidR="000A7090">
        <w:rPr>
          <w:rFonts w:ascii="Arial" w:hAnsi="Arial" w:cs="Arial"/>
          <w:i w:val="0"/>
          <w:iCs w:val="0"/>
          <w:sz w:val="22"/>
          <w:szCs w:val="22"/>
        </w:rPr>
        <w:fldChar w:fldCharType="end"/>
      </w:r>
      <w:r w:rsidRPr="003F623C">
        <w:rPr>
          <w:rFonts w:ascii="Arial" w:hAnsi="Arial" w:cs="Arial"/>
          <w:i w:val="0"/>
          <w:iCs w:val="0"/>
          <w:sz w:val="22"/>
          <w:szCs w:val="22"/>
        </w:rPr>
        <w:t>. Matriz Sociométrica</w:t>
      </w:r>
      <w:bookmarkEnd w:id="729"/>
    </w:p>
    <w:p w14:paraId="1CEADA84" w14:textId="77777777" w:rsidR="00050B98" w:rsidRPr="00EE580E" w:rsidRDefault="00050B98" w:rsidP="00050B98">
      <w:pPr>
        <w:keepNext/>
      </w:pPr>
      <w:r w:rsidRPr="00EE580E">
        <w:rPr>
          <w:noProof/>
          <w:lang w:eastAsia="es-ES_tradnl"/>
        </w:rPr>
        <w:drawing>
          <wp:inline distT="0" distB="0" distL="0" distR="0" wp14:anchorId="331EDDCC" wp14:editId="67674B19">
            <wp:extent cx="5731510" cy="34626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62655"/>
                    </a:xfrm>
                    <a:prstGeom prst="rect">
                      <a:avLst/>
                    </a:prstGeom>
                  </pic:spPr>
                </pic:pic>
              </a:graphicData>
            </a:graphic>
          </wp:inline>
        </w:drawing>
      </w:r>
    </w:p>
    <w:p w14:paraId="6490443B" w14:textId="77777777" w:rsidR="00583610" w:rsidRPr="003A2CDA" w:rsidRDefault="00583610" w:rsidP="00583610">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3C1CE29D" w14:textId="598FB292" w:rsidR="00050B98" w:rsidRPr="00EE580E" w:rsidRDefault="005C43C7" w:rsidP="005C43C7">
      <w:pPr>
        <w:pStyle w:val="Contenidodelmarco"/>
        <w:spacing w:line="360" w:lineRule="auto"/>
      </w:pPr>
      <w:r w:rsidRPr="00EE580E">
        <w:t xml:space="preserve">En resumidas cuentas, el propósito de este trabajo es implementar de una manera que sirva para futuros trabajos, la organización y todas las herramientas sociométricas para ver quien es </w:t>
      </w:r>
      <w:r w:rsidR="002D56B7" w:rsidRPr="00EE580E">
        <w:t>quien,</w:t>
      </w:r>
      <w:r w:rsidRPr="00EE580E">
        <w:t xml:space="preserve"> dentro de la clase, y de alguna manera facilitar la creación de los grupos para actividades.</w:t>
      </w:r>
    </w:p>
    <w:p w14:paraId="2B1D5699" w14:textId="00B8F9DE" w:rsidR="00681C84" w:rsidRPr="00EE580E" w:rsidRDefault="00681C84">
      <w:pPr>
        <w:rPr>
          <w:rFonts w:ascii="Arial" w:eastAsiaTheme="minorEastAsia" w:hAnsi="Arial"/>
          <w:szCs w:val="24"/>
          <w:lang w:val="es-ES" w:eastAsia="es-ES"/>
        </w:rPr>
      </w:pPr>
      <w:r w:rsidRPr="00EE580E">
        <w:rPr>
          <w:lang w:val="es-ES"/>
        </w:rPr>
        <w:br w:type="page"/>
      </w:r>
    </w:p>
    <w:p w14:paraId="118B2432" w14:textId="31F2C58A" w:rsidR="006B0243" w:rsidRPr="00EE580E" w:rsidRDefault="00C44288" w:rsidP="009D3D7E">
      <w:pPr>
        <w:pStyle w:val="Ttulo1Plantilla"/>
      </w:pPr>
      <w:bookmarkStart w:id="730" w:name="_Toc112348075"/>
      <w:bookmarkStart w:id="731" w:name="_Toc112684115"/>
      <w:r>
        <w:lastRenderedPageBreak/>
        <w:t xml:space="preserve">5. </w:t>
      </w:r>
      <w:r w:rsidR="009C39FF" w:rsidRPr="00EE580E">
        <w:t>Resultados y discusión</w:t>
      </w:r>
      <w:bookmarkEnd w:id="730"/>
      <w:bookmarkEnd w:id="731"/>
    </w:p>
    <w:p w14:paraId="2177EB2A" w14:textId="57B756CE" w:rsidR="00F132BF" w:rsidRPr="00EE580E" w:rsidRDefault="008A4AC6" w:rsidP="00CF4234">
      <w:pPr>
        <w:pStyle w:val="Ttulo2plantilla"/>
      </w:pPr>
      <w:bookmarkStart w:id="732" w:name="_Toc112348076"/>
      <w:bookmarkStart w:id="733" w:name="_Toc112684116"/>
      <w:r>
        <w:t xml:space="preserve">5.1. </w:t>
      </w:r>
      <w:r w:rsidR="00E62C1D" w:rsidRPr="00EE580E">
        <w:t>Resultados</w:t>
      </w:r>
      <w:bookmarkEnd w:id="732"/>
      <w:bookmarkEnd w:id="733"/>
    </w:p>
    <w:p w14:paraId="51AC1083" w14:textId="34AC41D2" w:rsidR="00E62C1D" w:rsidRPr="00EE580E" w:rsidRDefault="00E62C1D" w:rsidP="009173DF">
      <w:pPr>
        <w:pStyle w:val="Contenidodelmarco"/>
        <w:spacing w:after="120" w:line="360" w:lineRule="auto"/>
      </w:pPr>
      <w:r w:rsidRPr="00EE580E">
        <w:t xml:space="preserve">Al fin de este trabajo se puede disfrutar de una aplicación o </w:t>
      </w:r>
      <w:r w:rsidR="006F3C24" w:rsidRPr="00EE580E">
        <w:t>página</w:t>
      </w:r>
      <w:r w:rsidRPr="00EE580E">
        <w:t xml:space="preserve"> web desarrollada en Ruby usando el </w:t>
      </w:r>
      <w:proofErr w:type="spellStart"/>
      <w:r w:rsidRPr="00EE580E">
        <w:t>framework</w:t>
      </w:r>
      <w:proofErr w:type="spellEnd"/>
      <w:r w:rsidRPr="00EE580E">
        <w:t xml:space="preserve"> Ruby </w:t>
      </w:r>
      <w:proofErr w:type="spellStart"/>
      <w:r w:rsidRPr="00EE580E">
        <w:t>on</w:t>
      </w:r>
      <w:proofErr w:type="spellEnd"/>
      <w:r w:rsidRPr="00EE580E">
        <w:t xml:space="preserve"> </w:t>
      </w:r>
      <w:proofErr w:type="spellStart"/>
      <w:r w:rsidRPr="00EE580E">
        <w:t>Rails</w:t>
      </w:r>
      <w:proofErr w:type="spellEnd"/>
      <w:r w:rsidRPr="00EE580E">
        <w:t>, que propone una solución sencilla de control de alumnos sobre la que empezar a construir</w:t>
      </w:r>
      <w:r w:rsidR="00832169" w:rsidRPr="00EE580E">
        <w:t xml:space="preserve"> futuros proyectos.</w:t>
      </w:r>
    </w:p>
    <w:p w14:paraId="5A32BA72" w14:textId="7294717B" w:rsidR="00832169" w:rsidRPr="00EE580E" w:rsidRDefault="00832169" w:rsidP="009173DF">
      <w:pPr>
        <w:pStyle w:val="Contenidodelmarco"/>
        <w:spacing w:after="120" w:line="360" w:lineRule="auto"/>
      </w:pPr>
      <w:r w:rsidRPr="00EE580E">
        <w:t xml:space="preserve">El primero de esos futuros proyectos, también en este trabajo, es la posibilidad de realizar </w:t>
      </w:r>
      <w:proofErr w:type="spellStart"/>
      <w:r w:rsidRPr="00EE580E">
        <w:t>tests</w:t>
      </w:r>
      <w:proofErr w:type="spellEnd"/>
      <w:r w:rsidRPr="00EE580E">
        <w:t xml:space="preserve"> sociométricos y ver rápido quienes son las personas de interés dentro de una clase.</w:t>
      </w:r>
    </w:p>
    <w:p w14:paraId="43D2688E" w14:textId="04B5FEAD" w:rsidR="00832169" w:rsidRPr="00EE580E" w:rsidRDefault="00832169" w:rsidP="009173DF">
      <w:pPr>
        <w:pStyle w:val="Contenidodelmarco"/>
        <w:spacing w:after="120" w:line="360" w:lineRule="auto"/>
      </w:pPr>
      <w:r w:rsidRPr="00EE580E">
        <w:t xml:space="preserve">Esto sirve de ayuda para el profesor para saber </w:t>
      </w:r>
      <w:r w:rsidR="00353DEA" w:rsidRPr="00EE580E">
        <w:t>quién</w:t>
      </w:r>
      <w:r w:rsidRPr="00EE580E">
        <w:t xml:space="preserve"> influye y quien no en una clase y conformar los grupos de un trabajo colaborativo o cualquier trabajo en grupo de una manera </w:t>
      </w:r>
      <w:r w:rsidR="00353DEA" w:rsidRPr="00EE580E">
        <w:t>más</w:t>
      </w:r>
      <w:r w:rsidRPr="00EE580E">
        <w:t xml:space="preserve"> eficaz, favoreciendo las relaciones o fortaleciendo nuevas relaciones entre los alumnos.</w:t>
      </w:r>
    </w:p>
    <w:p w14:paraId="5B262022" w14:textId="2E8098ED" w:rsidR="00832169" w:rsidRPr="00EE580E" w:rsidRDefault="00832169" w:rsidP="009173DF">
      <w:pPr>
        <w:pStyle w:val="Contenidodelmarco"/>
        <w:spacing w:after="120" w:line="360" w:lineRule="auto"/>
      </w:pPr>
      <w:r w:rsidRPr="00EE580E">
        <w:t xml:space="preserve">Por eso, la parte a destacar como resultado es la generación y visualización de estos </w:t>
      </w:r>
      <w:proofErr w:type="spellStart"/>
      <w:r w:rsidRPr="00EE580E">
        <w:t>tests</w:t>
      </w:r>
      <w:proofErr w:type="spellEnd"/>
      <w:r w:rsidRPr="00EE580E">
        <w:t xml:space="preserve"> sociométricos</w:t>
      </w:r>
    </w:p>
    <w:p w14:paraId="658B2B1B" w14:textId="5D50AC37" w:rsidR="00C74F0C" w:rsidRPr="003F623C" w:rsidRDefault="00C74F0C" w:rsidP="003F623C">
      <w:pPr>
        <w:pStyle w:val="Caption"/>
        <w:keepNext/>
        <w:jc w:val="center"/>
        <w:rPr>
          <w:rFonts w:ascii="Arial" w:hAnsi="Arial" w:cs="Arial"/>
          <w:i w:val="0"/>
          <w:iCs w:val="0"/>
          <w:color w:val="auto"/>
          <w:sz w:val="22"/>
          <w:szCs w:val="22"/>
        </w:rPr>
      </w:pPr>
      <w:bookmarkStart w:id="734" w:name="_Toc112776582"/>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18</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xml:space="preserve">. Pantalla de inicio para los </w:t>
      </w:r>
      <w:proofErr w:type="spellStart"/>
      <w:r w:rsidRPr="003F623C">
        <w:rPr>
          <w:rFonts w:ascii="Arial" w:hAnsi="Arial" w:cs="Arial"/>
          <w:i w:val="0"/>
          <w:iCs w:val="0"/>
          <w:color w:val="auto"/>
          <w:sz w:val="22"/>
          <w:szCs w:val="22"/>
        </w:rPr>
        <w:t>tests</w:t>
      </w:r>
      <w:proofErr w:type="spellEnd"/>
      <w:r w:rsidRPr="003F623C">
        <w:rPr>
          <w:rFonts w:ascii="Arial" w:hAnsi="Arial" w:cs="Arial"/>
          <w:i w:val="0"/>
          <w:iCs w:val="0"/>
          <w:color w:val="auto"/>
          <w:sz w:val="22"/>
          <w:szCs w:val="22"/>
        </w:rPr>
        <w:t xml:space="preserve"> sociométricos</w:t>
      </w:r>
      <w:bookmarkEnd w:id="734"/>
    </w:p>
    <w:p w14:paraId="3F9169B6" w14:textId="77777777" w:rsidR="00041B9C" w:rsidRPr="00EE580E" w:rsidRDefault="00B142DC" w:rsidP="00041B9C">
      <w:pPr>
        <w:pStyle w:val="Contenidodelmarco"/>
        <w:keepNext/>
        <w:spacing w:after="0" w:line="360" w:lineRule="auto"/>
        <w:ind w:firstLine="0"/>
      </w:pPr>
      <w:r w:rsidRPr="00EE580E">
        <w:rPr>
          <w:noProof/>
          <w:lang w:eastAsia="es-ES_tradnl"/>
        </w:rPr>
        <w:drawing>
          <wp:inline distT="0" distB="0" distL="0" distR="0" wp14:anchorId="33977819" wp14:editId="53810FF8">
            <wp:extent cx="5734050" cy="1395078"/>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5"/>
                    <a:stretch>
                      <a:fillRect/>
                    </a:stretch>
                  </pic:blipFill>
                  <pic:spPr>
                    <a:xfrm>
                      <a:off x="0" y="0"/>
                      <a:ext cx="5756066" cy="1400434"/>
                    </a:xfrm>
                    <a:prstGeom prst="rect">
                      <a:avLst/>
                    </a:prstGeom>
                  </pic:spPr>
                </pic:pic>
              </a:graphicData>
            </a:graphic>
          </wp:inline>
        </w:drawing>
      </w:r>
    </w:p>
    <w:p w14:paraId="75894B29" w14:textId="77777777" w:rsidR="00C74F0C" w:rsidRPr="003A2CDA" w:rsidRDefault="00C74F0C" w:rsidP="00C74F0C">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1185F299" w14:textId="4E4EAB90" w:rsidR="00B142DC" w:rsidRPr="00EE580E" w:rsidRDefault="00B142DC" w:rsidP="009173DF">
      <w:pPr>
        <w:pStyle w:val="Contenidodelmarco"/>
        <w:spacing w:after="120" w:line="360" w:lineRule="auto"/>
      </w:pPr>
      <w:r w:rsidRPr="00EE580E">
        <w:t xml:space="preserve">En la ilustración se puede ver la pantalla referente a la generación y visualización de los </w:t>
      </w:r>
      <w:proofErr w:type="spellStart"/>
      <w:r w:rsidRPr="00EE580E">
        <w:t>tests</w:t>
      </w:r>
      <w:proofErr w:type="spellEnd"/>
      <w:r w:rsidRPr="00EE580E">
        <w:t xml:space="preserve"> sociométricos realizados por un profesor en sus clases. Para llegar a esta pantalla en el panel lateral </w:t>
      </w:r>
      <w:r w:rsidRPr="00EE580E">
        <w:rPr>
          <w:b/>
          <w:bCs/>
        </w:rPr>
        <w:t>(1)</w:t>
      </w:r>
      <w:r w:rsidRPr="00EE580E">
        <w:t xml:space="preserve"> se deberá </w:t>
      </w:r>
      <w:r w:rsidR="00107EF4" w:rsidRPr="00EE580E">
        <w:t>clicar</w:t>
      </w:r>
      <w:r w:rsidRPr="00EE580E">
        <w:t xml:space="preserve"> en </w:t>
      </w:r>
      <w:r w:rsidRPr="00EE580E">
        <w:rPr>
          <w:i/>
          <w:iCs/>
        </w:rPr>
        <w:t>“</w:t>
      </w:r>
      <w:proofErr w:type="spellStart"/>
      <w:r w:rsidRPr="00EE580E">
        <w:rPr>
          <w:i/>
          <w:iCs/>
        </w:rPr>
        <w:t>Tests</w:t>
      </w:r>
      <w:proofErr w:type="spellEnd"/>
      <w:r w:rsidRPr="00EE580E">
        <w:rPr>
          <w:i/>
          <w:iCs/>
        </w:rPr>
        <w:t xml:space="preserve"> sociométricos”</w:t>
      </w:r>
      <w:r w:rsidR="00D72401" w:rsidRPr="00EE580E">
        <w:t xml:space="preserve"> donde se nos </w:t>
      </w:r>
      <w:r w:rsidR="00107EF4" w:rsidRPr="00EE580E">
        <w:t>presentará</w:t>
      </w:r>
      <w:r w:rsidR="00D72401" w:rsidRPr="00EE580E">
        <w:t xml:space="preserve"> esta misma pantalla.</w:t>
      </w:r>
    </w:p>
    <w:p w14:paraId="41560C46" w14:textId="0CE23F91" w:rsidR="00D72401" w:rsidRPr="00EE580E" w:rsidRDefault="00D72401" w:rsidP="009173DF">
      <w:pPr>
        <w:pStyle w:val="Contenidodelmarco"/>
        <w:spacing w:after="120" w:line="360" w:lineRule="auto"/>
      </w:pPr>
      <w:r w:rsidRPr="00EE580E">
        <w:t xml:space="preserve">Aquí se pueden ver tanto los alumnos que se consideran Líderes </w:t>
      </w:r>
      <w:r w:rsidRPr="00EE580E">
        <w:rPr>
          <w:b/>
          <w:bCs/>
        </w:rPr>
        <w:t>(2)</w:t>
      </w:r>
      <w:r w:rsidRPr="00EE580E">
        <w:t xml:space="preserve"> tras hacer el test sociométrico, y los alumnos que se consideran rechazados </w:t>
      </w:r>
      <w:r w:rsidRPr="00EE580E">
        <w:rPr>
          <w:b/>
          <w:bCs/>
        </w:rPr>
        <w:t>(3)</w:t>
      </w:r>
      <w:r w:rsidRPr="00EE580E">
        <w:t xml:space="preserve"> al realizar el test. En ambos casos, tanto positiva como negativamente se puede considerar que son personas de interés a la hora de realizar los grupos.</w:t>
      </w:r>
    </w:p>
    <w:p w14:paraId="5EAD52F3" w14:textId="0186ABC3" w:rsidR="00D72401" w:rsidRPr="00EE580E" w:rsidRDefault="00D72401" w:rsidP="009173DF">
      <w:pPr>
        <w:pStyle w:val="Contenidodelmarco"/>
        <w:spacing w:after="120" w:line="360" w:lineRule="auto"/>
        <w:rPr>
          <w:i/>
          <w:iCs/>
        </w:rPr>
      </w:pPr>
      <w:r w:rsidRPr="00EE580E">
        <w:t xml:space="preserve">Por </w:t>
      </w:r>
      <w:r w:rsidR="00010E6C" w:rsidRPr="00EE580E">
        <w:t>último,</w:t>
      </w:r>
      <w:r w:rsidRPr="00EE580E">
        <w:t xml:space="preserve"> para realizar o editar el test, se puede pulsar el botón al final de la fila </w:t>
      </w:r>
      <w:r w:rsidRPr="00EE580E">
        <w:rPr>
          <w:b/>
          <w:bCs/>
        </w:rPr>
        <w:t>(4)</w:t>
      </w:r>
      <w:r w:rsidRPr="00EE580E">
        <w:t xml:space="preserve">. Esto llevara a otra </w:t>
      </w:r>
      <w:r w:rsidR="0029114B" w:rsidRPr="00EE580E">
        <w:t>página</w:t>
      </w:r>
      <w:r w:rsidRPr="00EE580E">
        <w:t xml:space="preserve"> donde conformaremos la matriz sociométrica. No se ofrece de momento ninguna </w:t>
      </w:r>
      <w:r w:rsidR="0029114B" w:rsidRPr="00EE580E">
        <w:t>página</w:t>
      </w:r>
      <w:r w:rsidRPr="00EE580E">
        <w:t xml:space="preserve"> de ayuda para responder las preguntas. De esta forma el profesor </w:t>
      </w:r>
      <w:r w:rsidRPr="00EE580E">
        <w:lastRenderedPageBreak/>
        <w:t xml:space="preserve">puede elegir que preguntas realizar que se ajusten mejor a su clase. En cualquier caso, como se ha visto con anterioridad, es un método de nominaciones, y la idea expresada también con anterioridad es responder a las preguntas </w:t>
      </w:r>
      <w:r w:rsidRPr="00EE580E">
        <w:rPr>
          <w:i/>
          <w:iCs/>
        </w:rPr>
        <w:t xml:space="preserve">¿con </w:t>
      </w:r>
      <w:r w:rsidR="00F15F12" w:rsidRPr="00EE580E">
        <w:rPr>
          <w:i/>
          <w:iCs/>
        </w:rPr>
        <w:t>quién</w:t>
      </w:r>
      <w:r w:rsidRPr="00EE580E">
        <w:rPr>
          <w:i/>
          <w:iCs/>
        </w:rPr>
        <w:t xml:space="preserve"> si…?</w:t>
      </w:r>
      <w:r w:rsidRPr="00EE580E">
        <w:t xml:space="preserve"> Y </w:t>
      </w:r>
      <w:r w:rsidRPr="00EE580E">
        <w:rPr>
          <w:i/>
          <w:iCs/>
        </w:rPr>
        <w:t>¿con quién no…?</w:t>
      </w:r>
    </w:p>
    <w:p w14:paraId="54905418" w14:textId="585EB4D6" w:rsidR="00D72401" w:rsidRPr="00EE580E" w:rsidRDefault="00D72401" w:rsidP="009173DF">
      <w:pPr>
        <w:pStyle w:val="Contenidodelmarco"/>
        <w:spacing w:after="120" w:line="360" w:lineRule="auto"/>
      </w:pPr>
      <w:r w:rsidRPr="00EE580E">
        <w:t>Una vez el profesor tenga estas respuestas se podrán introducir en la pantalla siguiente, en la matriz sociométrica.</w:t>
      </w:r>
    </w:p>
    <w:p w14:paraId="468BEBF3" w14:textId="06EBF193" w:rsidR="00F31996" w:rsidRPr="003F623C" w:rsidRDefault="00F31996" w:rsidP="003F623C">
      <w:pPr>
        <w:pStyle w:val="Caption"/>
        <w:keepNext/>
        <w:jc w:val="center"/>
        <w:rPr>
          <w:rFonts w:ascii="Arial" w:hAnsi="Arial" w:cs="Arial"/>
          <w:i w:val="0"/>
          <w:iCs w:val="0"/>
          <w:color w:val="auto"/>
          <w:sz w:val="22"/>
          <w:szCs w:val="22"/>
        </w:rPr>
      </w:pPr>
      <w:bookmarkStart w:id="735" w:name="_Toc112776583"/>
      <w:r w:rsidRPr="003F623C">
        <w:rPr>
          <w:rFonts w:ascii="Arial" w:hAnsi="Arial" w:cs="Arial"/>
          <w:i w:val="0"/>
          <w:iCs w:val="0"/>
          <w:color w:val="auto"/>
          <w:sz w:val="22"/>
          <w:szCs w:val="22"/>
        </w:rPr>
        <w:t xml:space="preserve">Ilustración </w:t>
      </w:r>
      <w:r w:rsidR="000A7090">
        <w:rPr>
          <w:rFonts w:ascii="Arial" w:hAnsi="Arial" w:cs="Arial"/>
          <w:i w:val="0"/>
          <w:iCs w:val="0"/>
          <w:color w:val="auto"/>
          <w:sz w:val="22"/>
          <w:szCs w:val="22"/>
        </w:rPr>
        <w:fldChar w:fldCharType="begin"/>
      </w:r>
      <w:r w:rsidR="000A7090">
        <w:rPr>
          <w:rFonts w:ascii="Arial" w:hAnsi="Arial" w:cs="Arial"/>
          <w:i w:val="0"/>
          <w:iCs w:val="0"/>
          <w:color w:val="auto"/>
          <w:sz w:val="22"/>
          <w:szCs w:val="22"/>
        </w:rPr>
        <w:instrText xml:space="preserve"> SEQ Ilustración \* ARABIC </w:instrText>
      </w:r>
      <w:r w:rsidR="000A7090">
        <w:rPr>
          <w:rFonts w:ascii="Arial" w:hAnsi="Arial" w:cs="Arial"/>
          <w:i w:val="0"/>
          <w:iCs w:val="0"/>
          <w:color w:val="auto"/>
          <w:sz w:val="22"/>
          <w:szCs w:val="22"/>
        </w:rPr>
        <w:fldChar w:fldCharType="separate"/>
      </w:r>
      <w:r w:rsidR="00E11349">
        <w:rPr>
          <w:rFonts w:ascii="Arial" w:hAnsi="Arial" w:cs="Arial"/>
          <w:i w:val="0"/>
          <w:iCs w:val="0"/>
          <w:noProof/>
          <w:color w:val="auto"/>
          <w:sz w:val="22"/>
          <w:szCs w:val="22"/>
        </w:rPr>
        <w:t>19</w:t>
      </w:r>
      <w:r w:rsidR="000A7090">
        <w:rPr>
          <w:rFonts w:ascii="Arial" w:hAnsi="Arial" w:cs="Arial"/>
          <w:i w:val="0"/>
          <w:iCs w:val="0"/>
          <w:color w:val="auto"/>
          <w:sz w:val="22"/>
          <w:szCs w:val="22"/>
        </w:rPr>
        <w:fldChar w:fldCharType="end"/>
      </w:r>
      <w:r w:rsidRPr="003F623C">
        <w:rPr>
          <w:rFonts w:ascii="Arial" w:hAnsi="Arial" w:cs="Arial"/>
          <w:i w:val="0"/>
          <w:iCs w:val="0"/>
          <w:color w:val="auto"/>
          <w:sz w:val="22"/>
          <w:szCs w:val="22"/>
        </w:rPr>
        <w:t>. Matriz Sociométrica</w:t>
      </w:r>
      <w:bookmarkEnd w:id="735"/>
    </w:p>
    <w:p w14:paraId="3CDE8FE6" w14:textId="77777777" w:rsidR="0080561C" w:rsidRPr="00EE580E" w:rsidRDefault="00D72401" w:rsidP="0080561C">
      <w:pPr>
        <w:pStyle w:val="Contenidodelmarco"/>
        <w:keepNext/>
        <w:spacing w:after="0" w:line="360" w:lineRule="auto"/>
        <w:ind w:firstLine="0"/>
        <w:jc w:val="center"/>
      </w:pPr>
      <w:r w:rsidRPr="00EE580E">
        <w:rPr>
          <w:noProof/>
          <w:lang w:eastAsia="es-ES_tradnl"/>
        </w:rPr>
        <w:drawing>
          <wp:inline distT="0" distB="0" distL="0" distR="0" wp14:anchorId="31E6699F" wp14:editId="65A9F176">
            <wp:extent cx="5662344" cy="306705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6"/>
                    <a:stretch>
                      <a:fillRect/>
                    </a:stretch>
                  </pic:blipFill>
                  <pic:spPr>
                    <a:xfrm>
                      <a:off x="0" y="0"/>
                      <a:ext cx="5670634" cy="3071540"/>
                    </a:xfrm>
                    <a:prstGeom prst="rect">
                      <a:avLst/>
                    </a:prstGeom>
                  </pic:spPr>
                </pic:pic>
              </a:graphicData>
            </a:graphic>
          </wp:inline>
        </w:drawing>
      </w:r>
    </w:p>
    <w:p w14:paraId="25648F7B" w14:textId="77777777" w:rsidR="00F31996" w:rsidRPr="003A2CDA" w:rsidRDefault="00F31996" w:rsidP="00F31996">
      <w:pPr>
        <w:pStyle w:val="Caption"/>
        <w:jc w:val="center"/>
        <w:rPr>
          <w:rFonts w:ascii="Arial" w:hAnsi="Arial" w:cs="Arial"/>
          <w:i w:val="0"/>
          <w:iCs w:val="0"/>
          <w:sz w:val="22"/>
          <w:szCs w:val="22"/>
          <w:lang w:val="es-ES"/>
        </w:rPr>
      </w:pPr>
      <w:r w:rsidRPr="003A2CDA">
        <w:rPr>
          <w:rFonts w:ascii="Arial" w:hAnsi="Arial" w:cs="Arial"/>
          <w:i w:val="0"/>
          <w:iCs w:val="0"/>
          <w:sz w:val="22"/>
          <w:szCs w:val="22"/>
        </w:rPr>
        <w:t>Fuente: Elaboración propia (2022)</w:t>
      </w:r>
    </w:p>
    <w:p w14:paraId="41151096" w14:textId="1F317D35" w:rsidR="00D72401" w:rsidRPr="00EE580E" w:rsidRDefault="00D72401" w:rsidP="009173DF">
      <w:pPr>
        <w:pStyle w:val="Contenidodelmarco"/>
        <w:spacing w:after="120" w:line="360" w:lineRule="auto"/>
      </w:pPr>
      <w:r w:rsidRPr="00EE580E">
        <w:t xml:space="preserve">Se presenta una tabla de doble entrada donde se puede nominar positiva o negativamente a un alumno. </w:t>
      </w:r>
      <w:r w:rsidR="00010E6C" w:rsidRPr="00EE580E">
        <w:t>Los cuadros en negro indican que un alumno no puede nominarse a sí mismo.</w:t>
      </w:r>
    </w:p>
    <w:p w14:paraId="46546020" w14:textId="4CBA09E1" w:rsidR="00010E6C" w:rsidRPr="00EE580E" w:rsidRDefault="00010E6C" w:rsidP="009173DF">
      <w:pPr>
        <w:pStyle w:val="Contenidodelmarco"/>
        <w:spacing w:after="120" w:line="360" w:lineRule="auto"/>
      </w:pPr>
      <w:r w:rsidRPr="00EE580E">
        <w:t>Los cuadros con un dado en gris son casillas sin rellenar. Para poner una carita sonriente basta con clicar en esa casilla una vez. Para ponerlo triste, volver a clicar (o clicar dos veces desde el dado).</w:t>
      </w:r>
    </w:p>
    <w:p w14:paraId="0E9E808F" w14:textId="6BBDBBE9" w:rsidR="00010E6C" w:rsidRDefault="00010E6C" w:rsidP="009173DF">
      <w:pPr>
        <w:pStyle w:val="Contenidodelmarco"/>
        <w:spacing w:after="120" w:line="360" w:lineRule="auto"/>
      </w:pPr>
      <w:r w:rsidRPr="00EE580E">
        <w:t xml:space="preserve">De esta manera sencilla se consigue introducir los datos. Al recargar la </w:t>
      </w:r>
      <w:r w:rsidR="005E6698" w:rsidRPr="00EE580E">
        <w:t>página</w:t>
      </w:r>
      <w:r w:rsidRPr="00EE580E">
        <w:t xml:space="preserve"> anterior (imagen anterior) se podrán ver los resultados. Estos resultados son la implementación directa de lo descrito en el apartado de metodología.</w:t>
      </w:r>
    </w:p>
    <w:p w14:paraId="0749C195" w14:textId="77777777" w:rsidR="008A4AC6" w:rsidRPr="00EE580E" w:rsidRDefault="008A4AC6" w:rsidP="009173DF">
      <w:pPr>
        <w:pStyle w:val="Contenidodelmarco"/>
        <w:spacing w:after="120" w:line="360" w:lineRule="auto"/>
      </w:pPr>
    </w:p>
    <w:p w14:paraId="2578C612" w14:textId="77777777" w:rsidR="009A1098" w:rsidRDefault="009A1098">
      <w:pPr>
        <w:rPr>
          <w:rFonts w:ascii="Arial" w:hAnsi="Arial"/>
          <w:sz w:val="28"/>
          <w:szCs w:val="24"/>
          <w:lang w:eastAsia="es-ES"/>
        </w:rPr>
      </w:pPr>
      <w:bookmarkStart w:id="736" w:name="_Toc112348077"/>
      <w:bookmarkStart w:id="737" w:name="_Toc112684117"/>
      <w:r>
        <w:br w:type="page"/>
      </w:r>
    </w:p>
    <w:p w14:paraId="29D53028" w14:textId="3C7D1419" w:rsidR="004F6240" w:rsidRPr="00EE580E" w:rsidRDefault="008A4AC6" w:rsidP="00CF4234">
      <w:pPr>
        <w:pStyle w:val="Ttulo2plantilla"/>
      </w:pPr>
      <w:commentRangeStart w:id="738"/>
      <w:r>
        <w:lastRenderedPageBreak/>
        <w:t xml:space="preserve">5.2. </w:t>
      </w:r>
      <w:r w:rsidR="004F6240" w:rsidRPr="00EE580E">
        <w:t>Discusión</w:t>
      </w:r>
      <w:bookmarkEnd w:id="736"/>
      <w:commentRangeEnd w:id="738"/>
      <w:r w:rsidR="00CA1B20">
        <w:rPr>
          <w:rStyle w:val="CommentReference"/>
          <w:rFonts w:asciiTheme="minorHAnsi" w:hAnsiTheme="minorHAnsi"/>
          <w:lang w:eastAsia="en-US"/>
        </w:rPr>
        <w:commentReference w:id="738"/>
      </w:r>
      <w:bookmarkEnd w:id="737"/>
    </w:p>
    <w:p w14:paraId="793BB768" w14:textId="77777777" w:rsidR="008D11CE" w:rsidRPr="00EE580E" w:rsidRDefault="008D11CE" w:rsidP="00AB5CCC">
      <w:pPr>
        <w:pStyle w:val="Contenidodelmarco"/>
        <w:spacing w:afterLines="120" w:after="288" w:line="360" w:lineRule="auto"/>
      </w:pPr>
      <w:r w:rsidRPr="00EE580E">
        <w:t>Como se ha dicho a lo largo del trabajo, este proyecto no ha sido probado por falta de disponibilidad y de recursos en ningún ambiente real. Es un proyecto probable y en cierto modo terminado, que podría ser utilizado por un profesor en una clase real.</w:t>
      </w:r>
    </w:p>
    <w:p w14:paraId="2CE4AD71" w14:textId="77FC9D9B" w:rsidR="003F2FE4" w:rsidRPr="00EE580E" w:rsidRDefault="008D11CE" w:rsidP="00AB5CCC">
      <w:pPr>
        <w:pStyle w:val="Contenidodelmarco"/>
        <w:spacing w:afterLines="120" w:after="288" w:line="360" w:lineRule="auto"/>
      </w:pPr>
      <w:r w:rsidRPr="00EE580E">
        <w:t xml:space="preserve">El siguiente paso que se propone a quien </w:t>
      </w:r>
      <w:r w:rsidR="008A4AC6" w:rsidRPr="00EE580E">
        <w:t>continúe</w:t>
      </w:r>
      <w:r w:rsidRPr="00EE580E">
        <w:t xml:space="preserve"> este proyecto es realmente ponerlo en </w:t>
      </w:r>
      <w:r w:rsidR="003F2FE4" w:rsidRPr="00EE580E">
        <w:t>práctica</w:t>
      </w:r>
      <w:r w:rsidRPr="00EE580E">
        <w:t>, rellenar un par de clases con alumnos reales, hacer las preguntas necesarias</w:t>
      </w:r>
      <w:r w:rsidR="003F2FE4" w:rsidRPr="00EE580E">
        <w:t xml:space="preserve"> y dedicar un tiempo por parte del profesor a rellenar esta tabla de doble entrada.</w:t>
      </w:r>
    </w:p>
    <w:p w14:paraId="195BFEE6" w14:textId="77777777" w:rsidR="003F2FE4" w:rsidRPr="00EE580E" w:rsidRDefault="003F2FE4" w:rsidP="00AB5CCC">
      <w:pPr>
        <w:pStyle w:val="Contenidodelmarco"/>
        <w:spacing w:afterLines="120" w:after="288" w:line="360" w:lineRule="auto"/>
      </w:pPr>
      <w:r w:rsidRPr="00EE580E">
        <w:t>Adicionalmente se agradecería la participación de un profesor experimentado con una clase conocida para corroborar y validar que los resultados proporcionados son los correctos.</w:t>
      </w:r>
    </w:p>
    <w:p w14:paraId="6A5DE4C4" w14:textId="77777777" w:rsidR="00C22161" w:rsidRPr="00EE580E" w:rsidRDefault="003F2FE4" w:rsidP="00AB5CCC">
      <w:pPr>
        <w:pStyle w:val="Contenidodelmarco"/>
        <w:spacing w:afterLines="120" w:after="288" w:line="360" w:lineRule="auto"/>
      </w:pPr>
      <w:r w:rsidRPr="00EE580E">
        <w:t>En un mundo donde no hay tantas aplicaciones que realmente ayuden a los</w:t>
      </w:r>
      <w:r w:rsidR="00C22161" w:rsidRPr="00EE580E">
        <w:t xml:space="preserve"> profesores esta pretende de alguna manera (igual no de esta vez, sino en refinamientos posteriores) ayudar a la organización intrínseca de la clase y en cierta manera promocionar el trabajo en grupo que tanto hablan los autores del principio del trabajo.</w:t>
      </w:r>
    </w:p>
    <w:p w14:paraId="70A23729" w14:textId="77777777" w:rsidR="00C22161" w:rsidRPr="00EE580E" w:rsidRDefault="00C22161" w:rsidP="00AB5CCC">
      <w:pPr>
        <w:pStyle w:val="Contenidodelmarco"/>
        <w:spacing w:afterLines="120" w:after="288" w:line="360" w:lineRule="auto"/>
      </w:pPr>
      <w:r w:rsidRPr="00EE580E">
        <w:t>En cuanto a la realización y decisiones tomadas, se ha realizado en dos pasos muy definidos:</w:t>
      </w:r>
    </w:p>
    <w:p w14:paraId="315D456B" w14:textId="77777777" w:rsidR="00C22161" w:rsidRPr="00EE580E" w:rsidRDefault="00C22161" w:rsidP="00AB5CCC">
      <w:pPr>
        <w:pStyle w:val="Contenidodelmarco"/>
        <w:numPr>
          <w:ilvl w:val="0"/>
          <w:numId w:val="18"/>
        </w:numPr>
        <w:spacing w:afterLines="120" w:after="288" w:line="360" w:lineRule="auto"/>
      </w:pPr>
      <w:r w:rsidRPr="00EE580E">
        <w:rPr>
          <w:b/>
          <w:bCs/>
        </w:rPr>
        <w:t>Creación de unas bases</w:t>
      </w:r>
      <w:r w:rsidRPr="00EE580E">
        <w:t>: Para poder implementar cualquier artículo de investigación es necesario disponer de unas bases, una plataforma estándar sobre la que poder realizar los cambios.</w:t>
      </w:r>
    </w:p>
    <w:p w14:paraId="49804151" w14:textId="2A17F1B5" w:rsidR="00AB5CCC" w:rsidRPr="00EE580E" w:rsidRDefault="00C22161" w:rsidP="00AB5CCC">
      <w:pPr>
        <w:pStyle w:val="Contenidodelmarco"/>
        <w:spacing w:afterLines="120" w:after="288" w:line="360" w:lineRule="auto"/>
        <w:ind w:left="1069" w:firstLine="0"/>
      </w:pPr>
      <w:r w:rsidRPr="00EE580E">
        <w:t xml:space="preserve">En el inicio del proyecto se </w:t>
      </w:r>
      <w:r w:rsidR="005E6698" w:rsidRPr="00EE580E">
        <w:t>consideró</w:t>
      </w:r>
      <w:r w:rsidRPr="00EE580E">
        <w:t xml:space="preserve"> usar Python, por su fuerte integración con el campo de la IA</w:t>
      </w:r>
      <w:r w:rsidR="00AB5CCC" w:rsidRPr="00EE580E">
        <w:t xml:space="preserve">, pero se deshecho por Ruby </w:t>
      </w:r>
      <w:proofErr w:type="spellStart"/>
      <w:r w:rsidR="00AB5CCC" w:rsidRPr="00EE580E">
        <w:t>on</w:t>
      </w:r>
      <w:proofErr w:type="spellEnd"/>
      <w:r w:rsidR="00AB5CCC" w:rsidRPr="00EE580E">
        <w:t xml:space="preserve"> </w:t>
      </w:r>
      <w:proofErr w:type="spellStart"/>
      <w:r w:rsidR="00AB5CCC" w:rsidRPr="00EE580E">
        <w:t>Rails</w:t>
      </w:r>
      <w:proofErr w:type="spellEnd"/>
      <w:r w:rsidR="00AB5CCC" w:rsidRPr="00EE580E">
        <w:t xml:space="preserve">, por su facilidad a la hora de programación y porque es uno de los estándares actuales en cuanto a </w:t>
      </w:r>
      <w:proofErr w:type="spellStart"/>
      <w:r w:rsidR="00AB5CCC" w:rsidRPr="00EE580E">
        <w:t>framework</w:t>
      </w:r>
      <w:proofErr w:type="spellEnd"/>
      <w:r w:rsidR="00AB5CCC" w:rsidRPr="00EE580E">
        <w:t xml:space="preserve"> web se refiere.</w:t>
      </w:r>
    </w:p>
    <w:p w14:paraId="49BC119F" w14:textId="61E38E70" w:rsidR="00AB5CCC" w:rsidRPr="00EE580E" w:rsidRDefault="00AB5CCC" w:rsidP="00AB5CCC">
      <w:pPr>
        <w:pStyle w:val="Contenidodelmarco"/>
        <w:spacing w:afterLines="120" w:after="288" w:line="360" w:lineRule="auto"/>
        <w:ind w:left="1069" w:firstLine="0"/>
      </w:pPr>
      <w:r w:rsidRPr="00EE580E">
        <w:t xml:space="preserve">En cuanto al formato, se presenta como una </w:t>
      </w:r>
      <w:r w:rsidR="005E6698" w:rsidRPr="00EE580E">
        <w:t>página</w:t>
      </w:r>
      <w:r w:rsidRPr="00EE580E">
        <w:t xml:space="preserve"> web, con una plantilla responsive que permite la utilización de la aplicación tanto en escritorio como en móviles.</w:t>
      </w:r>
    </w:p>
    <w:p w14:paraId="40A69F51" w14:textId="5D5E63A0" w:rsidR="00AB5CCC" w:rsidRPr="00EE580E" w:rsidRDefault="00AB5CCC" w:rsidP="00AB5CCC">
      <w:pPr>
        <w:pStyle w:val="Contenidodelmarco"/>
        <w:spacing w:afterLines="120" w:after="288" w:line="360" w:lineRule="auto"/>
        <w:ind w:left="1069" w:firstLine="0"/>
      </w:pPr>
      <w:r w:rsidRPr="00EE580E">
        <w:t>Estas bases son la armadura que rodeará a cualquier futura implementación. Propone una gestión de usuarios, una gestión de clases y una gestión de profesores.</w:t>
      </w:r>
      <w:r w:rsidR="00C22161" w:rsidRPr="00EE580E">
        <w:t xml:space="preserve"> </w:t>
      </w:r>
    </w:p>
    <w:p w14:paraId="2BCDC821" w14:textId="762ED521" w:rsidR="00AB5CCC" w:rsidRPr="00E73EED" w:rsidRDefault="00C22161" w:rsidP="003F623C">
      <w:pPr>
        <w:pStyle w:val="Contenidodelmarco"/>
        <w:numPr>
          <w:ilvl w:val="0"/>
          <w:numId w:val="18"/>
        </w:numPr>
        <w:spacing w:afterLines="120" w:after="288" w:line="360" w:lineRule="auto"/>
        <w:rPr>
          <w:b/>
          <w:bCs/>
        </w:rPr>
      </w:pPr>
      <w:r w:rsidRPr="00EE580E">
        <w:rPr>
          <w:b/>
          <w:bCs/>
        </w:rPr>
        <w:lastRenderedPageBreak/>
        <w:t xml:space="preserve">Implementación de los </w:t>
      </w:r>
      <w:proofErr w:type="spellStart"/>
      <w:r w:rsidRPr="00EE580E">
        <w:rPr>
          <w:b/>
          <w:bCs/>
        </w:rPr>
        <w:t>tests</w:t>
      </w:r>
      <w:proofErr w:type="spellEnd"/>
      <w:r w:rsidRPr="00EE580E">
        <w:rPr>
          <w:b/>
          <w:bCs/>
        </w:rPr>
        <w:t xml:space="preserve"> sociométricos</w:t>
      </w:r>
      <w:r w:rsidR="00AB5CCC" w:rsidRPr="00EE580E">
        <w:rPr>
          <w:b/>
          <w:bCs/>
        </w:rPr>
        <w:t>:</w:t>
      </w:r>
      <w:r w:rsidR="00AB5CCC" w:rsidRPr="00EE580E">
        <w:t xml:space="preserve"> Una vez se tiene la armadura, se puede empezar a construir sobre ella. El primer bloque que se construye surge de la clase de la universidad de Jaén, como son los </w:t>
      </w:r>
      <w:proofErr w:type="spellStart"/>
      <w:r w:rsidR="00AB5CCC" w:rsidRPr="00EE580E">
        <w:t>tests</w:t>
      </w:r>
      <w:proofErr w:type="spellEnd"/>
      <w:r w:rsidR="00AB5CCC" w:rsidRPr="00EE580E">
        <w:t xml:space="preserve"> sociométricos.</w:t>
      </w:r>
    </w:p>
    <w:p w14:paraId="57ADE113" w14:textId="77777777" w:rsidR="0080561C" w:rsidRPr="00EE580E" w:rsidRDefault="00AB5CCC" w:rsidP="00AB5CCC">
      <w:pPr>
        <w:pStyle w:val="Contenidodelmarco"/>
        <w:spacing w:afterLines="120" w:after="288" w:line="360" w:lineRule="auto"/>
      </w:pPr>
      <w:r w:rsidRPr="00EE580E">
        <w:t xml:space="preserve">A futuro, estos test serán un eslabón más en la consecución del objetivo final, que es la de generar grupos de manera automática. </w:t>
      </w:r>
      <w:r w:rsidR="0080561C" w:rsidRPr="00EE580E">
        <w:t>Un siguiente trabajo terminaría con los requisitos que no se han podido cumplir en este trabajo.</w:t>
      </w:r>
    </w:p>
    <w:p w14:paraId="3EDEC20C" w14:textId="77777777" w:rsidR="00267A34" w:rsidRDefault="0080561C" w:rsidP="00AB5CCC">
      <w:pPr>
        <w:pStyle w:val="Contenidodelmarco"/>
        <w:spacing w:afterLines="120" w:after="288" w:line="360" w:lineRule="auto"/>
      </w:pPr>
      <w:r w:rsidRPr="00EE580E">
        <w:t>Quedaría entonces, el perfilado de cada alumno, y la subsiguiente toma de decisiones para la generación de los grupos de manera aleatoria.</w:t>
      </w:r>
    </w:p>
    <w:p w14:paraId="4198D79A" w14:textId="77777777" w:rsidR="00267A34" w:rsidRDefault="00267A34" w:rsidP="00AB5CCC">
      <w:pPr>
        <w:pStyle w:val="Contenidodelmarco"/>
        <w:spacing w:afterLines="120" w:after="288" w:line="360" w:lineRule="auto"/>
      </w:pPr>
      <w:r>
        <w:t xml:space="preserve">Hay muchas formas de programar o de abordar este proyecto. La lógica hubiera sido el desarrollo de un plugin para alguna plataforma ya en uso, que hubiera dado ya las bases dadas. </w:t>
      </w:r>
    </w:p>
    <w:p w14:paraId="60648A2E" w14:textId="59CFB35C" w:rsidR="002824C5" w:rsidRDefault="00267A34" w:rsidP="00AB5CCC">
      <w:pPr>
        <w:pStyle w:val="Contenidodelmarco"/>
        <w:spacing w:afterLines="120" w:after="288" w:line="360" w:lineRule="auto"/>
      </w:pPr>
      <w:r>
        <w:t xml:space="preserve">Se podría haber considerado Moodle como herramienta base de la que partir, y entonces todo lo demás habría quedado cerrado, ya que Moodle </w:t>
      </w:r>
      <w:proofErr w:type="spellStart"/>
      <w:r>
        <w:t>esta</w:t>
      </w:r>
      <w:proofErr w:type="spellEnd"/>
      <w:r>
        <w:t xml:space="preserve"> escrito en PHP con un sistema de tablas (también SQL) pero </w:t>
      </w:r>
      <w:proofErr w:type="spellStart"/>
      <w:r>
        <w:t>mas</w:t>
      </w:r>
      <w:proofErr w:type="spellEnd"/>
      <w:r>
        <w:t xml:space="preserve"> rígido. </w:t>
      </w:r>
    </w:p>
    <w:p w14:paraId="7CD70293" w14:textId="282019B2" w:rsidR="000A7090" w:rsidRPr="003F623C" w:rsidRDefault="000A7090" w:rsidP="003F623C">
      <w:pPr>
        <w:pStyle w:val="Caption"/>
        <w:keepNext/>
        <w:jc w:val="center"/>
        <w:rPr>
          <w:rFonts w:ascii="Arial" w:hAnsi="Arial" w:cs="Arial"/>
          <w:i w:val="0"/>
          <w:iCs w:val="0"/>
          <w:sz w:val="22"/>
          <w:szCs w:val="22"/>
        </w:rPr>
      </w:pPr>
      <w:bookmarkStart w:id="739" w:name="_Toc112776584"/>
      <w:r w:rsidRPr="003F623C">
        <w:rPr>
          <w:rFonts w:ascii="Arial" w:hAnsi="Arial" w:cs="Arial"/>
          <w:i w:val="0"/>
          <w:iCs w:val="0"/>
          <w:sz w:val="22"/>
          <w:szCs w:val="22"/>
        </w:rPr>
        <w:t xml:space="preserve">Ilustración </w:t>
      </w:r>
      <w:r w:rsidRPr="003F623C">
        <w:rPr>
          <w:rFonts w:ascii="Arial" w:hAnsi="Arial" w:cs="Arial"/>
          <w:i w:val="0"/>
          <w:iCs w:val="0"/>
          <w:sz w:val="22"/>
          <w:szCs w:val="22"/>
        </w:rPr>
        <w:fldChar w:fldCharType="begin"/>
      </w:r>
      <w:r w:rsidRPr="003F623C">
        <w:rPr>
          <w:rFonts w:ascii="Arial" w:hAnsi="Arial" w:cs="Arial"/>
          <w:i w:val="0"/>
          <w:iCs w:val="0"/>
          <w:sz w:val="22"/>
          <w:szCs w:val="22"/>
        </w:rPr>
        <w:instrText xml:space="preserve"> SEQ Ilustración \* ARABIC </w:instrText>
      </w:r>
      <w:r w:rsidRPr="003F623C">
        <w:rPr>
          <w:rFonts w:ascii="Arial" w:hAnsi="Arial" w:cs="Arial"/>
          <w:i w:val="0"/>
          <w:iCs w:val="0"/>
          <w:sz w:val="22"/>
          <w:szCs w:val="22"/>
        </w:rPr>
        <w:fldChar w:fldCharType="separate"/>
      </w:r>
      <w:r w:rsidR="00E11349">
        <w:rPr>
          <w:rFonts w:ascii="Arial" w:hAnsi="Arial" w:cs="Arial"/>
          <w:i w:val="0"/>
          <w:iCs w:val="0"/>
          <w:noProof/>
          <w:sz w:val="22"/>
          <w:szCs w:val="22"/>
        </w:rPr>
        <w:t>20</w:t>
      </w:r>
      <w:r w:rsidRPr="003F623C">
        <w:rPr>
          <w:rFonts w:ascii="Arial" w:hAnsi="Arial" w:cs="Arial"/>
          <w:i w:val="0"/>
          <w:iCs w:val="0"/>
          <w:sz w:val="22"/>
          <w:szCs w:val="22"/>
        </w:rPr>
        <w:fldChar w:fldCharType="end"/>
      </w:r>
      <w:r w:rsidRPr="003F623C">
        <w:rPr>
          <w:rFonts w:ascii="Arial" w:hAnsi="Arial" w:cs="Arial"/>
          <w:i w:val="0"/>
          <w:iCs w:val="0"/>
          <w:sz w:val="22"/>
          <w:szCs w:val="22"/>
        </w:rPr>
        <w:t>. Logo de Moodle</w:t>
      </w:r>
      <w:bookmarkEnd w:id="739"/>
    </w:p>
    <w:p w14:paraId="1020B547" w14:textId="6A4F0093" w:rsidR="000A7090" w:rsidRDefault="000A7090" w:rsidP="000A7090">
      <w:pPr>
        <w:pStyle w:val="Contenidodelmarco"/>
        <w:spacing w:afterLines="120" w:after="288" w:line="360" w:lineRule="auto"/>
        <w:ind w:firstLine="0"/>
      </w:pPr>
      <w:r>
        <w:rPr>
          <w:noProof/>
          <w:lang w:eastAsia="es-ES_tradnl"/>
        </w:rPr>
        <w:drawing>
          <wp:inline distT="0" distB="0" distL="0" distR="0" wp14:anchorId="2FDB8B7A" wp14:editId="510016A4">
            <wp:extent cx="5731510" cy="1462405"/>
            <wp:effectExtent l="0" t="0" r="2540" b="444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462405"/>
                    </a:xfrm>
                    <a:prstGeom prst="rect">
                      <a:avLst/>
                    </a:prstGeom>
                    <a:noFill/>
                    <a:ln>
                      <a:noFill/>
                    </a:ln>
                  </pic:spPr>
                </pic:pic>
              </a:graphicData>
            </a:graphic>
          </wp:inline>
        </w:drawing>
      </w:r>
    </w:p>
    <w:p w14:paraId="73D5FFE2" w14:textId="10E5D872" w:rsidR="000A1BD8" w:rsidRDefault="000A1BD8" w:rsidP="003F623C">
      <w:pPr>
        <w:pStyle w:val="Contenidodelmarco"/>
        <w:spacing w:afterLines="120" w:after="288" w:line="360" w:lineRule="auto"/>
        <w:ind w:firstLine="0"/>
        <w:jc w:val="center"/>
      </w:pPr>
      <w:r>
        <w:t>Fuente:</w:t>
      </w:r>
      <w:r w:rsidR="00300D45">
        <w:t xml:space="preserve"> </w:t>
      </w:r>
      <w:r w:rsidR="00300D45" w:rsidRPr="00300D45">
        <w:t>https://moodle.org/</w:t>
      </w:r>
    </w:p>
    <w:p w14:paraId="3CBED114" w14:textId="77777777" w:rsidR="002824C5" w:rsidRDefault="002824C5" w:rsidP="00AB5CCC">
      <w:pPr>
        <w:pStyle w:val="Contenidodelmarco"/>
        <w:spacing w:afterLines="120" w:after="288" w:line="360" w:lineRule="auto"/>
      </w:pPr>
      <w:r>
        <w:t>Si al final no se optó por esto fue por dos motivos principales, por la falta de tiempo, y por probar nuevas tecnologías.</w:t>
      </w:r>
    </w:p>
    <w:p w14:paraId="17ECE21F" w14:textId="72D6F48D" w:rsidR="002824C5" w:rsidRDefault="002824C5" w:rsidP="00AB5CCC">
      <w:pPr>
        <w:pStyle w:val="Contenidodelmarco"/>
        <w:spacing w:afterLines="120" w:after="288" w:line="360" w:lineRule="auto"/>
      </w:pPr>
      <w:r>
        <w:t xml:space="preserve">Falta de tiempo ya que habría que hacer un estudio e investigación previo de cómo funciona Moodle a la hora de extender su funcionalidad, como se desarrollan los </w:t>
      </w:r>
      <w:proofErr w:type="spellStart"/>
      <w:r>
        <w:t>plugins</w:t>
      </w:r>
      <w:proofErr w:type="spellEnd"/>
      <w:r>
        <w:t>, que peculiaridades hay para crear pantallas nuevas, como tratar los datos, que tablas propias o generales se podrían usar, en definitiva, perder tiempo en aprender una nueva herramienta.</w:t>
      </w:r>
    </w:p>
    <w:p w14:paraId="6487D77C" w14:textId="549AB35D" w:rsidR="002824C5" w:rsidRDefault="002824C5" w:rsidP="00AB5CCC">
      <w:pPr>
        <w:pStyle w:val="Contenidodelmarco"/>
        <w:spacing w:afterLines="120" w:after="288" w:line="360" w:lineRule="auto"/>
      </w:pPr>
      <w:r>
        <w:lastRenderedPageBreak/>
        <w:t xml:space="preserve">Nuevas tecnologías, como Ruby </w:t>
      </w:r>
      <w:proofErr w:type="spellStart"/>
      <w:r>
        <w:t>on</w:t>
      </w:r>
      <w:proofErr w:type="spellEnd"/>
      <w:r>
        <w:t xml:space="preserve"> </w:t>
      </w:r>
      <w:proofErr w:type="spellStart"/>
      <w:r>
        <w:t>Rails</w:t>
      </w:r>
      <w:proofErr w:type="spellEnd"/>
      <w:r>
        <w:t xml:space="preserve">, porque son </w:t>
      </w:r>
      <w:proofErr w:type="spellStart"/>
      <w:r>
        <w:t>frameworks</w:t>
      </w:r>
      <w:proofErr w:type="spellEnd"/>
      <w:r>
        <w:t xml:space="preserve"> nuevos, o al menos recientemente actualizados, muy potentes y utilizados, no solo en el mundo de la docencia sino en la informática en general. Tiene buena comunidad de desarrolladores detrás y el soporte es magnífico.</w:t>
      </w:r>
    </w:p>
    <w:p w14:paraId="4FAEEFBC" w14:textId="067E24BB" w:rsidR="002824C5" w:rsidRDefault="002824C5" w:rsidP="00AB5CCC">
      <w:pPr>
        <w:pStyle w:val="Contenidodelmarco"/>
        <w:spacing w:afterLines="120" w:after="288" w:line="360" w:lineRule="auto"/>
      </w:pPr>
      <w:r>
        <w:t>Se opt</w:t>
      </w:r>
      <w:r w:rsidR="000A7090">
        <w:t>ó</w:t>
      </w:r>
      <w:r>
        <w:t xml:space="preserve"> entonces por Ruby </w:t>
      </w:r>
      <w:proofErr w:type="spellStart"/>
      <w:r>
        <w:t>on</w:t>
      </w:r>
      <w:proofErr w:type="spellEnd"/>
      <w:r>
        <w:t xml:space="preserve"> Rail, porque es una tecnología nueva, como se ha dicho, que encima es muy rápida a la hora de desarrollo. En muy poco tiempo se puede pasar de la idea al trabajo terminado, creando complejas aplicaciones con muy poco “</w:t>
      </w:r>
      <w:proofErr w:type="spellStart"/>
      <w:r>
        <w:t>overhead</w:t>
      </w:r>
      <w:proofErr w:type="spellEnd"/>
      <w:r>
        <w:t>".</w:t>
      </w:r>
    </w:p>
    <w:p w14:paraId="4B2D266A" w14:textId="0A22CEF3" w:rsidR="00BC35D0" w:rsidRPr="00EE580E" w:rsidRDefault="002824C5" w:rsidP="00AB5CCC">
      <w:pPr>
        <w:pStyle w:val="Contenidodelmarco"/>
        <w:spacing w:afterLines="120" w:after="288" w:line="360" w:lineRule="auto"/>
      </w:pPr>
      <w:r>
        <w:t xml:space="preserve">La idea principal de este trabajo no ha sido la de tener una aplicación (o plugin en el caso de Moodle) lista para ser </w:t>
      </w:r>
      <w:r w:rsidR="000A7090">
        <w:t>distribuida</w:t>
      </w:r>
      <w:r>
        <w:t>, sino estudiar o investiga como la</w:t>
      </w:r>
      <w:r w:rsidR="000A7090">
        <w:t xml:space="preserve"> informática puede ayudar a la creación (e incluso difusión) de grupos para las actividades colaborativas, o al menos ayudar a generar una radiografía del aula que sirve para crear dichos grupos.</w:t>
      </w:r>
      <w:r w:rsidR="00BC35D0" w:rsidRPr="00EE580E">
        <w:br w:type="page"/>
      </w:r>
    </w:p>
    <w:p w14:paraId="1E279A4F" w14:textId="320A4283" w:rsidR="00BC35D0" w:rsidRPr="00EE580E" w:rsidRDefault="00C44288" w:rsidP="009D3D7E">
      <w:pPr>
        <w:pStyle w:val="Ttulo1Plantilla"/>
      </w:pPr>
      <w:bookmarkStart w:id="740" w:name="_Toc112348078"/>
      <w:bookmarkStart w:id="741" w:name="_Toc112684118"/>
      <w:r>
        <w:lastRenderedPageBreak/>
        <w:t xml:space="preserve">6. </w:t>
      </w:r>
      <w:r w:rsidR="009C39FF" w:rsidRPr="00EE580E">
        <w:t>Conclusiones</w:t>
      </w:r>
      <w:bookmarkEnd w:id="740"/>
      <w:bookmarkEnd w:id="741"/>
    </w:p>
    <w:p w14:paraId="4E626CF3" w14:textId="61384B3E" w:rsidR="001B0D9F" w:rsidRPr="00C44288" w:rsidRDefault="00A0461A" w:rsidP="004A7E69">
      <w:pPr>
        <w:pStyle w:val="Contenidodelmarco"/>
        <w:spacing w:afterLines="120" w:after="288" w:line="360" w:lineRule="auto"/>
      </w:pPr>
      <w:bookmarkStart w:id="742" w:name="_Hlk112346813"/>
      <w:r w:rsidRPr="00C44288">
        <w:t>Se ha diseñado</w:t>
      </w:r>
      <w:r w:rsidR="001B0D9F" w:rsidRPr="00C44288">
        <w:t xml:space="preserve"> una herramienta que permit</w:t>
      </w:r>
      <w:r w:rsidRPr="00C44288">
        <w:t>e</w:t>
      </w:r>
      <w:r w:rsidR="001B0D9F" w:rsidRPr="00C44288">
        <w:t xml:space="preserve"> generar grupos de trabajo teniendo en cuenta las características del alumnado y los objetivos de dicha actividad.</w:t>
      </w:r>
    </w:p>
    <w:p w14:paraId="0C5BAA8E" w14:textId="01CDA285" w:rsidR="001B0D9F" w:rsidRPr="004A7E69" w:rsidRDefault="001B0D9F" w:rsidP="004A7E69">
      <w:pPr>
        <w:pStyle w:val="Contenidodelmarco"/>
        <w:spacing w:afterLines="120" w:after="288" w:line="360" w:lineRule="auto"/>
      </w:pPr>
      <w:r w:rsidRPr="004A7E69">
        <w:t xml:space="preserve">Referente al objetivo principal, se han sentado bases para la realización de los grupos. Se propone una herramienta organizativa para alumnos y profesores, así como la posibilidad de realizar </w:t>
      </w:r>
      <w:proofErr w:type="spellStart"/>
      <w:r w:rsidRPr="004A7E69">
        <w:t>tests</w:t>
      </w:r>
      <w:proofErr w:type="spellEnd"/>
      <w:r w:rsidRPr="004A7E69">
        <w:t xml:space="preserve"> sociométricos y sacar métricas de los alumnos que pertenecen a una clase.</w:t>
      </w:r>
    </w:p>
    <w:p w14:paraId="122FBEEB" w14:textId="306CD1EE" w:rsidR="001B0D9F" w:rsidRPr="004A7E69" w:rsidRDefault="001B0D9F" w:rsidP="004A7E69">
      <w:pPr>
        <w:pStyle w:val="Contenidodelmarco"/>
        <w:spacing w:afterLines="120" w:after="288" w:line="360" w:lineRule="auto"/>
      </w:pPr>
      <w:r w:rsidRPr="004A7E69">
        <w:t xml:space="preserve">Directamente la generación de grupos </w:t>
      </w:r>
      <w:r w:rsidR="0036453C" w:rsidRPr="004A7E69">
        <w:t>aún</w:t>
      </w:r>
      <w:r w:rsidRPr="004A7E69">
        <w:t xml:space="preserve"> no se ha desarrollado, pero indirectamente se ha conseguido implementar un</w:t>
      </w:r>
      <w:r w:rsidR="0036453C" w:rsidRPr="004A7E69">
        <w:t xml:space="preserve"> test sociométrico que da información de cómo está formada la clase, quien es el líder o los lideres, quienes son los marginados o rechazados de la clase, etc.</w:t>
      </w:r>
    </w:p>
    <w:p w14:paraId="4DED2A91" w14:textId="6D5D7114" w:rsidR="0036453C" w:rsidRPr="004A7E69" w:rsidRDefault="0036453C" w:rsidP="004A7E69">
      <w:pPr>
        <w:pStyle w:val="Contenidodelmarco"/>
        <w:spacing w:afterLines="120" w:after="288" w:line="360" w:lineRule="auto"/>
      </w:pPr>
      <w:r w:rsidRPr="004A7E69">
        <w:t>Con esta información el profesor ya se puede hacer una idea del organigrama de la clase y como se ha dicho, si bien la formación de los grupos aun no es automática facilita la vida del profesor, que era otro de los objetivos.</w:t>
      </w:r>
    </w:p>
    <w:p w14:paraId="7540BC72" w14:textId="1B91B7CE" w:rsidR="0036453C" w:rsidRPr="004A7E69" w:rsidRDefault="0036453C" w:rsidP="004A7E69">
      <w:pPr>
        <w:pStyle w:val="Contenidodelmarco"/>
        <w:spacing w:afterLines="120" w:after="288" w:line="360" w:lineRule="auto"/>
      </w:pPr>
      <w:r w:rsidRPr="004A7E69">
        <w:t xml:space="preserve">Como se menciona en el trabajo hay muchas herramientas que ayudan al alumnado en la consecución de sus objetivos, bien sea en </w:t>
      </w:r>
      <w:r w:rsidR="00BB7FE5" w:rsidRPr="004A7E69">
        <w:t>juegos</w:t>
      </w:r>
      <w:r w:rsidRPr="004A7E69">
        <w:t xml:space="preserve">, en sitios web, conocimiento compartido, </w:t>
      </w:r>
      <w:proofErr w:type="spellStart"/>
      <w:r w:rsidRPr="004A7E69">
        <w:t>etc</w:t>
      </w:r>
      <w:proofErr w:type="spellEnd"/>
      <w:r w:rsidRPr="004A7E69">
        <w:t>… pero pocas herramientas hay que sean por y para los profesores. Esta que se plantea en el trabajo viene a ser una alternativa.</w:t>
      </w:r>
    </w:p>
    <w:p w14:paraId="19573C9A" w14:textId="6B3C6F6D" w:rsidR="0046031F" w:rsidRPr="00494308" w:rsidRDefault="003123B8" w:rsidP="003F623C">
      <w:pPr>
        <w:pStyle w:val="Contenidodelmarco"/>
        <w:spacing w:afterLines="120" w:after="288" w:line="360" w:lineRule="auto"/>
        <w:rPr>
          <w:b/>
          <w:bCs/>
        </w:rPr>
      </w:pPr>
      <w:r w:rsidRPr="003F623C">
        <w:t>Se han i</w:t>
      </w:r>
      <w:r w:rsidR="001B0D9F" w:rsidRPr="003F623C">
        <w:t>dentifica</w:t>
      </w:r>
      <w:r w:rsidRPr="003F623C">
        <w:t>do</w:t>
      </w:r>
      <w:r w:rsidR="001B0D9F" w:rsidRPr="003F623C">
        <w:t xml:space="preserve"> las principales herramientas TIC empleadas por los docentes y sus usos</w:t>
      </w:r>
      <w:r w:rsidRPr="003F623C">
        <w:t>.</w:t>
      </w:r>
      <w:r w:rsidR="0036453C" w:rsidRPr="00494308">
        <w:rPr>
          <w:b/>
          <w:bCs/>
        </w:rPr>
        <w:t xml:space="preserve"> </w:t>
      </w:r>
      <w:r w:rsidR="0036453C" w:rsidRPr="00EE580E">
        <w:t xml:space="preserve">Durante el estado de la cuestión se ve un análisis de las herramientas actuales de que disponen los alumnos y los docentes, </w:t>
      </w:r>
      <w:r w:rsidR="00CA1B20" w:rsidRPr="00EE580E">
        <w:t>cuáles</w:t>
      </w:r>
      <w:r w:rsidR="0036453C" w:rsidRPr="00EE580E">
        <w:t xml:space="preserve"> son sus funciones y cuáles son los posibles huecos que aún están por suplir. Lo que se deduce del estudio, es que hay muchas o bastantes herramientas dedicadas a los alumnos y pocas que ayuden de manera organizativa al docente</w:t>
      </w:r>
      <w:r w:rsidR="00494308">
        <w:t>.</w:t>
      </w:r>
    </w:p>
    <w:p w14:paraId="5425CDFA" w14:textId="2E8EA986" w:rsidR="005D3750" w:rsidRPr="00A2001B" w:rsidRDefault="00494308" w:rsidP="003F623C">
      <w:pPr>
        <w:pStyle w:val="Contenidodelmarco"/>
        <w:spacing w:afterLines="120" w:after="288" w:line="360" w:lineRule="auto"/>
        <w:rPr>
          <w:b/>
          <w:bCs/>
        </w:rPr>
      </w:pPr>
      <w:r w:rsidRPr="003F623C">
        <w:t>Además</w:t>
      </w:r>
      <w:r w:rsidR="00C44288">
        <w:t>,</w:t>
      </w:r>
      <w:r w:rsidRPr="003F623C">
        <w:t xml:space="preserve"> </w:t>
      </w:r>
      <w:r w:rsidR="0046031F" w:rsidRPr="003F623C">
        <w:t xml:space="preserve">se han expuesto las diferentes </w:t>
      </w:r>
      <w:r w:rsidR="001B0D9F" w:rsidRPr="003F623C">
        <w:t>características del aprendizaje cooperativo y la formación de grupos</w:t>
      </w:r>
      <w:r w:rsidR="0046031F">
        <w:rPr>
          <w:b/>
          <w:bCs/>
        </w:rPr>
        <w:t>.</w:t>
      </w:r>
      <w:r w:rsidR="005D3750" w:rsidRPr="00494308">
        <w:rPr>
          <w:b/>
          <w:bCs/>
        </w:rPr>
        <w:t xml:space="preserve"> </w:t>
      </w:r>
      <w:r w:rsidR="005D3750" w:rsidRPr="00EE580E">
        <w:t xml:space="preserve">En el apartado de Marco teórico, se puede ver el estudio realizado a tal objetivo. En </w:t>
      </w:r>
      <w:r w:rsidR="001B470B" w:rsidRPr="00EE580E">
        <w:t>él</w:t>
      </w:r>
      <w:r w:rsidR="005D3750" w:rsidRPr="00EE580E">
        <w:t xml:space="preserve"> se muestran las bondades de trabajo colaborativo y el aprendizaje cooperativo. Es un tema en auge y no es para menos, ya que mediante estas nuevas formas de educación se trabajan virtudes </w:t>
      </w:r>
      <w:r w:rsidR="00CA1B20" w:rsidRPr="00EE580E">
        <w:t>más</w:t>
      </w:r>
      <w:r w:rsidR="005D3750" w:rsidRPr="00EE580E">
        <w:t xml:space="preserve"> allá de las puramente intelectuales, valores que van </w:t>
      </w:r>
      <w:r w:rsidR="00CA1B20" w:rsidRPr="00EE580E">
        <w:t>más</w:t>
      </w:r>
      <w:r w:rsidR="005D3750" w:rsidRPr="00EE580E">
        <w:t xml:space="preserve"> allá de los conocimientos. A tal efecto, hay muchas herramientas y trabajos que apoyan y alaban esta forma de educación. Este trabajo pretende aportar, y en cierta manera lo consigue, una ayuda para la consecución y fomento de esta forma de educación.</w:t>
      </w:r>
    </w:p>
    <w:p w14:paraId="24E4E124" w14:textId="6986217D" w:rsidR="00530B5D" w:rsidRPr="00A2001B" w:rsidRDefault="001B470B" w:rsidP="003F623C">
      <w:pPr>
        <w:pStyle w:val="Contenidodelmarco"/>
        <w:spacing w:afterLines="120" w:after="288" w:line="360" w:lineRule="auto"/>
        <w:rPr>
          <w:b/>
          <w:bCs/>
        </w:rPr>
      </w:pPr>
      <w:bookmarkStart w:id="743" w:name="_Hlk111412582"/>
      <w:r w:rsidRPr="003F623C">
        <w:lastRenderedPageBreak/>
        <w:t>Se ha propuesto</w:t>
      </w:r>
      <w:r w:rsidR="005D3750" w:rsidRPr="001B470B">
        <w:t xml:space="preserve"> una herramienta organizativa como base para la docencia del profesor donde poder añadir nuevas funcionalidades bajo demanda</w:t>
      </w:r>
      <w:bookmarkEnd w:id="743"/>
      <w:r w:rsidRPr="003F623C">
        <w:t>.</w:t>
      </w:r>
      <w:r w:rsidR="005D3750" w:rsidRPr="003F623C">
        <w:rPr>
          <w:b/>
          <w:bCs/>
        </w:rPr>
        <w:t xml:space="preserve"> </w:t>
      </w:r>
      <w:r w:rsidR="005D3750" w:rsidRPr="00EE580E">
        <w:t xml:space="preserve">El primer paso para poder hacer cualquier plataforma es facilitar las bases. En este trabajo, la base es una base de datos con el acceso a la misma donde tener de manera organizada los estudiantes, las asignaturas y los profesores. Una vez montado este primer paso, se puede seguir </w:t>
      </w:r>
      <w:r w:rsidR="006F3C24" w:rsidRPr="00EE580E">
        <w:t>trabajando, añadiendo</w:t>
      </w:r>
      <w:r w:rsidR="005D3750" w:rsidRPr="00EE580E">
        <w:t xml:space="preserve"> nuevas funcionalidades. Es por esto que este es un trabajo abierto</w:t>
      </w:r>
      <w:r w:rsidR="00530B5D" w:rsidRPr="00EE580E">
        <w:t>, no acaba aquí, sino que siempre se le pueden añadir nuevas funcionalidades. La base por lo tanto está hecha y con alguna de estas nuevas funcionalidades.</w:t>
      </w:r>
    </w:p>
    <w:p w14:paraId="32C70461" w14:textId="372C8C66" w:rsidR="00530B5D" w:rsidRPr="00A2001B" w:rsidRDefault="001B470B" w:rsidP="003F623C">
      <w:pPr>
        <w:pStyle w:val="Contenidodelmarco"/>
        <w:spacing w:afterLines="120" w:after="288" w:line="360" w:lineRule="auto"/>
        <w:rPr>
          <w:b/>
          <w:bCs/>
        </w:rPr>
      </w:pPr>
      <w:r w:rsidRPr="003F623C">
        <w:t>Se ha realizado apartado</w:t>
      </w:r>
      <w:r w:rsidR="00530B5D" w:rsidRPr="003F623C">
        <w:t xml:space="preserve"> de test sociométricos como ayuda a la generación de grupos</w:t>
      </w:r>
      <w:r w:rsidRPr="003F623C">
        <w:t>.</w:t>
      </w:r>
      <w:r w:rsidR="00530B5D" w:rsidRPr="00494308">
        <w:rPr>
          <w:b/>
          <w:bCs/>
        </w:rPr>
        <w:t xml:space="preserve"> </w:t>
      </w:r>
      <w:r w:rsidR="00530B5D" w:rsidRPr="00EE580E">
        <w:t xml:space="preserve">Una vez sentadas las bases, es el momento de añadir funcionalidades, y la primera que se ha añadido es la de poder realizar </w:t>
      </w:r>
      <w:proofErr w:type="spellStart"/>
      <w:r w:rsidR="00530B5D" w:rsidRPr="00EE580E">
        <w:t>tests</w:t>
      </w:r>
      <w:proofErr w:type="spellEnd"/>
      <w:r w:rsidR="00530B5D" w:rsidRPr="00EE580E">
        <w:t xml:space="preserve"> sociométricos para sacar una representación de la clase. Este objetivo se ha realizado y la plataforma ya permite no solo la gestión de las entidades antes citadas, sino la consecución de unas métricas de popularidad entre los estudiantes gracias a los </w:t>
      </w:r>
      <w:proofErr w:type="spellStart"/>
      <w:r w:rsidR="00530B5D" w:rsidRPr="00EE580E">
        <w:t>tests</w:t>
      </w:r>
      <w:proofErr w:type="spellEnd"/>
      <w:r w:rsidR="00530B5D" w:rsidRPr="00EE580E">
        <w:t xml:space="preserve"> sociométricos.</w:t>
      </w:r>
    </w:p>
    <w:p w14:paraId="23814F2C" w14:textId="7A69C579" w:rsidR="00530B5D" w:rsidRPr="003F623C" w:rsidRDefault="001B470B" w:rsidP="003F623C">
      <w:pPr>
        <w:pStyle w:val="Contenidodelmarco"/>
        <w:spacing w:afterLines="120" w:after="288" w:line="360" w:lineRule="auto"/>
        <w:rPr>
          <w:b/>
          <w:bCs/>
        </w:rPr>
      </w:pPr>
      <w:r w:rsidRPr="003F623C">
        <w:t>Se ha creado</w:t>
      </w:r>
      <w:r w:rsidR="00530B5D" w:rsidRPr="001B470B">
        <w:t xml:space="preserve"> una aplicación sencilla de usar y útil para los profesores para poder hacer grupos según las distintas necesidades docentes</w:t>
      </w:r>
      <w:r w:rsidRPr="003F623C">
        <w:t>.</w:t>
      </w:r>
      <w:r w:rsidR="00530B5D" w:rsidRPr="003F623C">
        <w:rPr>
          <w:b/>
          <w:bCs/>
        </w:rPr>
        <w:t xml:space="preserve"> </w:t>
      </w:r>
      <w:r w:rsidR="00530B5D" w:rsidRPr="00EE580E">
        <w:t xml:space="preserve">Una buena herramienta no lo es, a menos que sea fácil de utilizar. La herramienta es sencilla, pero a la vez intuitiva y enseña todas sus capacidades con pocos </w:t>
      </w:r>
      <w:r w:rsidRPr="00EE580E">
        <w:t>clics</w:t>
      </w:r>
      <w:r w:rsidR="00530B5D" w:rsidRPr="00EE580E">
        <w:t>.</w:t>
      </w:r>
    </w:p>
    <w:p w14:paraId="2C9D9912" w14:textId="77777777" w:rsidR="00530B5D" w:rsidRPr="00A2001B" w:rsidRDefault="00530B5D" w:rsidP="00A2001B">
      <w:pPr>
        <w:pStyle w:val="ListParagraph"/>
        <w:rPr>
          <w:b/>
          <w:bCs/>
        </w:rPr>
      </w:pPr>
    </w:p>
    <w:p w14:paraId="7CA292E4" w14:textId="77777777" w:rsidR="00947B67" w:rsidRPr="00EE580E" w:rsidRDefault="00947B67">
      <w:pPr>
        <w:rPr>
          <w:rFonts w:ascii="Arial" w:eastAsiaTheme="minorEastAsia" w:hAnsi="Arial"/>
          <w:color w:val="808080" w:themeColor="background1" w:themeShade="80"/>
          <w:szCs w:val="24"/>
          <w:lang w:eastAsia="es-ES"/>
        </w:rPr>
      </w:pPr>
      <w:r w:rsidRPr="00EE580E">
        <w:br w:type="page"/>
      </w:r>
    </w:p>
    <w:p w14:paraId="6FB3B283" w14:textId="4EA66458" w:rsidR="00CA1B20" w:rsidRPr="00EE580E" w:rsidRDefault="00C44288" w:rsidP="009D3D7E">
      <w:pPr>
        <w:pStyle w:val="Ttulo1Plantilla"/>
      </w:pPr>
      <w:bookmarkStart w:id="744" w:name="_Toc112179911"/>
      <w:bookmarkStart w:id="745" w:name="_Toc112179988"/>
      <w:bookmarkStart w:id="746" w:name="_Toc112348082"/>
      <w:bookmarkStart w:id="747" w:name="_Toc112179912"/>
      <w:bookmarkStart w:id="748" w:name="_Toc112179989"/>
      <w:bookmarkStart w:id="749" w:name="_Toc112348083"/>
      <w:bookmarkStart w:id="750" w:name="_Toc112179913"/>
      <w:bookmarkStart w:id="751" w:name="_Toc112179990"/>
      <w:bookmarkStart w:id="752" w:name="_Toc112348084"/>
      <w:bookmarkStart w:id="753" w:name="_Toc112684119"/>
      <w:bookmarkStart w:id="754" w:name="_Toc112348085"/>
      <w:bookmarkEnd w:id="742"/>
      <w:bookmarkEnd w:id="744"/>
      <w:bookmarkEnd w:id="745"/>
      <w:bookmarkEnd w:id="746"/>
      <w:bookmarkEnd w:id="747"/>
      <w:bookmarkEnd w:id="748"/>
      <w:bookmarkEnd w:id="749"/>
      <w:bookmarkEnd w:id="750"/>
      <w:bookmarkEnd w:id="751"/>
      <w:bookmarkEnd w:id="752"/>
      <w:r>
        <w:lastRenderedPageBreak/>
        <w:t xml:space="preserve">7. </w:t>
      </w:r>
      <w:r w:rsidR="00CA1B20">
        <w:t>Limitaciones al estudio y prospectiva</w:t>
      </w:r>
      <w:bookmarkEnd w:id="753"/>
    </w:p>
    <w:p w14:paraId="253E9FA3" w14:textId="77777777" w:rsidR="009D3D7E" w:rsidRPr="00EE580E" w:rsidRDefault="009D3D7E" w:rsidP="003F623C">
      <w:pPr>
        <w:pStyle w:val="Ttulo2plantilla"/>
      </w:pPr>
      <w:r w:rsidRPr="00EE580E">
        <w:t>Objetivos no realizados</w:t>
      </w:r>
    </w:p>
    <w:p w14:paraId="6E7EFC1D" w14:textId="77777777" w:rsidR="009D3D7E" w:rsidRPr="00A2001B" w:rsidRDefault="009D3D7E" w:rsidP="009D3D7E">
      <w:pPr>
        <w:pStyle w:val="ListParagraph"/>
        <w:numPr>
          <w:ilvl w:val="0"/>
          <w:numId w:val="25"/>
        </w:numPr>
        <w:spacing w:line="360" w:lineRule="auto"/>
        <w:rPr>
          <w:i/>
          <w:iCs/>
        </w:rPr>
      </w:pPr>
      <w:r w:rsidRPr="00A2001B">
        <w:rPr>
          <w:i/>
          <w:iCs/>
        </w:rPr>
        <w:t xml:space="preserve">Clasificar e identificar características de los alumnos necesarias para la obtención de una clave de rendimiento (Key Performance </w:t>
      </w:r>
      <w:proofErr w:type="spellStart"/>
      <w:r w:rsidRPr="00A2001B">
        <w:rPr>
          <w:i/>
          <w:iCs/>
        </w:rPr>
        <w:t>Indicator</w:t>
      </w:r>
      <w:proofErr w:type="spellEnd"/>
      <w:r w:rsidRPr="00A2001B">
        <w:rPr>
          <w:i/>
          <w:iCs/>
        </w:rPr>
        <w:t>, KPI)</w:t>
      </w:r>
    </w:p>
    <w:p w14:paraId="189AE4D1" w14:textId="77777777" w:rsidR="009D3D7E" w:rsidRPr="00A2001B" w:rsidRDefault="009D3D7E" w:rsidP="009D3D7E">
      <w:pPr>
        <w:pStyle w:val="ListParagraph"/>
        <w:numPr>
          <w:ilvl w:val="0"/>
          <w:numId w:val="25"/>
        </w:numPr>
        <w:spacing w:line="360" w:lineRule="auto"/>
        <w:rPr>
          <w:i/>
          <w:iCs/>
        </w:rPr>
      </w:pPr>
      <w:r w:rsidRPr="00A2001B">
        <w:rPr>
          <w:i/>
          <w:iCs/>
        </w:rPr>
        <w:t>Diseñar una herramienta que permita perfilar e identificar a los alumnos, sacar KPI interesantes para la categorización y la futura segregación en grupos.</w:t>
      </w:r>
    </w:p>
    <w:p w14:paraId="0948D835" w14:textId="77777777" w:rsidR="009D3D7E" w:rsidRPr="00EE580E" w:rsidRDefault="009D3D7E" w:rsidP="009D3D7E">
      <w:pPr>
        <w:pStyle w:val="ListParagraph"/>
        <w:numPr>
          <w:ilvl w:val="0"/>
          <w:numId w:val="25"/>
        </w:numPr>
        <w:spacing w:line="360" w:lineRule="auto"/>
        <w:rPr>
          <w:i/>
          <w:iCs/>
        </w:rPr>
      </w:pPr>
      <w:r w:rsidRPr="00A2001B">
        <w:rPr>
          <w:i/>
          <w:iCs/>
        </w:rPr>
        <w:t>Hacer una base de datos estadística de observaciones para los posibles resultados de cada combinación, esto es, para el grupo X y la actividad Y, las observaciones del profesor fueron Z y la valoración positiva o negativa.</w:t>
      </w:r>
    </w:p>
    <w:p w14:paraId="4A9B1829" w14:textId="77777777" w:rsidR="009D3D7E" w:rsidRPr="00EE580E" w:rsidRDefault="009D3D7E" w:rsidP="009D3D7E">
      <w:pPr>
        <w:pStyle w:val="Contenidodelmarco"/>
        <w:spacing w:afterLines="120" w:after="288"/>
      </w:pPr>
    </w:p>
    <w:p w14:paraId="3AFAAB7F" w14:textId="77777777" w:rsidR="009D3D7E" w:rsidRPr="00EE580E" w:rsidRDefault="009D3D7E" w:rsidP="009D3D7E">
      <w:pPr>
        <w:pStyle w:val="Contenidodelmarco"/>
        <w:spacing w:afterLines="120" w:after="288" w:line="360" w:lineRule="auto"/>
      </w:pPr>
      <w:r w:rsidRPr="00EE580E">
        <w:t>Quedan entonces por realizar estos últimos objetivos. Como se ha dicho en este apartado la aplicación queda abierta a posibles mejoras y las bases están sentadas. Con la organización ya mostrada y las relaciones establecidas es fácil para un futuro terminar estos objetivos.</w:t>
      </w:r>
    </w:p>
    <w:p w14:paraId="3D91EF5E" w14:textId="77777777" w:rsidR="009D3D7E" w:rsidRPr="00EE580E" w:rsidRDefault="009D3D7E" w:rsidP="009D3D7E">
      <w:pPr>
        <w:pStyle w:val="Contenidodelmarco"/>
        <w:spacing w:afterLines="120" w:after="288" w:line="360" w:lineRule="auto"/>
      </w:pPr>
      <w:r w:rsidRPr="00EE580E">
        <w:t>El siguiente paso sería el de elaborar otra entidad “Característica” que aloje las características de los alumnos, identificando a los alumnos por una serie de características y así poder pedir grupos de alumnos que cumplan ciertas características para ciertas actividades.</w:t>
      </w:r>
    </w:p>
    <w:p w14:paraId="2298C6E3" w14:textId="77777777" w:rsidR="009D3D7E" w:rsidRPr="00EE580E" w:rsidRDefault="009D3D7E" w:rsidP="009D3D7E">
      <w:pPr>
        <w:pStyle w:val="Contenidodelmarco"/>
        <w:spacing w:afterLines="120" w:after="288" w:line="360" w:lineRule="auto"/>
      </w:pPr>
      <w:r w:rsidRPr="00EE580E">
        <w:t>Por lo tanto, otra de las entidades a realizar será la entidad “Actividad” donde identificaríamos una actividad y enumeraríamos las “Características” que harán falta para el grupo para realizar esa actividad.</w:t>
      </w:r>
    </w:p>
    <w:p w14:paraId="5A12AEDB" w14:textId="77777777" w:rsidR="009D3D7E" w:rsidRPr="00EE580E" w:rsidRDefault="009D3D7E" w:rsidP="009D3D7E">
      <w:pPr>
        <w:pStyle w:val="Contenidodelmarco"/>
        <w:spacing w:afterLines="120" w:after="288" w:line="360" w:lineRule="auto"/>
      </w:pPr>
      <w:r w:rsidRPr="00EE580E">
        <w:t>Con esta información el sistema ya debería de ser capaz de proponer una serie de grupos para realizar la actividad, atendiendo no solo a los alumnos y sus características, sino también a los resultados del test sociométrico. Adicionalmente se pueden añadir más restricciones, manuales, por encima del test o de las características de los alumnos.</w:t>
      </w:r>
    </w:p>
    <w:p w14:paraId="19CAF0D6" w14:textId="77777777" w:rsidR="009D3D7E" w:rsidRPr="00EE580E" w:rsidRDefault="009D3D7E" w:rsidP="009D3D7E">
      <w:pPr>
        <w:pStyle w:val="Contenidodelmarco"/>
        <w:spacing w:afterLines="120" w:after="288" w:line="360" w:lineRule="auto"/>
      </w:pPr>
      <w:r w:rsidRPr="00EE580E">
        <w:t xml:space="preserve">Por último, también se proponía anotar el resultado de la agrupación, en satisfactorio o no satisfactorio y almacenar estos datos anónimos en una tabla de histórico, que a modo de </w:t>
      </w:r>
      <w:proofErr w:type="spellStart"/>
      <w:r w:rsidRPr="00EE580E">
        <w:t>big</w:t>
      </w:r>
      <w:proofErr w:type="spellEnd"/>
      <w:r w:rsidRPr="00EE580E">
        <w:t xml:space="preserve"> data recoja todas las permutaciones y que en un futuro ayude a estudios a utilizar los datos para machine </w:t>
      </w:r>
      <w:proofErr w:type="spellStart"/>
      <w:r w:rsidRPr="00EE580E">
        <w:t>learning</w:t>
      </w:r>
      <w:proofErr w:type="spellEnd"/>
      <w:r w:rsidRPr="00EE580E">
        <w:t>.</w:t>
      </w:r>
    </w:p>
    <w:p w14:paraId="1985FD17" w14:textId="12351059" w:rsidR="009D3D7E" w:rsidRDefault="009D3D7E" w:rsidP="009D3D7E">
      <w:pPr>
        <w:pStyle w:val="Contenidodelmarco"/>
        <w:spacing w:afterLines="120" w:after="288" w:line="360" w:lineRule="auto"/>
      </w:pPr>
      <w:r w:rsidRPr="00EE580E">
        <w:lastRenderedPageBreak/>
        <w:t>Estos objetivos han quedado fuera por falta de tiempo. Como propuesta de mejora se propone implementarlos en un futuro y dejar la herramienta gratuita para que vaya generando datos.</w:t>
      </w:r>
    </w:p>
    <w:p w14:paraId="18C0D743" w14:textId="5372FFC0" w:rsidR="00AA314A" w:rsidRDefault="00AA314A" w:rsidP="00886E4D">
      <w:pPr>
        <w:pStyle w:val="Ttulo2plantilla"/>
      </w:pPr>
      <w:r>
        <w:t>Líneas de investigación Futuras</w:t>
      </w:r>
    </w:p>
    <w:p w14:paraId="7DCA5CCF" w14:textId="51AABF9C" w:rsidR="00886E4D" w:rsidRDefault="00886E4D" w:rsidP="00886E4D">
      <w:pPr>
        <w:pStyle w:val="Contenidodelmarco"/>
      </w:pPr>
      <w:r>
        <w:t>De los objetivos que han quedado fuera del estudio se muestran a continuación los requisitos a los que se aludía en ellos, quedando como futuras vías de desarrollo del trabajo:</w:t>
      </w:r>
    </w:p>
    <w:p w14:paraId="48603C8A" w14:textId="77777777" w:rsidR="00886E4D" w:rsidRDefault="00886E4D" w:rsidP="003F623C">
      <w:pPr>
        <w:pStyle w:val="Contenidodelmarco"/>
      </w:pPr>
    </w:p>
    <w:p w14:paraId="007DDDE2" w14:textId="700D83B8" w:rsidR="00AA314A" w:rsidRPr="003F623C" w:rsidRDefault="00AA314A" w:rsidP="00AA314A">
      <w:pPr>
        <w:pStyle w:val="Contenidodelmarco"/>
        <w:numPr>
          <w:ilvl w:val="0"/>
          <w:numId w:val="18"/>
        </w:numPr>
        <w:spacing w:afterLines="120" w:after="288" w:line="360" w:lineRule="auto"/>
        <w:rPr>
          <w:rFonts w:eastAsiaTheme="minorHAnsi"/>
        </w:rPr>
      </w:pPr>
      <w:r w:rsidRPr="003F623C">
        <w:rPr>
          <w:rFonts w:eastAsiaTheme="minorHAnsi"/>
          <w:b/>
          <w:bCs/>
        </w:rPr>
        <w:t>Yo como profesor quiero poder modelar las aptitudes de mis estudiantes a fin de poder crear grupos con características específicas para mis actividades</w:t>
      </w:r>
      <w:r w:rsidRPr="003F623C">
        <w:rPr>
          <w:rFonts w:eastAsiaTheme="minorHAnsi"/>
        </w:rPr>
        <w:t xml:space="preserve">: Se espera de este requerimiento que en la página de edición del perfil de un estudiante se muestre una lista a rellenar de aptitudes del estudiantes, aptitudes, características, </w:t>
      </w:r>
      <w:proofErr w:type="spellStart"/>
      <w:r w:rsidRPr="003F623C">
        <w:rPr>
          <w:rFonts w:eastAsiaTheme="minorHAnsi"/>
        </w:rPr>
        <w:t>etc</w:t>
      </w:r>
      <w:proofErr w:type="spellEnd"/>
      <w:r w:rsidRPr="003F623C">
        <w:rPr>
          <w:rFonts w:eastAsiaTheme="minorHAnsi"/>
        </w:rPr>
        <w:t>… (</w:t>
      </w:r>
      <w:proofErr w:type="spellStart"/>
      <w:r w:rsidRPr="003F623C">
        <w:rPr>
          <w:rFonts w:eastAsiaTheme="minorHAnsi"/>
        </w:rPr>
        <w:t>ej</w:t>
      </w:r>
      <w:proofErr w:type="spellEnd"/>
      <w:r w:rsidRPr="003F623C">
        <w:rPr>
          <w:rFonts w:eastAsiaTheme="minorHAnsi"/>
        </w:rPr>
        <w:t>: tímido, extrovertido, elocuente, etc.)</w:t>
      </w:r>
    </w:p>
    <w:p w14:paraId="77B5CEE3" w14:textId="77777777" w:rsidR="00AA314A" w:rsidRPr="003F623C" w:rsidRDefault="00AA314A" w:rsidP="00AA314A">
      <w:pPr>
        <w:pStyle w:val="Contenidodelmarco"/>
        <w:numPr>
          <w:ilvl w:val="0"/>
          <w:numId w:val="18"/>
        </w:numPr>
        <w:spacing w:afterLines="120" w:after="288" w:line="360" w:lineRule="auto"/>
        <w:rPr>
          <w:rFonts w:eastAsiaTheme="minorHAnsi"/>
        </w:rPr>
      </w:pPr>
      <w:r w:rsidRPr="003F623C">
        <w:rPr>
          <w:rFonts w:eastAsiaTheme="minorHAnsi"/>
          <w:b/>
          <w:bCs/>
        </w:rPr>
        <w:t>Yo como profesor quiero poder introducir actividades con los perfiles requeridos para sus grupos en el sistema</w:t>
      </w:r>
      <w:r w:rsidRPr="003F623C">
        <w:rPr>
          <w:rFonts w:eastAsiaTheme="minorHAnsi"/>
        </w:rPr>
        <w:t xml:space="preserve">: Se espera de este requerimiento que el sistema sea capaz de manejar información referente a las necesidades de grupo de una actividad en concreto. Se pretende que el profesor defina actividades y necesidades en una página web definiendo que para una actividad X hace falta 1 extrovertido, 1 líder, 2 matemáticos, </w:t>
      </w:r>
      <w:proofErr w:type="spellStart"/>
      <w:r w:rsidRPr="003F623C">
        <w:rPr>
          <w:rFonts w:eastAsiaTheme="minorHAnsi"/>
        </w:rPr>
        <w:t>etc</w:t>
      </w:r>
      <w:proofErr w:type="spellEnd"/>
      <w:r w:rsidRPr="003F623C">
        <w:rPr>
          <w:rFonts w:eastAsiaTheme="minorHAnsi"/>
        </w:rPr>
        <w:t>…</w:t>
      </w:r>
    </w:p>
    <w:p w14:paraId="14CEC59E" w14:textId="77777777" w:rsidR="00AA314A" w:rsidRPr="003F623C" w:rsidRDefault="00AA314A" w:rsidP="00AA314A">
      <w:pPr>
        <w:pStyle w:val="Contenidodelmarco"/>
        <w:numPr>
          <w:ilvl w:val="0"/>
          <w:numId w:val="18"/>
        </w:numPr>
        <w:spacing w:afterLines="120" w:after="288" w:line="360" w:lineRule="auto"/>
        <w:rPr>
          <w:rFonts w:eastAsiaTheme="minorHAnsi"/>
        </w:rPr>
      </w:pPr>
      <w:r w:rsidRPr="003F623C">
        <w:rPr>
          <w:rFonts w:eastAsiaTheme="minorHAnsi"/>
          <w:b/>
          <w:bCs/>
        </w:rPr>
        <w:t>Yo como profesor y en base a los resultados del test, y de mi propia observación quiero poder definir que alumnos nunca han de coincidir en el mismo grupo</w:t>
      </w:r>
      <w:r w:rsidRPr="003F623C">
        <w:rPr>
          <w:rFonts w:eastAsiaTheme="minorHAnsi"/>
        </w:rPr>
        <w:t>: Se espera de este requerimiento que el sistema sea capaz de mostrar una interfaz donde seleccionar que alumnos no pueden trabajar con que alumnos, para una asignatura concreta.</w:t>
      </w:r>
    </w:p>
    <w:p w14:paraId="5B7FF3AC" w14:textId="186D5957" w:rsidR="00AA314A" w:rsidRPr="003F623C" w:rsidRDefault="00AA314A" w:rsidP="00AA314A">
      <w:pPr>
        <w:pStyle w:val="Contenidodelmarco"/>
        <w:numPr>
          <w:ilvl w:val="0"/>
          <w:numId w:val="18"/>
        </w:numPr>
        <w:spacing w:afterLines="120" w:after="288" w:line="360" w:lineRule="auto"/>
      </w:pPr>
      <w:r w:rsidRPr="003F623C">
        <w:rPr>
          <w:rFonts w:eastAsiaTheme="minorHAnsi"/>
          <w:b/>
          <w:bCs/>
        </w:rPr>
        <w:t xml:space="preserve">El sistema ha de ser capaz de generar grupos aleatorios de X personas atendiendo a los </w:t>
      </w:r>
      <w:proofErr w:type="spellStart"/>
      <w:r w:rsidRPr="003F623C">
        <w:rPr>
          <w:rFonts w:eastAsiaTheme="minorHAnsi"/>
          <w:b/>
          <w:bCs/>
        </w:rPr>
        <w:t>tests</w:t>
      </w:r>
      <w:proofErr w:type="spellEnd"/>
      <w:r w:rsidRPr="003F623C">
        <w:rPr>
          <w:rFonts w:eastAsiaTheme="minorHAnsi"/>
          <w:b/>
          <w:bCs/>
        </w:rPr>
        <w:t xml:space="preserve"> sociométricos y a las restricciones impuestas por el profesor y la actividad</w:t>
      </w:r>
      <w:r w:rsidRPr="003F623C">
        <w:rPr>
          <w:rFonts w:eastAsiaTheme="minorHAnsi"/>
        </w:rPr>
        <w:t>: Se espera de este requerimiento que el sistema sea capaz de generar grupos atendiendo a las restricciones impuestas manualmente por el profesor y a los resultados del test sociométrico.</w:t>
      </w:r>
    </w:p>
    <w:p w14:paraId="7DA30090" w14:textId="77777777" w:rsidR="00AA314A" w:rsidRPr="00EE580E" w:rsidRDefault="00AA314A" w:rsidP="009D3D7E">
      <w:pPr>
        <w:pStyle w:val="Contenidodelmarco"/>
        <w:spacing w:afterLines="120" w:after="288" w:line="360" w:lineRule="auto"/>
      </w:pPr>
    </w:p>
    <w:p w14:paraId="181EC68C" w14:textId="77777777" w:rsidR="00CA1B20" w:rsidRDefault="00CA1B20">
      <w:pPr>
        <w:rPr>
          <w:rFonts w:ascii="Arial" w:eastAsiaTheme="majorEastAsia" w:hAnsi="Arial" w:cs="Arial"/>
          <w:color w:val="C00000"/>
          <w:sz w:val="36"/>
          <w:szCs w:val="32"/>
          <w:lang w:eastAsia="es-ES"/>
        </w:rPr>
      </w:pPr>
      <w:r>
        <w:br w:type="page"/>
      </w:r>
    </w:p>
    <w:p w14:paraId="79315C50" w14:textId="60646C1E" w:rsidR="00BC35D0" w:rsidRPr="00EE580E" w:rsidRDefault="00C44288" w:rsidP="009D3D7E">
      <w:pPr>
        <w:pStyle w:val="Ttulo1Plantilla"/>
      </w:pPr>
      <w:bookmarkStart w:id="755" w:name="_Toc112684120"/>
      <w:r>
        <w:lastRenderedPageBreak/>
        <w:t xml:space="preserve">8. </w:t>
      </w:r>
      <w:r w:rsidR="009C39FF" w:rsidRPr="00EE580E">
        <w:t>Bibliografía</w:t>
      </w:r>
      <w:bookmarkEnd w:id="754"/>
      <w:bookmarkEnd w:id="755"/>
    </w:p>
    <w:p w14:paraId="739A1A06" w14:textId="77777777" w:rsidR="00F16D33" w:rsidRPr="00F16D33" w:rsidRDefault="00F718FD" w:rsidP="00F16D33">
      <w:pPr>
        <w:pStyle w:val="Bibliography"/>
        <w:rPr>
          <w:rFonts w:ascii="Arial" w:hAnsi="Arial" w:cs="Arial"/>
          <w:lang w:val="en-GB"/>
          <w:rPrChange w:id="756" w:author="MIGUEL FUERTES FERNANDEZ" w:date="2022-08-30T21:40:00Z">
            <w:rPr>
              <w:rFonts w:ascii="Arial" w:hAnsi="Arial" w:cs="Arial"/>
            </w:rPr>
          </w:rPrChange>
        </w:rPr>
      </w:pPr>
      <w:r w:rsidRPr="00EE580E">
        <w:fldChar w:fldCharType="begin"/>
      </w:r>
      <w:r w:rsidR="008F3C09" w:rsidRPr="00E11349">
        <w:rPr>
          <w:lang w:val="en-GB"/>
        </w:rPr>
        <w:instrText xml:space="preserve"> ADDIN ZOTERO_BIBL {"uncited":[],"omitted":[],"custom":[]} CSL_BIBLIOGRAPHY </w:instrText>
      </w:r>
      <w:r w:rsidRPr="00EE580E">
        <w:fldChar w:fldCharType="separate"/>
      </w:r>
      <w:r w:rsidR="00F16D33" w:rsidRPr="00E11349">
        <w:rPr>
          <w:rFonts w:ascii="Arial" w:hAnsi="Arial" w:cs="Arial"/>
          <w:lang w:val="en-GB"/>
          <w:rPrChange w:id="757" w:author="MIGUEL FUERTES FERNANDEZ" w:date="2022-09-05T21:28:00Z">
            <w:rPr>
              <w:rFonts w:ascii="Arial" w:hAnsi="Arial" w:cs="Arial"/>
            </w:rPr>
          </w:rPrChange>
        </w:rPr>
        <w:t xml:space="preserve">Forslund, K., y Chiriac, E. H. (2014). </w:t>
      </w:r>
      <w:r w:rsidR="00F16D33" w:rsidRPr="00F16D33">
        <w:rPr>
          <w:rFonts w:ascii="Arial" w:hAnsi="Arial" w:cs="Arial"/>
          <w:lang w:val="en-GB"/>
          <w:rPrChange w:id="758" w:author="MIGUEL FUERTES FERNANDEZ" w:date="2022-08-30T21:40:00Z">
            <w:rPr>
              <w:rFonts w:ascii="Arial" w:hAnsi="Arial" w:cs="Arial"/>
            </w:rPr>
          </w:rPrChange>
        </w:rPr>
        <w:t xml:space="preserve">Group Work Management in the Classroom. </w:t>
      </w:r>
      <w:r w:rsidR="00F16D33" w:rsidRPr="00F16D33">
        <w:rPr>
          <w:rFonts w:ascii="Arial" w:hAnsi="Arial" w:cs="Arial"/>
          <w:i/>
          <w:iCs/>
          <w:lang w:val="en-GB"/>
          <w:rPrChange w:id="759" w:author="MIGUEL FUERTES FERNANDEZ" w:date="2022-08-30T21:40:00Z">
            <w:rPr>
              <w:rFonts w:ascii="Arial" w:hAnsi="Arial" w:cs="Arial"/>
              <w:i/>
              <w:iCs/>
            </w:rPr>
          </w:rPrChange>
        </w:rPr>
        <w:t>Scandinavian Journal of Educational Research</w:t>
      </w:r>
      <w:r w:rsidR="00F16D33" w:rsidRPr="00F16D33">
        <w:rPr>
          <w:rFonts w:ascii="Arial" w:hAnsi="Arial" w:cs="Arial"/>
          <w:lang w:val="en-GB"/>
          <w:rPrChange w:id="760" w:author="MIGUEL FUERTES FERNANDEZ" w:date="2022-08-30T21:40:00Z">
            <w:rPr>
              <w:rFonts w:ascii="Arial" w:hAnsi="Arial" w:cs="Arial"/>
            </w:rPr>
          </w:rPrChange>
        </w:rPr>
        <w:t xml:space="preserve">, </w:t>
      </w:r>
      <w:r w:rsidR="00F16D33" w:rsidRPr="00F16D33">
        <w:rPr>
          <w:rFonts w:ascii="Arial" w:hAnsi="Arial" w:cs="Arial"/>
          <w:i/>
          <w:iCs/>
          <w:lang w:val="en-GB"/>
          <w:rPrChange w:id="761" w:author="MIGUEL FUERTES FERNANDEZ" w:date="2022-08-30T21:40:00Z">
            <w:rPr>
              <w:rFonts w:ascii="Arial" w:hAnsi="Arial" w:cs="Arial"/>
              <w:i/>
              <w:iCs/>
            </w:rPr>
          </w:rPrChange>
        </w:rPr>
        <w:t>58</w:t>
      </w:r>
      <w:r w:rsidR="00F16D33" w:rsidRPr="00F16D33">
        <w:rPr>
          <w:rFonts w:ascii="Arial" w:hAnsi="Arial" w:cs="Arial"/>
          <w:lang w:val="en-GB"/>
          <w:rPrChange w:id="762" w:author="MIGUEL FUERTES FERNANDEZ" w:date="2022-08-30T21:40:00Z">
            <w:rPr>
              <w:rFonts w:ascii="Arial" w:hAnsi="Arial" w:cs="Arial"/>
            </w:rPr>
          </w:rPrChange>
        </w:rPr>
        <w:t>(2), 222-234. https://doi.org/10.1080/00313831.2012.725098</w:t>
      </w:r>
    </w:p>
    <w:p w14:paraId="79E54FB0" w14:textId="77777777" w:rsidR="00F16D33" w:rsidRPr="00F16D33" w:rsidRDefault="00F16D33" w:rsidP="00F16D33">
      <w:pPr>
        <w:pStyle w:val="Bibliography"/>
        <w:rPr>
          <w:rFonts w:ascii="Arial" w:hAnsi="Arial" w:cs="Arial"/>
        </w:rPr>
      </w:pPr>
      <w:r w:rsidRPr="00F16D33">
        <w:rPr>
          <w:rFonts w:ascii="Arial" w:hAnsi="Arial" w:cs="Arial"/>
        </w:rPr>
        <w:t xml:space="preserve">Gámiz, V. M., Torres, N., y Gallego, M. J. (2015). Construcción colaborativa de una e-rúbrica para la autoevaluación formativa en estudios universitarios de pedagogía. </w:t>
      </w:r>
      <w:r w:rsidRPr="00F16D33">
        <w:rPr>
          <w:rFonts w:ascii="Arial" w:hAnsi="Arial" w:cs="Arial"/>
          <w:i/>
          <w:iCs/>
        </w:rPr>
        <w:t>REDU. Revista de Docencia Universitaria</w:t>
      </w:r>
      <w:r w:rsidRPr="00F16D33">
        <w:rPr>
          <w:rFonts w:ascii="Arial" w:hAnsi="Arial" w:cs="Arial"/>
        </w:rPr>
        <w:t xml:space="preserve">, </w:t>
      </w:r>
      <w:r w:rsidRPr="00F16D33">
        <w:rPr>
          <w:rFonts w:ascii="Arial" w:hAnsi="Arial" w:cs="Arial"/>
          <w:i/>
          <w:iCs/>
        </w:rPr>
        <w:t>13</w:t>
      </w:r>
      <w:r w:rsidRPr="00F16D33">
        <w:rPr>
          <w:rFonts w:ascii="Arial" w:hAnsi="Arial" w:cs="Arial"/>
        </w:rPr>
        <w:t>(1), 319. https://doi.org/10.4995/redu.2015.6438</w:t>
      </w:r>
    </w:p>
    <w:p w14:paraId="6D2F0859" w14:textId="77777777" w:rsidR="00F16D33" w:rsidRPr="00F16D33" w:rsidRDefault="00F16D33" w:rsidP="00F16D33">
      <w:pPr>
        <w:pStyle w:val="Bibliography"/>
        <w:rPr>
          <w:rFonts w:ascii="Arial" w:hAnsi="Arial" w:cs="Arial"/>
          <w:lang w:val="en-GB"/>
          <w:rPrChange w:id="763" w:author="MIGUEL FUERTES FERNANDEZ" w:date="2022-08-30T21:40:00Z">
            <w:rPr>
              <w:rFonts w:ascii="Arial" w:hAnsi="Arial" w:cs="Arial"/>
            </w:rPr>
          </w:rPrChange>
        </w:rPr>
      </w:pPr>
      <w:r w:rsidRPr="00F16D33">
        <w:rPr>
          <w:rFonts w:ascii="Arial" w:hAnsi="Arial" w:cs="Arial"/>
        </w:rPr>
        <w:t xml:space="preserve">Grosu, M. (2019). </w:t>
      </w:r>
      <w:r w:rsidRPr="00F16D33">
        <w:rPr>
          <w:rFonts w:ascii="Arial" w:hAnsi="Arial" w:cs="Arial"/>
          <w:lang w:val="en-GB"/>
          <w:rPrChange w:id="764" w:author="MIGUEL FUERTES FERNANDEZ" w:date="2022-08-30T21:40:00Z">
            <w:rPr>
              <w:rFonts w:ascii="Arial" w:hAnsi="Arial" w:cs="Arial"/>
            </w:rPr>
          </w:rPrChange>
        </w:rPr>
        <w:t xml:space="preserve">Sociometric particularities in the social integration of adolescents by practising active forms of tourism. </w:t>
      </w:r>
      <w:r w:rsidRPr="00F16D33">
        <w:rPr>
          <w:rFonts w:ascii="Arial" w:hAnsi="Arial" w:cs="Arial"/>
          <w:i/>
          <w:iCs/>
          <w:lang w:val="en-GB"/>
          <w:rPrChange w:id="765" w:author="MIGUEL FUERTES FERNANDEZ" w:date="2022-08-30T21:40:00Z">
            <w:rPr>
              <w:rFonts w:ascii="Arial" w:hAnsi="Arial" w:cs="Arial"/>
              <w:i/>
              <w:iCs/>
            </w:rPr>
          </w:rPrChange>
        </w:rPr>
        <w:t>The Annals of «Dunarea de Jos» University of Galati Fascicle XV Physical Education and Sport Management</w:t>
      </w:r>
      <w:r w:rsidRPr="00F16D33">
        <w:rPr>
          <w:rFonts w:ascii="Arial" w:hAnsi="Arial" w:cs="Arial"/>
          <w:lang w:val="en-GB"/>
          <w:rPrChange w:id="766" w:author="MIGUEL FUERTES FERNANDEZ" w:date="2022-08-30T21:40:00Z">
            <w:rPr>
              <w:rFonts w:ascii="Arial" w:hAnsi="Arial" w:cs="Arial"/>
            </w:rPr>
          </w:rPrChange>
        </w:rPr>
        <w:t xml:space="preserve">, </w:t>
      </w:r>
      <w:r w:rsidRPr="00F16D33">
        <w:rPr>
          <w:rFonts w:ascii="Arial" w:hAnsi="Arial" w:cs="Arial"/>
          <w:i/>
          <w:iCs/>
          <w:lang w:val="en-GB"/>
          <w:rPrChange w:id="767" w:author="MIGUEL FUERTES FERNANDEZ" w:date="2022-08-30T21:40:00Z">
            <w:rPr>
              <w:rFonts w:ascii="Arial" w:hAnsi="Arial" w:cs="Arial"/>
              <w:i/>
              <w:iCs/>
            </w:rPr>
          </w:rPrChange>
        </w:rPr>
        <w:t>1</w:t>
      </w:r>
      <w:r w:rsidRPr="00F16D33">
        <w:rPr>
          <w:rFonts w:ascii="Arial" w:hAnsi="Arial" w:cs="Arial"/>
          <w:lang w:val="en-GB"/>
          <w:rPrChange w:id="768" w:author="MIGUEL FUERTES FERNANDEZ" w:date="2022-08-30T21:40:00Z">
            <w:rPr>
              <w:rFonts w:ascii="Arial" w:hAnsi="Arial" w:cs="Arial"/>
            </w:rPr>
          </w:rPrChange>
        </w:rPr>
        <w:t>, 26-30. https://doi.org/10.35219/efms.2019.1.05</w:t>
      </w:r>
    </w:p>
    <w:p w14:paraId="40603073" w14:textId="77777777" w:rsidR="00F16D33" w:rsidRPr="00F16D33" w:rsidRDefault="00F16D33" w:rsidP="00F16D33">
      <w:pPr>
        <w:pStyle w:val="Bibliography"/>
        <w:rPr>
          <w:rFonts w:ascii="Arial" w:hAnsi="Arial" w:cs="Arial"/>
          <w:lang w:val="en-GB"/>
          <w:rPrChange w:id="769" w:author="MIGUEL FUERTES FERNANDEZ" w:date="2022-08-30T21:40:00Z">
            <w:rPr>
              <w:rFonts w:ascii="Arial" w:hAnsi="Arial" w:cs="Arial"/>
            </w:rPr>
          </w:rPrChange>
        </w:rPr>
      </w:pPr>
      <w:r w:rsidRPr="00F16D33">
        <w:rPr>
          <w:rFonts w:ascii="Arial" w:hAnsi="Arial" w:cs="Arial"/>
          <w:lang w:val="en-GB"/>
          <w:rPrChange w:id="770" w:author="MIGUEL FUERTES FERNANDEZ" w:date="2022-08-30T21:40:00Z">
            <w:rPr>
              <w:rFonts w:ascii="Arial" w:hAnsi="Arial" w:cs="Arial"/>
            </w:rPr>
          </w:rPrChange>
        </w:rPr>
        <w:t xml:space="preserve">Harianingsih, I., y Jusoh, Z. (2022). A Review of Studies on Cooperative Learning in Language Classroom seen from Students’ attitudes. </w:t>
      </w:r>
      <w:r w:rsidRPr="00F16D33">
        <w:rPr>
          <w:rFonts w:ascii="Arial" w:hAnsi="Arial" w:cs="Arial"/>
          <w:i/>
          <w:iCs/>
          <w:lang w:val="en-GB"/>
          <w:rPrChange w:id="771" w:author="MIGUEL FUERTES FERNANDEZ" w:date="2022-08-30T21:40:00Z">
            <w:rPr>
              <w:rFonts w:ascii="Arial" w:hAnsi="Arial" w:cs="Arial"/>
              <w:i/>
              <w:iCs/>
            </w:rPr>
          </w:rPrChange>
        </w:rPr>
        <w:t>International Journal of English and Applied Linguistics (IJEAL)</w:t>
      </w:r>
      <w:r w:rsidRPr="00F16D33">
        <w:rPr>
          <w:rFonts w:ascii="Arial" w:hAnsi="Arial" w:cs="Arial"/>
          <w:lang w:val="en-GB"/>
          <w:rPrChange w:id="772" w:author="MIGUEL FUERTES FERNANDEZ" w:date="2022-08-30T21:40:00Z">
            <w:rPr>
              <w:rFonts w:ascii="Arial" w:hAnsi="Arial" w:cs="Arial"/>
            </w:rPr>
          </w:rPrChange>
        </w:rPr>
        <w:t xml:space="preserve">, </w:t>
      </w:r>
      <w:r w:rsidRPr="00F16D33">
        <w:rPr>
          <w:rFonts w:ascii="Arial" w:hAnsi="Arial" w:cs="Arial"/>
          <w:i/>
          <w:iCs/>
          <w:lang w:val="en-GB"/>
          <w:rPrChange w:id="773" w:author="MIGUEL FUERTES FERNANDEZ" w:date="2022-08-30T21:40:00Z">
            <w:rPr>
              <w:rFonts w:ascii="Arial" w:hAnsi="Arial" w:cs="Arial"/>
              <w:i/>
              <w:iCs/>
            </w:rPr>
          </w:rPrChange>
        </w:rPr>
        <w:t>2</w:t>
      </w:r>
      <w:r w:rsidRPr="00F16D33">
        <w:rPr>
          <w:rFonts w:ascii="Arial" w:hAnsi="Arial" w:cs="Arial"/>
          <w:lang w:val="en-GB"/>
          <w:rPrChange w:id="774" w:author="MIGUEL FUERTES FERNANDEZ" w:date="2022-08-30T21:40:00Z">
            <w:rPr>
              <w:rFonts w:ascii="Arial" w:hAnsi="Arial" w:cs="Arial"/>
            </w:rPr>
          </w:rPrChange>
        </w:rPr>
        <w:t>(1), 62-74. https://doi.org/10.47709/ijeal.v2i1.1423</w:t>
      </w:r>
    </w:p>
    <w:p w14:paraId="452F77D4" w14:textId="77777777" w:rsidR="00F16D33" w:rsidRPr="00F16D33" w:rsidRDefault="00F16D33" w:rsidP="00F16D33">
      <w:pPr>
        <w:pStyle w:val="Bibliography"/>
        <w:rPr>
          <w:rFonts w:ascii="Arial" w:hAnsi="Arial" w:cs="Arial"/>
        </w:rPr>
      </w:pPr>
      <w:r w:rsidRPr="00F16D33">
        <w:rPr>
          <w:rFonts w:ascii="Arial" w:hAnsi="Arial" w:cs="Arial"/>
        </w:rPr>
        <w:t xml:space="preserve">Herrada, R. I., y Baños, R. (2018). Aprendizaje cooperativo a través de las nuevas tecnologías: Una revisión. </w:t>
      </w:r>
      <w:r w:rsidRPr="00F16D33">
        <w:rPr>
          <w:rFonts w:ascii="Arial" w:hAnsi="Arial" w:cs="Arial"/>
          <w:i/>
          <w:iCs/>
        </w:rPr>
        <w:t>@tic. revista d’innovació educativa</w:t>
      </w:r>
      <w:r w:rsidRPr="00F16D33">
        <w:rPr>
          <w:rFonts w:ascii="Arial" w:hAnsi="Arial" w:cs="Arial"/>
        </w:rPr>
        <w:t xml:space="preserve">, </w:t>
      </w:r>
      <w:r w:rsidRPr="00F16D33">
        <w:rPr>
          <w:rFonts w:ascii="Arial" w:hAnsi="Arial" w:cs="Arial"/>
          <w:i/>
          <w:iCs/>
        </w:rPr>
        <w:t>20</w:t>
      </w:r>
      <w:r w:rsidRPr="00F16D33">
        <w:rPr>
          <w:rFonts w:ascii="Arial" w:hAnsi="Arial" w:cs="Arial"/>
        </w:rPr>
        <w:t>, 16. https://doi.org/10.7203/attic.20.11266</w:t>
      </w:r>
    </w:p>
    <w:p w14:paraId="4914E7DE" w14:textId="77777777" w:rsidR="00F16D33" w:rsidRPr="00F16D33" w:rsidRDefault="00F16D33" w:rsidP="00F16D33">
      <w:pPr>
        <w:pStyle w:val="Bibliography"/>
        <w:rPr>
          <w:rFonts w:ascii="Arial" w:hAnsi="Arial" w:cs="Arial"/>
        </w:rPr>
      </w:pPr>
      <w:r w:rsidRPr="00F16D33">
        <w:rPr>
          <w:rFonts w:ascii="Arial" w:hAnsi="Arial" w:cs="Arial"/>
        </w:rPr>
        <w:t xml:space="preserve">Jiménez, D., Muñoz, P., y Sánchez, F. S. (2021). La Competencia Digital Docente, una revisión sistemática de los modelos más utilizados. </w:t>
      </w:r>
      <w:r w:rsidRPr="00F16D33">
        <w:rPr>
          <w:rFonts w:ascii="Arial" w:hAnsi="Arial" w:cs="Arial"/>
          <w:i/>
          <w:iCs/>
        </w:rPr>
        <w:t>Revista Interuniversitaria de Investigación en Tecnología Educativa</w:t>
      </w:r>
      <w:r w:rsidRPr="00F16D33">
        <w:rPr>
          <w:rFonts w:ascii="Arial" w:hAnsi="Arial" w:cs="Arial"/>
        </w:rPr>
        <w:t>, 105-120. https://doi.org/10.6018/riite.472351</w:t>
      </w:r>
    </w:p>
    <w:p w14:paraId="4210000C" w14:textId="77777777" w:rsidR="00F16D33" w:rsidRPr="00F16D33" w:rsidRDefault="00F16D33" w:rsidP="00F16D33">
      <w:pPr>
        <w:pStyle w:val="Bibliography"/>
        <w:rPr>
          <w:rFonts w:ascii="Arial" w:hAnsi="Arial" w:cs="Arial"/>
          <w:lang w:val="en-GB"/>
          <w:rPrChange w:id="775" w:author="MIGUEL FUERTES FERNANDEZ" w:date="2022-08-30T21:40:00Z">
            <w:rPr>
              <w:rFonts w:ascii="Arial" w:hAnsi="Arial" w:cs="Arial"/>
            </w:rPr>
          </w:rPrChange>
        </w:rPr>
      </w:pPr>
      <w:r w:rsidRPr="00F16D33">
        <w:rPr>
          <w:rFonts w:ascii="Arial" w:hAnsi="Arial" w:cs="Arial"/>
          <w:lang w:val="en-GB"/>
          <w:rPrChange w:id="776" w:author="MIGUEL FUERTES FERNANDEZ" w:date="2022-08-30T21:40:00Z">
            <w:rPr>
              <w:rFonts w:ascii="Arial" w:hAnsi="Arial" w:cs="Arial"/>
            </w:rPr>
          </w:rPrChange>
        </w:rPr>
        <w:t xml:space="preserve">Johnson, D. W., y Johnson, R. T. (1989). Cooperative Learning: What Special Education Teachers Need to Know. </w:t>
      </w:r>
      <w:r w:rsidRPr="00F16D33">
        <w:rPr>
          <w:rFonts w:ascii="Arial" w:hAnsi="Arial" w:cs="Arial"/>
          <w:i/>
          <w:iCs/>
          <w:lang w:val="en-GB"/>
          <w:rPrChange w:id="777" w:author="MIGUEL FUERTES FERNANDEZ" w:date="2022-08-30T21:40:00Z">
            <w:rPr>
              <w:rFonts w:ascii="Arial" w:hAnsi="Arial" w:cs="Arial"/>
              <w:i/>
              <w:iCs/>
            </w:rPr>
          </w:rPrChange>
        </w:rPr>
        <w:t>The Pointer</w:t>
      </w:r>
      <w:r w:rsidRPr="00F16D33">
        <w:rPr>
          <w:rFonts w:ascii="Arial" w:hAnsi="Arial" w:cs="Arial"/>
          <w:lang w:val="en-GB"/>
          <w:rPrChange w:id="778" w:author="MIGUEL FUERTES FERNANDEZ" w:date="2022-08-30T21:40:00Z">
            <w:rPr>
              <w:rFonts w:ascii="Arial" w:hAnsi="Arial" w:cs="Arial"/>
            </w:rPr>
          </w:rPrChange>
        </w:rPr>
        <w:t xml:space="preserve">, </w:t>
      </w:r>
      <w:r w:rsidRPr="00F16D33">
        <w:rPr>
          <w:rFonts w:ascii="Arial" w:hAnsi="Arial" w:cs="Arial"/>
          <w:i/>
          <w:iCs/>
          <w:lang w:val="en-GB"/>
          <w:rPrChange w:id="779" w:author="MIGUEL FUERTES FERNANDEZ" w:date="2022-08-30T21:40:00Z">
            <w:rPr>
              <w:rFonts w:ascii="Arial" w:hAnsi="Arial" w:cs="Arial"/>
              <w:i/>
              <w:iCs/>
            </w:rPr>
          </w:rPrChange>
        </w:rPr>
        <w:t>33</w:t>
      </w:r>
      <w:r w:rsidRPr="00F16D33">
        <w:rPr>
          <w:rFonts w:ascii="Arial" w:hAnsi="Arial" w:cs="Arial"/>
          <w:lang w:val="en-GB"/>
          <w:rPrChange w:id="780" w:author="MIGUEL FUERTES FERNANDEZ" w:date="2022-08-30T21:40:00Z">
            <w:rPr>
              <w:rFonts w:ascii="Arial" w:hAnsi="Arial" w:cs="Arial"/>
            </w:rPr>
          </w:rPrChange>
        </w:rPr>
        <w:t>(2), 5-11. https://doi.org/10.1080/05544246.1989.9945370</w:t>
      </w:r>
    </w:p>
    <w:p w14:paraId="7ADEA260" w14:textId="77777777" w:rsidR="00F16D33" w:rsidRPr="00F16D33" w:rsidRDefault="00F16D33" w:rsidP="00F16D33">
      <w:pPr>
        <w:pStyle w:val="Bibliography"/>
        <w:rPr>
          <w:rFonts w:ascii="Arial" w:hAnsi="Arial" w:cs="Arial"/>
          <w:lang w:val="en-GB"/>
          <w:rPrChange w:id="781" w:author="MIGUEL FUERTES FERNANDEZ" w:date="2022-08-30T21:40:00Z">
            <w:rPr>
              <w:rFonts w:ascii="Arial" w:hAnsi="Arial" w:cs="Arial"/>
            </w:rPr>
          </w:rPrChange>
        </w:rPr>
      </w:pPr>
      <w:r w:rsidRPr="00F16D33">
        <w:rPr>
          <w:rFonts w:ascii="Arial" w:hAnsi="Arial" w:cs="Arial"/>
          <w:lang w:val="en-GB"/>
          <w:rPrChange w:id="782" w:author="MIGUEL FUERTES FERNANDEZ" w:date="2022-08-30T21:40:00Z">
            <w:rPr>
              <w:rFonts w:ascii="Arial" w:hAnsi="Arial" w:cs="Arial"/>
            </w:rPr>
          </w:rPrChange>
        </w:rPr>
        <w:t>LOMLOE, Art. 71 (2020). https://dej-enclave.rae.es/lema/alumnado-con-necesidades-espec%C3%ADficas-de-apoyo-educativo</w:t>
      </w:r>
    </w:p>
    <w:p w14:paraId="4A082ACB" w14:textId="77777777" w:rsidR="00F16D33" w:rsidRPr="00F16D33" w:rsidRDefault="00F16D33" w:rsidP="00F16D33">
      <w:pPr>
        <w:pStyle w:val="Bibliography"/>
        <w:rPr>
          <w:rFonts w:ascii="Arial" w:hAnsi="Arial" w:cs="Arial"/>
          <w:lang w:val="en-GB"/>
          <w:rPrChange w:id="783" w:author="MIGUEL FUERTES FERNANDEZ" w:date="2022-08-30T21:40:00Z">
            <w:rPr>
              <w:rFonts w:ascii="Arial" w:hAnsi="Arial" w:cs="Arial"/>
            </w:rPr>
          </w:rPrChange>
        </w:rPr>
      </w:pPr>
      <w:r w:rsidRPr="00F16D33">
        <w:rPr>
          <w:rFonts w:ascii="Arial" w:hAnsi="Arial" w:cs="Arial"/>
          <w:lang w:val="en-GB"/>
          <w:rPrChange w:id="784" w:author="MIGUEL FUERTES FERNANDEZ" w:date="2022-08-30T21:40:00Z">
            <w:rPr>
              <w:rFonts w:ascii="Arial" w:hAnsi="Arial" w:cs="Arial"/>
            </w:rPr>
          </w:rPrChange>
        </w:rPr>
        <w:lastRenderedPageBreak/>
        <w:t xml:space="preserve">Lynn, C. (2021). Literature Review: Effect of Cooperative Learning on Intrinsic Motivation. </w:t>
      </w:r>
      <w:r w:rsidRPr="00F16D33">
        <w:rPr>
          <w:rFonts w:ascii="Arial" w:hAnsi="Arial" w:cs="Arial"/>
          <w:i/>
          <w:iCs/>
          <w:lang w:val="en-GB"/>
          <w:rPrChange w:id="785" w:author="MIGUEL FUERTES FERNANDEZ" w:date="2022-08-30T21:40:00Z">
            <w:rPr>
              <w:rFonts w:ascii="Arial" w:hAnsi="Arial" w:cs="Arial"/>
              <w:i/>
              <w:iCs/>
            </w:rPr>
          </w:rPrChange>
        </w:rPr>
        <w:t>International Journal of Research and Scientific Innovation</w:t>
      </w:r>
      <w:r w:rsidRPr="00F16D33">
        <w:rPr>
          <w:rFonts w:ascii="Arial" w:hAnsi="Arial" w:cs="Arial"/>
          <w:lang w:val="en-GB"/>
          <w:rPrChange w:id="786" w:author="MIGUEL FUERTES FERNANDEZ" w:date="2022-08-30T21:40:00Z">
            <w:rPr>
              <w:rFonts w:ascii="Arial" w:hAnsi="Arial" w:cs="Arial"/>
            </w:rPr>
          </w:rPrChange>
        </w:rPr>
        <w:t xml:space="preserve">, </w:t>
      </w:r>
      <w:r w:rsidRPr="00F16D33">
        <w:rPr>
          <w:rFonts w:ascii="Arial" w:hAnsi="Arial" w:cs="Arial"/>
          <w:i/>
          <w:iCs/>
          <w:lang w:val="en-GB"/>
          <w:rPrChange w:id="787" w:author="MIGUEL FUERTES FERNANDEZ" w:date="2022-08-30T21:40:00Z">
            <w:rPr>
              <w:rFonts w:ascii="Arial" w:hAnsi="Arial" w:cs="Arial"/>
              <w:i/>
              <w:iCs/>
            </w:rPr>
          </w:rPrChange>
        </w:rPr>
        <w:t>08</w:t>
      </w:r>
      <w:r w:rsidRPr="00F16D33">
        <w:rPr>
          <w:rFonts w:ascii="Arial" w:hAnsi="Arial" w:cs="Arial"/>
          <w:lang w:val="en-GB"/>
          <w:rPrChange w:id="788" w:author="MIGUEL FUERTES FERNANDEZ" w:date="2022-08-30T21:40:00Z">
            <w:rPr>
              <w:rFonts w:ascii="Arial" w:hAnsi="Arial" w:cs="Arial"/>
            </w:rPr>
          </w:rPrChange>
        </w:rPr>
        <w:t>(07), 01-07. https://doi.org/10.51244/IJRSI.2021.8701</w:t>
      </w:r>
    </w:p>
    <w:p w14:paraId="365E9992" w14:textId="77777777" w:rsidR="00F16D33" w:rsidRPr="00F16D33" w:rsidRDefault="00F16D33" w:rsidP="00F16D33">
      <w:pPr>
        <w:pStyle w:val="Bibliography"/>
        <w:rPr>
          <w:rFonts w:ascii="Arial" w:hAnsi="Arial" w:cs="Arial"/>
        </w:rPr>
      </w:pPr>
      <w:r w:rsidRPr="00F16D33">
        <w:rPr>
          <w:rFonts w:ascii="Arial" w:hAnsi="Arial" w:cs="Arial"/>
        </w:rPr>
        <w:t xml:space="preserve">madreshoy.com. (2020). </w:t>
      </w:r>
      <w:r w:rsidRPr="00F16D33">
        <w:rPr>
          <w:rFonts w:ascii="Arial" w:hAnsi="Arial" w:cs="Arial"/>
          <w:i/>
          <w:iCs/>
        </w:rPr>
        <w:t>Aprendizaje Colaborativo</w:t>
      </w:r>
      <w:r w:rsidRPr="00F16D33">
        <w:rPr>
          <w:rFonts w:ascii="Arial" w:hAnsi="Arial" w:cs="Arial"/>
        </w:rPr>
        <w:t>. https://madreshoy.com/wp-content/uploads/2020/07/Aprendizaje_cooperativo.png</w:t>
      </w:r>
    </w:p>
    <w:p w14:paraId="66363820" w14:textId="77777777" w:rsidR="00F16D33" w:rsidRPr="00F16D33" w:rsidRDefault="00F16D33" w:rsidP="00F16D33">
      <w:pPr>
        <w:pStyle w:val="Bibliography"/>
        <w:rPr>
          <w:rFonts w:ascii="Arial" w:hAnsi="Arial" w:cs="Arial"/>
        </w:rPr>
      </w:pPr>
      <w:r w:rsidRPr="00F16D33">
        <w:rPr>
          <w:rFonts w:ascii="Arial" w:hAnsi="Arial" w:cs="Arial"/>
        </w:rPr>
        <w:t xml:space="preserve">Morales, C. F., Reyes, L. X., Medina, M. N., y Villon, A. R. (2019). Competencias digitales en docentes: Desafío de la educación superior. </w:t>
      </w:r>
      <w:r w:rsidRPr="00F16D33">
        <w:rPr>
          <w:rFonts w:ascii="Arial" w:hAnsi="Arial" w:cs="Arial"/>
          <w:i/>
          <w:iCs/>
        </w:rPr>
        <w:t>RECIAMUC</w:t>
      </w:r>
      <w:r w:rsidRPr="00F16D33">
        <w:rPr>
          <w:rFonts w:ascii="Arial" w:hAnsi="Arial" w:cs="Arial"/>
        </w:rPr>
        <w:t xml:space="preserve">, </w:t>
      </w:r>
      <w:r w:rsidRPr="00F16D33">
        <w:rPr>
          <w:rFonts w:ascii="Arial" w:hAnsi="Arial" w:cs="Arial"/>
          <w:i/>
          <w:iCs/>
        </w:rPr>
        <w:t>3</w:t>
      </w:r>
      <w:r w:rsidRPr="00F16D33">
        <w:rPr>
          <w:rFonts w:ascii="Arial" w:hAnsi="Arial" w:cs="Arial"/>
        </w:rPr>
        <w:t>(3), 1006-1034. https://doi.org/10.26820/reciamuc/3.(3).julio.2019.1006-1034</w:t>
      </w:r>
    </w:p>
    <w:p w14:paraId="49140568" w14:textId="77777777" w:rsidR="00F16D33" w:rsidRPr="00F16D33" w:rsidRDefault="00F16D33" w:rsidP="00F16D33">
      <w:pPr>
        <w:pStyle w:val="Bibliography"/>
        <w:rPr>
          <w:rFonts w:ascii="Arial" w:hAnsi="Arial" w:cs="Arial"/>
        </w:rPr>
      </w:pPr>
      <w:r w:rsidRPr="00F16D33">
        <w:rPr>
          <w:rFonts w:ascii="Arial" w:hAnsi="Arial" w:cs="Arial"/>
        </w:rPr>
        <w:t xml:space="preserve">Morrisey. (2007). </w:t>
      </w:r>
      <w:r w:rsidRPr="00F16D33">
        <w:rPr>
          <w:rFonts w:ascii="Arial" w:hAnsi="Arial" w:cs="Arial"/>
          <w:i/>
          <w:iCs/>
        </w:rPr>
        <w:t>El uso de TIC en la enseñanza y el aprendizaje. Cuestiones y desafíos</w:t>
      </w:r>
      <w:r w:rsidRPr="00F16D33">
        <w:rPr>
          <w:rFonts w:ascii="Arial" w:hAnsi="Arial" w:cs="Arial"/>
        </w:rPr>
        <w:t>.</w:t>
      </w:r>
    </w:p>
    <w:p w14:paraId="20204232" w14:textId="77777777" w:rsidR="00F16D33" w:rsidRPr="00F16D33" w:rsidRDefault="00F16D33" w:rsidP="00F16D33">
      <w:pPr>
        <w:pStyle w:val="Bibliography"/>
        <w:rPr>
          <w:rFonts w:ascii="Arial" w:hAnsi="Arial" w:cs="Arial"/>
          <w:lang w:val="en-GB"/>
          <w:rPrChange w:id="789" w:author="MIGUEL FUERTES FERNANDEZ" w:date="2022-08-30T21:40:00Z">
            <w:rPr>
              <w:rFonts w:ascii="Arial" w:hAnsi="Arial" w:cs="Arial"/>
            </w:rPr>
          </w:rPrChange>
        </w:rPr>
      </w:pPr>
      <w:r w:rsidRPr="00F16D33">
        <w:rPr>
          <w:rFonts w:ascii="Arial" w:hAnsi="Arial" w:cs="Arial"/>
        </w:rPr>
        <w:t xml:space="preserve">Pertegal, M. L., y Lorenzo, G. (2019). Gamificación en el aula a través de las TIC. </w:t>
      </w:r>
      <w:r w:rsidRPr="00F16D33">
        <w:rPr>
          <w:rFonts w:ascii="Arial" w:hAnsi="Arial" w:cs="Arial"/>
          <w:i/>
          <w:iCs/>
          <w:lang w:val="en-GB"/>
          <w:rPrChange w:id="790" w:author="MIGUEL FUERTES FERNANDEZ" w:date="2022-08-30T21:40:00Z">
            <w:rPr>
              <w:rFonts w:ascii="Arial" w:hAnsi="Arial" w:cs="Arial"/>
              <w:i/>
              <w:iCs/>
            </w:rPr>
          </w:rPrChange>
        </w:rPr>
        <w:t>International Journal of Developmental and Educational Psychology. Revista INFAD de Psicología.</w:t>
      </w:r>
      <w:r w:rsidRPr="00F16D33">
        <w:rPr>
          <w:rFonts w:ascii="Arial" w:hAnsi="Arial" w:cs="Arial"/>
          <w:lang w:val="en-GB"/>
          <w:rPrChange w:id="791" w:author="MIGUEL FUERTES FERNANDEZ" w:date="2022-08-30T21:40:00Z">
            <w:rPr>
              <w:rFonts w:ascii="Arial" w:hAnsi="Arial" w:cs="Arial"/>
            </w:rPr>
          </w:rPrChange>
        </w:rPr>
        <w:t xml:space="preserve">, </w:t>
      </w:r>
      <w:r w:rsidRPr="00F16D33">
        <w:rPr>
          <w:rFonts w:ascii="Arial" w:hAnsi="Arial" w:cs="Arial"/>
          <w:i/>
          <w:iCs/>
          <w:lang w:val="en-GB"/>
          <w:rPrChange w:id="792" w:author="MIGUEL FUERTES FERNANDEZ" w:date="2022-08-30T21:40:00Z">
            <w:rPr>
              <w:rFonts w:ascii="Arial" w:hAnsi="Arial" w:cs="Arial"/>
              <w:i/>
              <w:iCs/>
            </w:rPr>
          </w:rPrChange>
        </w:rPr>
        <w:t>3</w:t>
      </w:r>
      <w:r w:rsidRPr="00F16D33">
        <w:rPr>
          <w:rFonts w:ascii="Arial" w:hAnsi="Arial" w:cs="Arial"/>
          <w:lang w:val="en-GB"/>
          <w:rPrChange w:id="793" w:author="MIGUEL FUERTES FERNANDEZ" w:date="2022-08-30T21:40:00Z">
            <w:rPr>
              <w:rFonts w:ascii="Arial" w:hAnsi="Arial" w:cs="Arial"/>
            </w:rPr>
          </w:rPrChange>
        </w:rPr>
        <w:t>(1), 553. https://doi.org/10.17060/ijodaep.2019.n1.v3.1535</w:t>
      </w:r>
    </w:p>
    <w:p w14:paraId="109842B9" w14:textId="77777777" w:rsidR="00F16D33" w:rsidRPr="00F16D33" w:rsidRDefault="00F16D33" w:rsidP="00F16D33">
      <w:pPr>
        <w:pStyle w:val="Bibliography"/>
        <w:rPr>
          <w:rFonts w:ascii="Arial" w:hAnsi="Arial" w:cs="Arial"/>
        </w:rPr>
      </w:pPr>
      <w:r w:rsidRPr="00F16D33">
        <w:rPr>
          <w:rFonts w:ascii="Arial" w:hAnsi="Arial" w:cs="Arial"/>
        </w:rPr>
        <w:t xml:space="preserve">Prieto, F. P. (2017). </w:t>
      </w:r>
      <w:r w:rsidRPr="00F16D33">
        <w:rPr>
          <w:rFonts w:ascii="Arial" w:hAnsi="Arial" w:cs="Arial"/>
          <w:i/>
          <w:iCs/>
        </w:rPr>
        <w:t>Experiencia de gamificación TIC para el aula</w:t>
      </w:r>
      <w:r w:rsidRPr="00F16D33">
        <w:rPr>
          <w:rFonts w:ascii="Arial" w:hAnsi="Arial" w:cs="Arial"/>
        </w:rPr>
        <w:t>. 6.</w:t>
      </w:r>
    </w:p>
    <w:p w14:paraId="3C445C6B" w14:textId="77777777" w:rsidR="00F16D33" w:rsidRPr="00F16D33" w:rsidRDefault="00F16D33" w:rsidP="00F16D33">
      <w:pPr>
        <w:pStyle w:val="Bibliography"/>
        <w:rPr>
          <w:rFonts w:ascii="Arial" w:hAnsi="Arial" w:cs="Arial"/>
        </w:rPr>
      </w:pPr>
      <w:r w:rsidRPr="00F16D33">
        <w:rPr>
          <w:rFonts w:ascii="Arial" w:hAnsi="Arial" w:cs="Arial"/>
        </w:rPr>
        <w:t xml:space="preserve">Universidad de Jaén. (2022). </w:t>
      </w:r>
      <w:r w:rsidRPr="00F16D33">
        <w:rPr>
          <w:rFonts w:ascii="Arial" w:hAnsi="Arial" w:cs="Arial"/>
          <w:i/>
          <w:iCs/>
        </w:rPr>
        <w:t>Sociograma</w:t>
      </w:r>
      <w:r w:rsidRPr="00F16D33">
        <w:rPr>
          <w:rFonts w:ascii="Arial" w:hAnsi="Arial" w:cs="Arial"/>
        </w:rPr>
        <w:t>. https://fachum.ujaen.es/sites/centro_fachum/files/uploads/Presentaci%C3%B3n_Sociograma.pdf</w:t>
      </w:r>
    </w:p>
    <w:p w14:paraId="259A4AF7" w14:textId="77777777" w:rsidR="00F16D33" w:rsidRPr="00F16D33" w:rsidRDefault="00F16D33" w:rsidP="00F16D33">
      <w:pPr>
        <w:pStyle w:val="Bibliography"/>
        <w:rPr>
          <w:rFonts w:ascii="Arial" w:hAnsi="Arial" w:cs="Arial"/>
        </w:rPr>
      </w:pPr>
      <w:r w:rsidRPr="00F16D33">
        <w:rPr>
          <w:rFonts w:ascii="Arial" w:hAnsi="Arial" w:cs="Arial"/>
        </w:rPr>
        <w:t xml:space="preserve">Victoria, C. (2020). Herramientas TIC para la gamificación en Educación Física. </w:t>
      </w:r>
      <w:r w:rsidRPr="00F16D33">
        <w:rPr>
          <w:rFonts w:ascii="Arial" w:hAnsi="Arial" w:cs="Arial"/>
          <w:i/>
          <w:iCs/>
        </w:rPr>
        <w:t>Edutec. Revista Electrónica de Tecnología Educativa</w:t>
      </w:r>
      <w:r w:rsidRPr="00F16D33">
        <w:rPr>
          <w:rFonts w:ascii="Arial" w:hAnsi="Arial" w:cs="Arial"/>
        </w:rPr>
        <w:t xml:space="preserve">, </w:t>
      </w:r>
      <w:r w:rsidRPr="00F16D33">
        <w:rPr>
          <w:rFonts w:ascii="Arial" w:hAnsi="Arial" w:cs="Arial"/>
          <w:i/>
          <w:iCs/>
        </w:rPr>
        <w:t>71</w:t>
      </w:r>
      <w:r w:rsidRPr="00F16D33">
        <w:rPr>
          <w:rFonts w:ascii="Arial" w:hAnsi="Arial" w:cs="Arial"/>
        </w:rPr>
        <w:t>, 67-83. https://doi.org/10.21556/edutec.2020.71.1453</w:t>
      </w:r>
    </w:p>
    <w:p w14:paraId="1EF8BE07" w14:textId="22526E74" w:rsidR="00BB364B" w:rsidRPr="00BD62BD" w:rsidRDefault="00F718FD" w:rsidP="00F718FD">
      <w:pPr>
        <w:spacing w:afterLines="120" w:after="288" w:line="360" w:lineRule="auto"/>
        <w:rPr>
          <w:rFonts w:ascii="Arial" w:hAnsi="Arial" w:cs="Arial"/>
        </w:rPr>
      </w:pPr>
      <w:r w:rsidRPr="00EE580E">
        <w:rPr>
          <w:rFonts w:ascii="Arial" w:hAnsi="Arial" w:cs="Arial"/>
        </w:rPr>
        <w:fldChar w:fldCharType="end"/>
      </w:r>
    </w:p>
    <w:sectPr w:rsidR="00BB364B" w:rsidRPr="00BD62BD" w:rsidSect="00CF7A5E">
      <w:footerReference w:type="default" r:id="rId38"/>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3" w:author="Usuario de Microsoft Office" w:date="2022-08-30T10:40:00Z" w:initials="Office">
    <w:p w14:paraId="68BBF03A" w14:textId="4CCCEF1C" w:rsidR="003F623C" w:rsidRDefault="003F623C">
      <w:pPr>
        <w:pStyle w:val="CommentText"/>
      </w:pPr>
      <w:r>
        <w:rPr>
          <w:rStyle w:val="CommentReference"/>
        </w:rPr>
        <w:annotationRef/>
      </w:r>
      <w:r>
        <w:t>Tendrías que cambiarlo, solo se pone el primer apellido:</w:t>
      </w:r>
    </w:p>
    <w:p w14:paraId="37EA3B83" w14:textId="7F786720" w:rsidR="003F623C" w:rsidRDefault="003F623C">
      <w:pPr>
        <w:pStyle w:val="CommentText"/>
      </w:pPr>
      <w:r>
        <w:t>(Pertegal y Lorenzo, 2019)</w:t>
      </w:r>
    </w:p>
  </w:comment>
  <w:comment w:id="544" w:author="Usuario de Microsoft Office" w:date="2022-08-30T10:41:00Z" w:initials="Office">
    <w:p w14:paraId="6CFDE501" w14:textId="0B013828" w:rsidR="003F623C" w:rsidRDefault="003F623C">
      <w:pPr>
        <w:pStyle w:val="CommentText"/>
      </w:pPr>
      <w:r>
        <w:rPr>
          <w:rStyle w:val="CommentReference"/>
        </w:rPr>
        <w:annotationRef/>
      </w:r>
      <w:r>
        <w:t>Cambiarlo por (Victoria, 2020)</w:t>
      </w:r>
    </w:p>
  </w:comment>
  <w:comment w:id="559" w:author="Usuario de Microsoft Office" w:date="2022-08-30T10:42:00Z" w:initials="Office">
    <w:p w14:paraId="48D41A31" w14:textId="6AAB44B3" w:rsidR="003F623C" w:rsidRDefault="003F623C">
      <w:pPr>
        <w:pStyle w:val="CommentText"/>
      </w:pPr>
      <w:r>
        <w:rPr>
          <w:rStyle w:val="CommentReference"/>
        </w:rPr>
        <w:annotationRef/>
      </w:r>
      <w:r>
        <w:t>En este caso sería:</w:t>
      </w:r>
    </w:p>
    <w:p w14:paraId="477777CB" w14:textId="2408B4D6" w:rsidR="003F623C" w:rsidRDefault="003F623C">
      <w:pPr>
        <w:pStyle w:val="CommentText"/>
      </w:pPr>
      <w:r>
        <w:t>Fuente: Victoria (2020)</w:t>
      </w:r>
    </w:p>
  </w:comment>
  <w:comment w:id="562" w:author="Usuario de Microsoft Office" w:date="2022-08-30T10:42:00Z" w:initials="Office">
    <w:p w14:paraId="7D0E42D7" w14:textId="2446228C" w:rsidR="003F623C" w:rsidRDefault="003F623C">
      <w:pPr>
        <w:pStyle w:val="CommentText"/>
      </w:pPr>
      <w:r>
        <w:rPr>
          <w:rStyle w:val="CommentReference"/>
        </w:rPr>
        <w:annotationRef/>
      </w:r>
      <w:r>
        <w:t>Cambiarlo por (Gámiz et al., 2015)</w:t>
      </w:r>
    </w:p>
  </w:comment>
  <w:comment w:id="565" w:author="Usuario de Microsoft Office" w:date="2022-08-30T10:43:00Z" w:initials="Office">
    <w:p w14:paraId="31A82901" w14:textId="0EFDE8F0" w:rsidR="003F623C" w:rsidRDefault="003F623C">
      <w:pPr>
        <w:pStyle w:val="CommentText"/>
      </w:pPr>
      <w:r>
        <w:rPr>
          <w:rStyle w:val="CommentReference"/>
        </w:rPr>
        <w:annotationRef/>
      </w:r>
      <w:r>
        <w:t>Cambio a Morales et al., 2019</w:t>
      </w:r>
    </w:p>
  </w:comment>
  <w:comment w:id="566" w:author="MIGUEL FUERTES FERNANDEZ" w:date="2022-08-30T18:19:00Z" w:initials="MFF">
    <w:p w14:paraId="76923D0C" w14:textId="630A9FD1" w:rsidR="004A7E69" w:rsidRDefault="004A7E69">
      <w:pPr>
        <w:pStyle w:val="CommentText"/>
      </w:pPr>
      <w:r>
        <w:rPr>
          <w:rStyle w:val="CommentReference"/>
        </w:rPr>
        <w:annotationRef/>
      </w:r>
      <w:r>
        <w:t>Por que?</w:t>
      </w:r>
    </w:p>
  </w:comment>
  <w:comment w:id="568" w:author="Usuario de Microsoft Office" w:date="2022-08-30T10:43:00Z" w:initials="Office">
    <w:p w14:paraId="3DDDF25D" w14:textId="6AFBEEC9" w:rsidR="003F623C" w:rsidRDefault="003F623C">
      <w:pPr>
        <w:pStyle w:val="CommentText"/>
      </w:pPr>
      <w:r>
        <w:rPr>
          <w:rStyle w:val="CommentReference"/>
        </w:rPr>
        <w:annotationRef/>
      </w:r>
      <w:r>
        <w:t>Fuente: Herrada y Baños (2018)</w:t>
      </w:r>
    </w:p>
  </w:comment>
  <w:comment w:id="571" w:author="Usuario de Microsoft Office" w:date="2022-08-30T10:43:00Z" w:initials="Office">
    <w:p w14:paraId="5E04881C" w14:textId="09930DEF" w:rsidR="003F623C" w:rsidRDefault="003F623C">
      <w:pPr>
        <w:pStyle w:val="CommentText"/>
      </w:pPr>
      <w:r>
        <w:rPr>
          <w:rStyle w:val="CommentReference"/>
        </w:rPr>
        <w:annotationRef/>
      </w:r>
      <w:r>
        <w:t>Cambio a (Jiménez et al, 2021)</w:t>
      </w:r>
    </w:p>
  </w:comment>
  <w:comment w:id="576" w:author="Usuario de Microsoft Office" w:date="2022-07-07T20:31:00Z" w:initials="Office">
    <w:p w14:paraId="4F42D6E1" w14:textId="34A4CC55" w:rsidR="003F623C" w:rsidRDefault="003F623C">
      <w:pPr>
        <w:pStyle w:val="CommentText"/>
      </w:pPr>
      <w:r>
        <w:rPr>
          <w:rStyle w:val="CommentReference"/>
        </w:rPr>
        <w:annotationRef/>
      </w:r>
      <w:r>
        <w:t>Sigue el formato de subtítulos de la plantilla Nebrija</w:t>
      </w:r>
    </w:p>
  </w:comment>
  <w:comment w:id="577" w:author="MIGUEL FUERTES FERNANDEZ" w:date="2022-08-23T20:27:00Z" w:initials="MFF">
    <w:p w14:paraId="175999DD" w14:textId="78E73A8A" w:rsidR="003F623C" w:rsidRDefault="003F623C">
      <w:pPr>
        <w:pStyle w:val="CommentText"/>
      </w:pPr>
      <w:r>
        <w:rPr>
          <w:rStyle w:val="CommentReference"/>
        </w:rPr>
        <w:annotationRef/>
      </w:r>
      <w:r>
        <w:t>Esto es titulo dos, según la plantilla que nos pasaste</w:t>
      </w:r>
    </w:p>
  </w:comment>
  <w:comment w:id="586" w:author="Usuario de Microsoft Office" w:date="2022-08-29T14:06:00Z" w:initials="Office">
    <w:p w14:paraId="197934DD" w14:textId="109C1D6B" w:rsidR="003F623C" w:rsidRDefault="003F623C">
      <w:pPr>
        <w:pStyle w:val="CommentText"/>
      </w:pPr>
      <w:r>
        <w:rPr>
          <w:rStyle w:val="CommentReference"/>
        </w:rPr>
        <w:annotationRef/>
      </w:r>
      <w:r>
        <w:t>Si son dos personas, citas a los dos cuando hablan de algo, revisa el resto del documento al respecto.</w:t>
      </w:r>
    </w:p>
  </w:comment>
  <w:comment w:id="587" w:author="Usuario de Microsoft Office" w:date="2022-08-29T14:06:00Z" w:initials="Office">
    <w:p w14:paraId="50215010" w14:textId="63E2DB1E" w:rsidR="003F623C" w:rsidRDefault="003F623C">
      <w:pPr>
        <w:pStyle w:val="CommentText"/>
      </w:pPr>
      <w:r>
        <w:rPr>
          <w:rStyle w:val="CommentReference"/>
        </w:rPr>
        <w:annotationRef/>
      </w:r>
      <w:r>
        <w:t>Solamente el primer apellido, revisa el resto del documento al respecto</w:t>
      </w:r>
    </w:p>
  </w:comment>
  <w:comment w:id="588" w:author="MIGUEL FUERTES FERNANDEZ" w:date="2022-08-29T18:47:00Z" w:initials="MFF">
    <w:p w14:paraId="0E0D0A20" w14:textId="7275406F" w:rsidR="003F623C" w:rsidRDefault="003F623C">
      <w:pPr>
        <w:pStyle w:val="CommentText"/>
      </w:pPr>
      <w:r>
        <w:rPr>
          <w:rStyle w:val="CommentReference"/>
        </w:rPr>
        <w:annotationRef/>
      </w:r>
      <w:r>
        <w:t>Las mete así zotero</w:t>
      </w:r>
    </w:p>
  </w:comment>
  <w:comment w:id="589" w:author="Usuario de Microsoft Office" w:date="2022-08-30T10:44:00Z" w:initials="Office">
    <w:p w14:paraId="698A302F" w14:textId="690CDBBA" w:rsidR="003F623C" w:rsidRDefault="003F623C">
      <w:pPr>
        <w:pStyle w:val="CommentText"/>
      </w:pPr>
      <w:r>
        <w:rPr>
          <w:rStyle w:val="CommentReference"/>
        </w:rPr>
        <w:annotationRef/>
      </w:r>
      <w:r>
        <w:t>Pues Zotero se equivoca…</w:t>
      </w:r>
    </w:p>
  </w:comment>
  <w:comment w:id="591" w:author="MIGUEL FUERTES FERNANDEZ" w:date="2022-08-23T20:29:00Z" w:initials="MFF">
    <w:p w14:paraId="7B759558" w14:textId="4814EFCA" w:rsidR="003F623C" w:rsidRDefault="003F623C">
      <w:pPr>
        <w:pStyle w:val="CommentText"/>
      </w:pPr>
      <w:r>
        <w:rPr>
          <w:rStyle w:val="CommentReference"/>
        </w:rPr>
        <w:annotationRef/>
      </w:r>
      <w:r>
        <w:t>¿Cómo digo que todo este párrafo lo dijeron estas dos personas?</w:t>
      </w:r>
    </w:p>
  </w:comment>
  <w:comment w:id="592" w:author="Usuario de Microsoft Office" w:date="2022-08-29T14:07:00Z" w:initials="Office">
    <w:p w14:paraId="31D5AF23" w14:textId="00DC7ECE" w:rsidR="003F623C" w:rsidRDefault="003F623C">
      <w:pPr>
        <w:pStyle w:val="CommentText"/>
      </w:pPr>
      <w:r>
        <w:rPr>
          <w:rStyle w:val="CommentReference"/>
        </w:rPr>
        <w:annotationRef/>
      </w:r>
      <w:r>
        <w:t>Así está bien</w:t>
      </w:r>
    </w:p>
  </w:comment>
  <w:comment w:id="596" w:author="MIGUEL FUERTES FERNANDEZ" w:date="2022-08-23T20:31:00Z" w:initials="MFF">
    <w:p w14:paraId="146D0948" w14:textId="65F5479E" w:rsidR="003F623C" w:rsidRDefault="003F623C">
      <w:pPr>
        <w:pStyle w:val="CommentText"/>
      </w:pPr>
      <w:r>
        <w:rPr>
          <w:rStyle w:val="CommentReference"/>
        </w:rPr>
        <w:annotationRef/>
      </w:r>
      <w:r>
        <w:t>Lo mismo, para estos apartados tan grandes, se que las ideas las dijeron estos dos, pero no se concretar mas.</w:t>
      </w:r>
    </w:p>
  </w:comment>
  <w:comment w:id="692" w:author="MIGUEL FUERTES FERNANDEZ" w:date="2022-08-22T20:53:00Z" w:initials="MFF">
    <w:p w14:paraId="79EC0679" w14:textId="6D2DDDBC" w:rsidR="003F623C" w:rsidRDefault="003F623C">
      <w:pPr>
        <w:pStyle w:val="CommentText"/>
      </w:pPr>
      <w:r>
        <w:rPr>
          <w:rStyle w:val="CommentReference"/>
        </w:rPr>
        <w:annotationRef/>
      </w:r>
      <w:r>
        <w:t>¿Cómo puedo decir que de aquí en adelante es todo de la universidad de Jaén?</w:t>
      </w:r>
    </w:p>
  </w:comment>
  <w:comment w:id="693" w:author="Usuario de Microsoft Office" w:date="2022-08-29T14:23:00Z" w:initials="Office">
    <w:p w14:paraId="701723A4" w14:textId="16D0C3BB" w:rsidR="003F623C" w:rsidRDefault="003F623C">
      <w:pPr>
        <w:pStyle w:val="CommentText"/>
      </w:pPr>
      <w:r>
        <w:rPr>
          <w:rStyle w:val="CommentReference"/>
        </w:rPr>
        <w:annotationRef/>
      </w:r>
      <w:r>
        <w:t>No encuentro la referencia en la bibliografía… ¿es Levy (1934)? Voy a ponerte según Levy (1934), asegúrate que viene la referencia en la bibliografía. Si no fuera esta, cámbiala manteniendo la forma que indico.</w:t>
      </w:r>
    </w:p>
  </w:comment>
  <w:comment w:id="694" w:author="MIGUEL FUERTES FERNANDEZ" w:date="2022-08-29T21:44:00Z" w:initials="MFF">
    <w:p w14:paraId="188ED359" w14:textId="2B0E4B7E" w:rsidR="003F623C" w:rsidRDefault="003F623C">
      <w:pPr>
        <w:pStyle w:val="CommentText"/>
      </w:pPr>
      <w:r>
        <w:rPr>
          <w:rStyle w:val="CommentReference"/>
        </w:rPr>
        <w:annotationRef/>
      </w:r>
      <w:r w:rsidRPr="00A159A3">
        <w:t>https://fachum.ujaen.es/sites/centro_fachum/files/uploads/Presentaci%C3%B3n_Sociograma.pdf</w:t>
      </w:r>
    </w:p>
  </w:comment>
  <w:comment w:id="695" w:author="Usuario de Microsoft Office" w:date="2022-08-30T10:46:00Z" w:initials="Office">
    <w:p w14:paraId="65405C53" w14:textId="38122B70" w:rsidR="004361FD" w:rsidRDefault="004361FD">
      <w:pPr>
        <w:pStyle w:val="CommentText"/>
      </w:pPr>
      <w:r>
        <w:rPr>
          <w:rStyle w:val="CommentReference"/>
        </w:rPr>
        <w:annotationRef/>
      </w:r>
      <w:r>
        <w:t xml:space="preserve">Entonces es referencia a web, </w:t>
      </w:r>
      <w:r w:rsidR="00C44288">
        <w:t>para ello APA dice:</w:t>
      </w:r>
    </w:p>
    <w:p w14:paraId="7BBDC437" w14:textId="77777777" w:rsidR="00C44288" w:rsidRDefault="00C44288" w:rsidP="00C44288">
      <w:pPr>
        <w:spacing w:after="0" w:line="240" w:lineRule="auto"/>
        <w:rPr>
          <w:rFonts w:ascii="Helvetica" w:hAnsi="Helvetica" w:cs="Times New Roman"/>
          <w:sz w:val="17"/>
          <w:szCs w:val="17"/>
          <w:lang w:eastAsia="es-ES_tradnl"/>
        </w:rPr>
      </w:pPr>
    </w:p>
    <w:p w14:paraId="3A1D5DCE" w14:textId="77777777" w:rsidR="00C44288" w:rsidRDefault="00C44288" w:rsidP="00C44288">
      <w:pPr>
        <w:spacing w:after="0" w:line="240" w:lineRule="auto"/>
        <w:rPr>
          <w:rFonts w:ascii="Helvetica" w:hAnsi="Helvetica" w:cs="Times New Roman"/>
          <w:sz w:val="17"/>
          <w:szCs w:val="17"/>
          <w:lang w:eastAsia="es-ES_tradnl"/>
        </w:rPr>
      </w:pPr>
      <w:r w:rsidRPr="00C44288">
        <w:rPr>
          <w:rFonts w:ascii="Helvetica" w:hAnsi="Helvetica" w:cs="Times New Roman"/>
          <w:sz w:val="17"/>
          <w:szCs w:val="17"/>
          <w:lang w:eastAsia="es-ES_tradnl"/>
        </w:rPr>
        <w:t xml:space="preserve">Nombre de la institución o del creador del sitio web (Ed.) (Año). </w:t>
      </w:r>
      <w:r w:rsidRPr="00C44288">
        <w:rPr>
          <w:rFonts w:ascii="Helvetica" w:hAnsi="Helvetica" w:cs="Times New Roman"/>
          <w:i/>
          <w:iCs/>
          <w:sz w:val="17"/>
          <w:szCs w:val="17"/>
          <w:lang w:eastAsia="es-ES_tradnl"/>
        </w:rPr>
        <w:t xml:space="preserve">Título de la información. </w:t>
      </w:r>
      <w:r w:rsidRPr="00C44288">
        <w:rPr>
          <w:rFonts w:ascii="Helvetica" w:hAnsi="Helvetica" w:cs="Times New Roman"/>
          <w:sz w:val="17"/>
          <w:szCs w:val="17"/>
          <w:lang w:eastAsia="es-ES_tradnl"/>
        </w:rPr>
        <w:t>Enlace.</w:t>
      </w:r>
    </w:p>
    <w:p w14:paraId="25834463" w14:textId="77777777" w:rsidR="00C44288" w:rsidRDefault="00C44288" w:rsidP="00C44288">
      <w:pPr>
        <w:spacing w:after="0" w:line="240" w:lineRule="auto"/>
        <w:rPr>
          <w:rFonts w:ascii="Helvetica" w:hAnsi="Helvetica" w:cs="Times New Roman"/>
          <w:sz w:val="17"/>
          <w:szCs w:val="17"/>
          <w:lang w:eastAsia="es-ES_tradnl"/>
        </w:rPr>
      </w:pPr>
    </w:p>
    <w:p w14:paraId="5232A3AB" w14:textId="67F075E4" w:rsidR="00C44288" w:rsidRDefault="00C44288" w:rsidP="00C44288">
      <w:pPr>
        <w:spacing w:after="0" w:line="240" w:lineRule="auto"/>
        <w:rPr>
          <w:rFonts w:ascii="Helvetica" w:hAnsi="Helvetica" w:cs="Times New Roman"/>
          <w:sz w:val="17"/>
          <w:szCs w:val="17"/>
          <w:lang w:eastAsia="es-ES_tradnl"/>
        </w:rPr>
      </w:pPr>
      <w:r>
        <w:rPr>
          <w:rFonts w:ascii="Helvetica" w:hAnsi="Helvetica" w:cs="Times New Roman"/>
          <w:sz w:val="17"/>
          <w:szCs w:val="17"/>
          <w:lang w:eastAsia="es-ES_tradnl"/>
        </w:rPr>
        <w:t>La cita sería: Universidad de Jaén (2022)</w:t>
      </w:r>
      <w:r w:rsidRPr="00C44288">
        <w:rPr>
          <w:rFonts w:ascii="Helvetica" w:hAnsi="Helvetica" w:cs="Times New Roman"/>
          <w:sz w:val="17"/>
          <w:szCs w:val="17"/>
          <w:lang w:eastAsia="es-ES_tradnl"/>
        </w:rPr>
        <w:t> </w:t>
      </w:r>
    </w:p>
    <w:p w14:paraId="0EE79854" w14:textId="74830A84" w:rsidR="00C44288" w:rsidRPr="00C44288" w:rsidRDefault="00C44288" w:rsidP="00C44288">
      <w:pPr>
        <w:spacing w:after="0" w:line="240" w:lineRule="auto"/>
        <w:rPr>
          <w:rFonts w:ascii="Helvetica" w:hAnsi="Helvetica" w:cs="Times New Roman"/>
          <w:sz w:val="17"/>
          <w:szCs w:val="17"/>
          <w:lang w:eastAsia="es-ES_tradnl"/>
        </w:rPr>
      </w:pPr>
      <w:r>
        <w:rPr>
          <w:rFonts w:ascii="Helvetica" w:hAnsi="Helvetica" w:cs="Times New Roman"/>
          <w:sz w:val="17"/>
          <w:szCs w:val="17"/>
          <w:lang w:eastAsia="es-ES_tradnl"/>
        </w:rPr>
        <w:t xml:space="preserve">Y la referencia: Universidad de Jaén, 2022. </w:t>
      </w:r>
      <w:r w:rsidRPr="00C44288">
        <w:rPr>
          <w:rFonts w:ascii="Helvetica" w:hAnsi="Helvetica" w:cs="Times New Roman"/>
          <w:i/>
          <w:sz w:val="17"/>
          <w:szCs w:val="17"/>
          <w:lang w:eastAsia="es-ES_tradnl"/>
        </w:rPr>
        <w:t>Sociograma</w:t>
      </w:r>
      <w:r>
        <w:rPr>
          <w:rFonts w:ascii="Helvetica" w:hAnsi="Helvetica" w:cs="Times New Roman"/>
          <w:sz w:val="17"/>
          <w:szCs w:val="17"/>
          <w:lang w:eastAsia="es-ES_tradnl"/>
        </w:rPr>
        <w:t>.</w:t>
      </w:r>
      <w:r w:rsidRPr="00A159A3">
        <w:t>https://fachum.ujaen.es/sites/centro_fachum/files/uploads/Presentaci%C3%B3n_Sociograma.pdf</w:t>
      </w:r>
    </w:p>
    <w:p w14:paraId="180CA492" w14:textId="77777777" w:rsidR="00C44288" w:rsidRDefault="00C44288">
      <w:pPr>
        <w:pStyle w:val="CommentText"/>
      </w:pPr>
    </w:p>
  </w:comment>
  <w:comment w:id="703" w:author="Usuario de Microsoft Office" w:date="2022-07-10T11:57:00Z" w:initials="Office">
    <w:p w14:paraId="50B67A11" w14:textId="54B9F34A" w:rsidR="003F623C" w:rsidRDefault="003F623C">
      <w:pPr>
        <w:pStyle w:val="CommentText"/>
      </w:pPr>
      <w:r>
        <w:rPr>
          <w:rStyle w:val="CommentReference"/>
        </w:rPr>
        <w:annotationRef/>
      </w:r>
      <w:r>
        <w:t>Cita como imagen</w:t>
      </w:r>
    </w:p>
  </w:comment>
  <w:comment w:id="712" w:author="Usuario de Microsoft Office" w:date="2022-08-29T16:36:00Z" w:initials="Office">
    <w:p w14:paraId="6CED5145" w14:textId="1D937C47" w:rsidR="003F623C" w:rsidRDefault="003F623C">
      <w:pPr>
        <w:pStyle w:val="CommentText"/>
      </w:pPr>
      <w:r>
        <w:rPr>
          <w:rStyle w:val="CommentReference"/>
        </w:rPr>
        <w:annotationRef/>
      </w:r>
      <w:r>
        <w:t>Inclúyelo en las siguientes</w:t>
      </w:r>
    </w:p>
  </w:comment>
  <w:comment w:id="738" w:author="Usuario de Microsoft Office" w:date="2022-08-29T16:44:00Z" w:initials="Office">
    <w:p w14:paraId="4A9375F0" w14:textId="3DD4A9B3" w:rsidR="003F623C" w:rsidRDefault="003F623C">
      <w:pPr>
        <w:pStyle w:val="CommentText"/>
      </w:pPr>
      <w:r>
        <w:rPr>
          <w:rStyle w:val="CommentReference"/>
        </w:rPr>
        <w:annotationRef/>
      </w:r>
      <w:r>
        <w:t>Lo que tienes aquí son las limitaciones al estudio. La discusión es si lo que has hecho y cómo lo has hecho, habría otra forma y por qué eliges esta.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A3B83" w15:done="1"/>
  <w15:commentEx w15:paraId="6CFDE501" w15:done="1"/>
  <w15:commentEx w15:paraId="477777CB" w15:done="1"/>
  <w15:commentEx w15:paraId="7D0E42D7" w15:done="1"/>
  <w15:commentEx w15:paraId="31A82901" w15:done="1"/>
  <w15:commentEx w15:paraId="76923D0C" w15:paraIdParent="31A82901" w15:done="1"/>
  <w15:commentEx w15:paraId="3DDDF25D" w15:done="1"/>
  <w15:commentEx w15:paraId="5E04881C" w15:done="1"/>
  <w15:commentEx w15:paraId="4F42D6E1" w15:done="1"/>
  <w15:commentEx w15:paraId="175999DD" w15:paraIdParent="4F42D6E1" w15:done="1"/>
  <w15:commentEx w15:paraId="197934DD" w15:done="1"/>
  <w15:commentEx w15:paraId="50215010" w15:done="1"/>
  <w15:commentEx w15:paraId="0E0D0A20" w15:paraIdParent="50215010" w15:done="1"/>
  <w15:commentEx w15:paraId="698A302F" w15:paraIdParent="50215010" w15:done="1"/>
  <w15:commentEx w15:paraId="7B759558" w15:done="1"/>
  <w15:commentEx w15:paraId="31D5AF23" w15:paraIdParent="7B759558" w15:done="1"/>
  <w15:commentEx w15:paraId="146D0948" w15:done="1"/>
  <w15:commentEx w15:paraId="79EC0679" w15:done="0"/>
  <w15:commentEx w15:paraId="701723A4" w15:paraIdParent="79EC0679" w15:done="0"/>
  <w15:commentEx w15:paraId="188ED359" w15:paraIdParent="79EC0679" w15:done="0"/>
  <w15:commentEx w15:paraId="180CA492" w15:paraIdParent="79EC0679" w15:done="0"/>
  <w15:commentEx w15:paraId="50B67A11" w15:done="1"/>
  <w15:commentEx w15:paraId="6CED5145" w15:done="1"/>
  <w15:commentEx w15:paraId="4A9375F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8D349" w16cex:dateUtc="2022-08-30T16:19:00Z"/>
  <w16cex:commentExtensible w16cex:durableId="26AFB6CD" w16cex:dateUtc="2022-08-23T18:27:00Z"/>
  <w16cex:commentExtensible w16cex:durableId="26B78844" w16cex:dateUtc="2022-08-29T16:47:00Z"/>
  <w16cex:commentExtensible w16cex:durableId="26AFB721" w16cex:dateUtc="2022-08-23T18:29:00Z"/>
  <w16cex:commentExtensible w16cex:durableId="26AFB788" w16cex:dateUtc="2022-08-23T18:31:00Z"/>
  <w16cex:commentExtensible w16cex:durableId="26AE6B55" w16cex:dateUtc="2022-08-22T18:53:00Z"/>
  <w16cex:commentExtensible w16cex:durableId="26B7B1CE" w16cex:dateUtc="2022-08-29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A3B83" w16cid:durableId="26B8D312"/>
  <w16cid:commentId w16cid:paraId="6CFDE501" w16cid:durableId="26B8D313"/>
  <w16cid:commentId w16cid:paraId="477777CB" w16cid:durableId="26B8D314"/>
  <w16cid:commentId w16cid:paraId="7D0E42D7" w16cid:durableId="26B8D315"/>
  <w16cid:commentId w16cid:paraId="31A82901" w16cid:durableId="26B8D316"/>
  <w16cid:commentId w16cid:paraId="76923D0C" w16cid:durableId="26B8D349"/>
  <w16cid:commentId w16cid:paraId="3DDDF25D" w16cid:durableId="26B8D317"/>
  <w16cid:commentId w16cid:paraId="5E04881C" w16cid:durableId="26B8D318"/>
  <w16cid:commentId w16cid:paraId="4F42D6E1" w16cid:durableId="26993C09"/>
  <w16cid:commentId w16cid:paraId="175999DD" w16cid:durableId="26AFB6CD"/>
  <w16cid:commentId w16cid:paraId="197934DD" w16cid:durableId="26B786AA"/>
  <w16cid:commentId w16cid:paraId="50215010" w16cid:durableId="26B786AB"/>
  <w16cid:commentId w16cid:paraId="0E0D0A20" w16cid:durableId="26B78844"/>
  <w16cid:commentId w16cid:paraId="698A302F" w16cid:durableId="26B8D31E"/>
  <w16cid:commentId w16cid:paraId="7B759558" w16cid:durableId="26AFB721"/>
  <w16cid:commentId w16cid:paraId="31D5AF23" w16cid:durableId="26B786AD"/>
  <w16cid:commentId w16cid:paraId="146D0948" w16cid:durableId="26AFB788"/>
  <w16cid:commentId w16cid:paraId="79EC0679" w16cid:durableId="26AE6B55"/>
  <w16cid:commentId w16cid:paraId="701723A4" w16cid:durableId="26B786B6"/>
  <w16cid:commentId w16cid:paraId="188ED359" w16cid:durableId="26B7B1CE"/>
  <w16cid:commentId w16cid:paraId="180CA492" w16cid:durableId="26B8D325"/>
  <w16cid:commentId w16cid:paraId="50B67A11" w16cid:durableId="26993C21"/>
  <w16cid:commentId w16cid:paraId="6CED5145" w16cid:durableId="26B786BC"/>
  <w16cid:commentId w16cid:paraId="4A9375F0" w16cid:durableId="26B786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2E7CA" w14:textId="77777777" w:rsidR="002B1524" w:rsidRDefault="002B1524" w:rsidP="00CF7A5E">
      <w:pPr>
        <w:spacing w:after="0" w:line="240" w:lineRule="auto"/>
      </w:pPr>
      <w:r>
        <w:separator/>
      </w:r>
    </w:p>
  </w:endnote>
  <w:endnote w:type="continuationSeparator" w:id="0">
    <w:p w14:paraId="47F06E58" w14:textId="77777777" w:rsidR="002B1524" w:rsidRDefault="002B1524" w:rsidP="00CF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4C77" w14:textId="77777777" w:rsidR="003F623C" w:rsidRDefault="003F623C" w:rsidP="000E26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4288">
      <w:rPr>
        <w:rStyle w:val="PageNumber"/>
        <w:noProof/>
      </w:rPr>
      <w:t>v</w:t>
    </w:r>
    <w:r>
      <w:rPr>
        <w:rStyle w:val="PageNumber"/>
      </w:rPr>
      <w:fldChar w:fldCharType="end"/>
    </w:r>
  </w:p>
  <w:p w14:paraId="696B3CE8" w14:textId="77777777" w:rsidR="003F623C" w:rsidRDefault="003F623C" w:rsidP="006B02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9AAC" w14:textId="0BFA64E5" w:rsidR="003F623C" w:rsidRPr="009C6CBE" w:rsidRDefault="003F623C" w:rsidP="003F623C">
    <w:pPr>
      <w:jc w:val="both"/>
    </w:pPr>
    <w:r w:rsidRPr="003A2CDA">
      <w:t xml:space="preserve">Herramienta de ayuda a la generación de grupos en el </w:t>
    </w:r>
    <w:r w:rsidRPr="00A2001B">
      <w:t>aula</w:t>
    </w:r>
    <w:r w:rsidRPr="009C6CBE">
      <w:tab/>
    </w:r>
    <w:r>
      <w:tab/>
    </w:r>
    <w:r w:rsidRPr="009C6CBE">
      <w:t>[</w:t>
    </w:r>
    <w:r w:rsidRPr="009C6CBE">
      <w:fldChar w:fldCharType="begin"/>
    </w:r>
    <w:r w:rsidRPr="009C6CBE">
      <w:instrText>PAGE   \* MERGEFORMAT</w:instrText>
    </w:r>
    <w:r w:rsidRPr="009C6CBE">
      <w:fldChar w:fldCharType="separate"/>
    </w:r>
    <w:r w:rsidR="00C44288">
      <w:rPr>
        <w:noProof/>
      </w:rPr>
      <w:t>55</w:t>
    </w:r>
    <w:r w:rsidRPr="009C6CBE">
      <w:fldChar w:fldCharType="end"/>
    </w:r>
    <w:r>
      <w:t>]</w:t>
    </w:r>
    <w:r>
      <w:tab/>
    </w:r>
    <w:r>
      <w:tab/>
    </w:r>
    <w:r>
      <w:tab/>
      <w:t>2022</w:t>
    </w:r>
  </w:p>
  <w:p w14:paraId="006A8CA2" w14:textId="77777777" w:rsidR="003F623C" w:rsidRDefault="003F6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D14E7" w14:textId="77777777" w:rsidR="002B1524" w:rsidRDefault="002B1524" w:rsidP="00CF7A5E">
      <w:pPr>
        <w:spacing w:after="0" w:line="240" w:lineRule="auto"/>
      </w:pPr>
      <w:r>
        <w:separator/>
      </w:r>
    </w:p>
  </w:footnote>
  <w:footnote w:type="continuationSeparator" w:id="0">
    <w:p w14:paraId="5A5BDC75" w14:textId="77777777" w:rsidR="002B1524" w:rsidRDefault="002B1524" w:rsidP="00CF7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765"/>
    <w:multiLevelType w:val="hybridMultilevel"/>
    <w:tmpl w:val="3FA4F8C6"/>
    <w:lvl w:ilvl="0" w:tplc="64101EE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E54010"/>
    <w:multiLevelType w:val="hybridMultilevel"/>
    <w:tmpl w:val="D166E3F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0F710F62"/>
    <w:multiLevelType w:val="hybridMultilevel"/>
    <w:tmpl w:val="AC90AC22"/>
    <w:lvl w:ilvl="0" w:tplc="C47685C0">
      <w:numFmt w:val="bullet"/>
      <w:lvlText w:val="-"/>
      <w:lvlJc w:val="left"/>
      <w:pPr>
        <w:ind w:left="1069" w:hanging="360"/>
      </w:pPr>
      <w:rPr>
        <w:rFonts w:ascii="Calibri" w:eastAsiaTheme="minorHAnsi" w:hAnsi="Calibri" w:cs="Calibri" w:hint="default"/>
      </w:rPr>
    </w:lvl>
    <w:lvl w:ilvl="1" w:tplc="040A0003">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 w15:restartNumberingAfterBreak="0">
    <w:nsid w:val="1D6C6A7A"/>
    <w:multiLevelType w:val="multilevel"/>
    <w:tmpl w:val="505E78D6"/>
    <w:lvl w:ilvl="0">
      <w:start w:val="1"/>
      <w:numFmt w:val="bullet"/>
      <w:lvlText w:val=""/>
      <w:lvlJc w:val="left"/>
      <w:pPr>
        <w:ind w:left="1276" w:hanging="360"/>
      </w:pPr>
      <w:rPr>
        <w:rFonts w:ascii="Symbol" w:hAnsi="Symbol" w:cs="Symbol" w:hint="default"/>
      </w:rPr>
    </w:lvl>
    <w:lvl w:ilvl="1">
      <w:start w:val="1"/>
      <w:numFmt w:val="bullet"/>
      <w:lvlText w:val="o"/>
      <w:lvlJc w:val="left"/>
      <w:pPr>
        <w:ind w:left="1996" w:hanging="360"/>
      </w:pPr>
      <w:rPr>
        <w:rFonts w:ascii="Courier New" w:hAnsi="Courier New" w:cs="Courier New" w:hint="default"/>
      </w:rPr>
    </w:lvl>
    <w:lvl w:ilvl="2">
      <w:start w:val="1"/>
      <w:numFmt w:val="bullet"/>
      <w:lvlText w:val=""/>
      <w:lvlJc w:val="left"/>
      <w:pPr>
        <w:ind w:left="2716" w:hanging="360"/>
      </w:pPr>
      <w:rPr>
        <w:rFonts w:ascii="Wingdings" w:hAnsi="Wingdings" w:cs="Wingdings" w:hint="default"/>
      </w:rPr>
    </w:lvl>
    <w:lvl w:ilvl="3">
      <w:start w:val="1"/>
      <w:numFmt w:val="bullet"/>
      <w:lvlText w:val=""/>
      <w:lvlJc w:val="left"/>
      <w:pPr>
        <w:ind w:left="3436" w:hanging="360"/>
      </w:pPr>
      <w:rPr>
        <w:rFonts w:ascii="Symbol" w:hAnsi="Symbol" w:cs="Symbol" w:hint="default"/>
      </w:rPr>
    </w:lvl>
    <w:lvl w:ilvl="4">
      <w:start w:val="1"/>
      <w:numFmt w:val="bullet"/>
      <w:lvlText w:val="o"/>
      <w:lvlJc w:val="left"/>
      <w:pPr>
        <w:ind w:left="4156" w:hanging="360"/>
      </w:pPr>
      <w:rPr>
        <w:rFonts w:ascii="Courier New" w:hAnsi="Courier New" w:cs="Courier New" w:hint="default"/>
      </w:rPr>
    </w:lvl>
    <w:lvl w:ilvl="5">
      <w:start w:val="1"/>
      <w:numFmt w:val="bullet"/>
      <w:lvlText w:val=""/>
      <w:lvlJc w:val="left"/>
      <w:pPr>
        <w:ind w:left="4876" w:hanging="360"/>
      </w:pPr>
      <w:rPr>
        <w:rFonts w:ascii="Wingdings" w:hAnsi="Wingdings" w:cs="Wingdings" w:hint="default"/>
      </w:rPr>
    </w:lvl>
    <w:lvl w:ilvl="6">
      <w:start w:val="1"/>
      <w:numFmt w:val="bullet"/>
      <w:lvlText w:val=""/>
      <w:lvlJc w:val="left"/>
      <w:pPr>
        <w:ind w:left="5596" w:hanging="360"/>
      </w:pPr>
      <w:rPr>
        <w:rFonts w:ascii="Symbol" w:hAnsi="Symbol" w:cs="Symbol" w:hint="default"/>
      </w:rPr>
    </w:lvl>
    <w:lvl w:ilvl="7">
      <w:start w:val="1"/>
      <w:numFmt w:val="bullet"/>
      <w:lvlText w:val="o"/>
      <w:lvlJc w:val="left"/>
      <w:pPr>
        <w:ind w:left="6316" w:hanging="360"/>
      </w:pPr>
      <w:rPr>
        <w:rFonts w:ascii="Courier New" w:hAnsi="Courier New" w:cs="Courier New" w:hint="default"/>
      </w:rPr>
    </w:lvl>
    <w:lvl w:ilvl="8">
      <w:start w:val="1"/>
      <w:numFmt w:val="bullet"/>
      <w:lvlText w:val=""/>
      <w:lvlJc w:val="left"/>
      <w:pPr>
        <w:ind w:left="7036" w:hanging="360"/>
      </w:pPr>
      <w:rPr>
        <w:rFonts w:ascii="Wingdings" w:hAnsi="Wingdings" w:cs="Wingdings" w:hint="default"/>
      </w:rPr>
    </w:lvl>
  </w:abstractNum>
  <w:abstractNum w:abstractNumId="4" w15:restartNumberingAfterBreak="0">
    <w:nsid w:val="2C5B483F"/>
    <w:multiLevelType w:val="hybridMultilevel"/>
    <w:tmpl w:val="9502DB18"/>
    <w:lvl w:ilvl="0" w:tplc="C47685C0">
      <w:numFmt w:val="bullet"/>
      <w:lvlText w:val="-"/>
      <w:lvlJc w:val="left"/>
      <w:pPr>
        <w:ind w:left="3193" w:hanging="360"/>
      </w:pPr>
      <w:rPr>
        <w:rFonts w:ascii="Calibri" w:eastAsiaTheme="minorHAnsi" w:hAnsi="Calibri" w:cs="Calibri"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5" w15:restartNumberingAfterBreak="0">
    <w:nsid w:val="316A5BFB"/>
    <w:multiLevelType w:val="multilevel"/>
    <w:tmpl w:val="73C494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2A511C3"/>
    <w:multiLevelType w:val="hybridMultilevel"/>
    <w:tmpl w:val="173E26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A9C256D"/>
    <w:multiLevelType w:val="hybridMultilevel"/>
    <w:tmpl w:val="1576A2E8"/>
    <w:lvl w:ilvl="0" w:tplc="040A0001">
      <w:start w:val="1"/>
      <w:numFmt w:val="bullet"/>
      <w:lvlText w:val=""/>
      <w:lvlJc w:val="left"/>
      <w:pPr>
        <w:ind w:left="1429" w:hanging="360"/>
      </w:pPr>
      <w:rPr>
        <w:rFonts w:ascii="Symbol" w:hAnsi="Symbol" w:hint="default"/>
      </w:rPr>
    </w:lvl>
    <w:lvl w:ilvl="1" w:tplc="040A0003">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3DB32BC9"/>
    <w:multiLevelType w:val="hybridMultilevel"/>
    <w:tmpl w:val="4CDE6CDE"/>
    <w:lvl w:ilvl="0" w:tplc="C47685C0">
      <w:numFmt w:val="bullet"/>
      <w:lvlText w:val="-"/>
      <w:lvlJc w:val="left"/>
      <w:pPr>
        <w:ind w:left="1069"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E783844"/>
    <w:multiLevelType w:val="hybridMultilevel"/>
    <w:tmpl w:val="91165E3C"/>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4C8A1933"/>
    <w:multiLevelType w:val="hybridMultilevel"/>
    <w:tmpl w:val="D3A85A72"/>
    <w:lvl w:ilvl="0" w:tplc="51409A0A">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58A61ADA"/>
    <w:multiLevelType w:val="hybridMultilevel"/>
    <w:tmpl w:val="A29000F0"/>
    <w:lvl w:ilvl="0" w:tplc="50623F16">
      <w:numFmt w:val="bullet"/>
      <w:lvlText w:val="-"/>
      <w:lvlJc w:val="left"/>
      <w:pPr>
        <w:ind w:left="720" w:hanging="360"/>
      </w:pPr>
      <w:rPr>
        <w:rFonts w:ascii="Calibri" w:eastAsia="Calibr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2" w15:restartNumberingAfterBreak="0">
    <w:nsid w:val="62A0718E"/>
    <w:multiLevelType w:val="hybridMultilevel"/>
    <w:tmpl w:val="35FEE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A7748E"/>
    <w:multiLevelType w:val="multilevel"/>
    <w:tmpl w:val="756C3B7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4" w15:restartNumberingAfterBreak="0">
    <w:nsid w:val="69291669"/>
    <w:multiLevelType w:val="multilevel"/>
    <w:tmpl w:val="A85EAF2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701931E7"/>
    <w:multiLevelType w:val="hybridMultilevel"/>
    <w:tmpl w:val="763A0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C0835CA">
      <w:numFmt w:val="bullet"/>
      <w:lvlText w:val="—"/>
      <w:lvlJc w:val="left"/>
      <w:pPr>
        <w:ind w:left="2160" w:hanging="360"/>
      </w:pPr>
      <w:rPr>
        <w:rFonts w:ascii="Arial" w:eastAsiaTheme="minorEastAsia"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64520B"/>
    <w:multiLevelType w:val="multilevel"/>
    <w:tmpl w:val="427CF19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7" w15:restartNumberingAfterBreak="0">
    <w:nsid w:val="73357C5E"/>
    <w:multiLevelType w:val="hybridMultilevel"/>
    <w:tmpl w:val="A4946CC2"/>
    <w:lvl w:ilvl="0" w:tplc="BEDC9ABC">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3BD58A5"/>
    <w:multiLevelType w:val="multilevel"/>
    <w:tmpl w:val="87CE6C9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num w:numId="1" w16cid:durableId="1751466840">
    <w:abstractNumId w:val="13"/>
  </w:num>
  <w:num w:numId="2" w16cid:durableId="1019160162">
    <w:abstractNumId w:val="5"/>
  </w:num>
  <w:num w:numId="3" w16cid:durableId="731271423">
    <w:abstractNumId w:val="3"/>
  </w:num>
  <w:num w:numId="4" w16cid:durableId="1330931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88734953">
    <w:abstractNumId w:val="9"/>
  </w:num>
  <w:num w:numId="6" w16cid:durableId="146867711">
    <w:abstractNumId w:val="17"/>
  </w:num>
  <w:num w:numId="7" w16cid:durableId="1913738996">
    <w:abstractNumId w:val="18"/>
  </w:num>
  <w:num w:numId="8" w16cid:durableId="973407906">
    <w:abstractNumId w:val="14"/>
  </w:num>
  <w:num w:numId="9" w16cid:durableId="1310358989">
    <w:abstractNumId w:val="16"/>
  </w:num>
  <w:num w:numId="10" w16cid:durableId="14519756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746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79886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79871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2134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474256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37328137">
    <w:abstractNumId w:val="1"/>
  </w:num>
  <w:num w:numId="17" w16cid:durableId="123542355">
    <w:abstractNumId w:val="2"/>
  </w:num>
  <w:num w:numId="18" w16cid:durableId="1266882023">
    <w:abstractNumId w:val="8"/>
  </w:num>
  <w:num w:numId="19" w16cid:durableId="67504813">
    <w:abstractNumId w:val="11"/>
  </w:num>
  <w:num w:numId="20" w16cid:durableId="1545559178">
    <w:abstractNumId w:val="10"/>
  </w:num>
  <w:num w:numId="21" w16cid:durableId="1362901621">
    <w:abstractNumId w:val="15"/>
  </w:num>
  <w:num w:numId="22" w16cid:durableId="311952791">
    <w:abstractNumId w:val="4"/>
  </w:num>
  <w:num w:numId="23" w16cid:durableId="23989035">
    <w:abstractNumId w:val="0"/>
  </w:num>
  <w:num w:numId="24" w16cid:durableId="1922830855">
    <w:abstractNumId w:val="7"/>
  </w:num>
  <w:num w:numId="25" w16cid:durableId="784663297">
    <w:abstractNumId w:val="12"/>
  </w:num>
  <w:num w:numId="26" w16cid:durableId="1322125720">
    <w:abstractNumId w:val="17"/>
  </w:num>
  <w:num w:numId="27" w16cid:durableId="37775185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GUEL FUERTES FERNANDEZ">
    <w15:presenceInfo w15:providerId="None" w15:userId="MIGUEL FUERTES FERNANDEZ"/>
  </w15:person>
  <w15:person w15:author="Usuario de Microsoft Office">
    <w15:presenceInfo w15:providerId="None" w15:userId="Usuario de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insDel="0"/>
  <w:trackRevisions/>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FF4"/>
    <w:rsid w:val="00010E6C"/>
    <w:rsid w:val="000152A2"/>
    <w:rsid w:val="00021EB8"/>
    <w:rsid w:val="00021F9F"/>
    <w:rsid w:val="00026CC8"/>
    <w:rsid w:val="000350E5"/>
    <w:rsid w:val="000350F9"/>
    <w:rsid w:val="00035A7D"/>
    <w:rsid w:val="00041B9C"/>
    <w:rsid w:val="00050B98"/>
    <w:rsid w:val="000550D7"/>
    <w:rsid w:val="00057815"/>
    <w:rsid w:val="00060821"/>
    <w:rsid w:val="00060C25"/>
    <w:rsid w:val="00060CE8"/>
    <w:rsid w:val="0006348D"/>
    <w:rsid w:val="000650DE"/>
    <w:rsid w:val="00067E39"/>
    <w:rsid w:val="000744D3"/>
    <w:rsid w:val="000813DF"/>
    <w:rsid w:val="00084F9B"/>
    <w:rsid w:val="000A1BD8"/>
    <w:rsid w:val="000A6BAB"/>
    <w:rsid w:val="000A7090"/>
    <w:rsid w:val="000B35C6"/>
    <w:rsid w:val="000B7316"/>
    <w:rsid w:val="000B7F43"/>
    <w:rsid w:val="000C0939"/>
    <w:rsid w:val="000C0AFD"/>
    <w:rsid w:val="000C2608"/>
    <w:rsid w:val="000C54CE"/>
    <w:rsid w:val="000D39D1"/>
    <w:rsid w:val="000E26C9"/>
    <w:rsid w:val="000E30C7"/>
    <w:rsid w:val="000F1A08"/>
    <w:rsid w:val="00100E36"/>
    <w:rsid w:val="00106B68"/>
    <w:rsid w:val="00107EF4"/>
    <w:rsid w:val="001147D7"/>
    <w:rsid w:val="001255C8"/>
    <w:rsid w:val="001275DB"/>
    <w:rsid w:val="00131206"/>
    <w:rsid w:val="00132470"/>
    <w:rsid w:val="00133F3C"/>
    <w:rsid w:val="00135163"/>
    <w:rsid w:val="00140AAE"/>
    <w:rsid w:val="001462CB"/>
    <w:rsid w:val="00151D3B"/>
    <w:rsid w:val="001544EC"/>
    <w:rsid w:val="00155CA6"/>
    <w:rsid w:val="001566A6"/>
    <w:rsid w:val="00160A78"/>
    <w:rsid w:val="001620BB"/>
    <w:rsid w:val="00163AC4"/>
    <w:rsid w:val="00163BC2"/>
    <w:rsid w:val="001764EB"/>
    <w:rsid w:val="001866D3"/>
    <w:rsid w:val="0019301B"/>
    <w:rsid w:val="00194FF0"/>
    <w:rsid w:val="001950A6"/>
    <w:rsid w:val="001A3237"/>
    <w:rsid w:val="001A6A0D"/>
    <w:rsid w:val="001B0D9F"/>
    <w:rsid w:val="001B470B"/>
    <w:rsid w:val="001B4E8A"/>
    <w:rsid w:val="001B6917"/>
    <w:rsid w:val="001C72C4"/>
    <w:rsid w:val="001D7E17"/>
    <w:rsid w:val="001E2B0C"/>
    <w:rsid w:val="001F3052"/>
    <w:rsid w:val="001F56DE"/>
    <w:rsid w:val="00207EA3"/>
    <w:rsid w:val="0021103C"/>
    <w:rsid w:val="00242F34"/>
    <w:rsid w:val="00245881"/>
    <w:rsid w:val="00253811"/>
    <w:rsid w:val="00254289"/>
    <w:rsid w:val="00256341"/>
    <w:rsid w:val="00256985"/>
    <w:rsid w:val="00263B12"/>
    <w:rsid w:val="0026715B"/>
    <w:rsid w:val="00267459"/>
    <w:rsid w:val="00267A34"/>
    <w:rsid w:val="00274544"/>
    <w:rsid w:val="002824C5"/>
    <w:rsid w:val="00283056"/>
    <w:rsid w:val="00284E5E"/>
    <w:rsid w:val="00286994"/>
    <w:rsid w:val="0029114B"/>
    <w:rsid w:val="00294F3E"/>
    <w:rsid w:val="0029654F"/>
    <w:rsid w:val="002A386C"/>
    <w:rsid w:val="002B1524"/>
    <w:rsid w:val="002B1675"/>
    <w:rsid w:val="002B79F9"/>
    <w:rsid w:val="002C028C"/>
    <w:rsid w:val="002C692C"/>
    <w:rsid w:val="002D04D7"/>
    <w:rsid w:val="002D1794"/>
    <w:rsid w:val="002D2EF5"/>
    <w:rsid w:val="002D56B7"/>
    <w:rsid w:val="002D56B8"/>
    <w:rsid w:val="002E263C"/>
    <w:rsid w:val="002E2814"/>
    <w:rsid w:val="002E297C"/>
    <w:rsid w:val="002F1BA6"/>
    <w:rsid w:val="002F66E9"/>
    <w:rsid w:val="0030067B"/>
    <w:rsid w:val="00300D45"/>
    <w:rsid w:val="00301959"/>
    <w:rsid w:val="00302AD5"/>
    <w:rsid w:val="00304FB5"/>
    <w:rsid w:val="0031009B"/>
    <w:rsid w:val="003123B8"/>
    <w:rsid w:val="00314032"/>
    <w:rsid w:val="003206CE"/>
    <w:rsid w:val="0032156A"/>
    <w:rsid w:val="00326069"/>
    <w:rsid w:val="003265DF"/>
    <w:rsid w:val="00326C9A"/>
    <w:rsid w:val="00333550"/>
    <w:rsid w:val="00341BBA"/>
    <w:rsid w:val="00342CC1"/>
    <w:rsid w:val="00346CA7"/>
    <w:rsid w:val="0035176A"/>
    <w:rsid w:val="003517E6"/>
    <w:rsid w:val="003517F7"/>
    <w:rsid w:val="00353DEA"/>
    <w:rsid w:val="00357F09"/>
    <w:rsid w:val="0036119E"/>
    <w:rsid w:val="0036453C"/>
    <w:rsid w:val="003655B8"/>
    <w:rsid w:val="003710AC"/>
    <w:rsid w:val="003758D1"/>
    <w:rsid w:val="00377B03"/>
    <w:rsid w:val="00381349"/>
    <w:rsid w:val="00394151"/>
    <w:rsid w:val="00395D79"/>
    <w:rsid w:val="003A22BC"/>
    <w:rsid w:val="003A3B63"/>
    <w:rsid w:val="003A6642"/>
    <w:rsid w:val="003B5E26"/>
    <w:rsid w:val="003C5371"/>
    <w:rsid w:val="003D08EC"/>
    <w:rsid w:val="003E1C1F"/>
    <w:rsid w:val="003E4437"/>
    <w:rsid w:val="003E4CFF"/>
    <w:rsid w:val="003E7A7C"/>
    <w:rsid w:val="003F2FE4"/>
    <w:rsid w:val="003F45D2"/>
    <w:rsid w:val="003F623C"/>
    <w:rsid w:val="0040344F"/>
    <w:rsid w:val="0040569C"/>
    <w:rsid w:val="00413D23"/>
    <w:rsid w:val="004169A6"/>
    <w:rsid w:val="00421C17"/>
    <w:rsid w:val="004224D6"/>
    <w:rsid w:val="00423AF2"/>
    <w:rsid w:val="0042425B"/>
    <w:rsid w:val="0043046C"/>
    <w:rsid w:val="0043472D"/>
    <w:rsid w:val="004361FD"/>
    <w:rsid w:val="00436686"/>
    <w:rsid w:val="00436BF0"/>
    <w:rsid w:val="00437B2B"/>
    <w:rsid w:val="004440F5"/>
    <w:rsid w:val="00453228"/>
    <w:rsid w:val="00457923"/>
    <w:rsid w:val="00457BE7"/>
    <w:rsid w:val="0046031F"/>
    <w:rsid w:val="00461782"/>
    <w:rsid w:val="00466172"/>
    <w:rsid w:val="00471F71"/>
    <w:rsid w:val="004755D0"/>
    <w:rsid w:val="00476388"/>
    <w:rsid w:val="0047750D"/>
    <w:rsid w:val="0048178B"/>
    <w:rsid w:val="00483CF5"/>
    <w:rsid w:val="004845C9"/>
    <w:rsid w:val="004905B7"/>
    <w:rsid w:val="00494308"/>
    <w:rsid w:val="00497CF8"/>
    <w:rsid w:val="004A5D59"/>
    <w:rsid w:val="004A7E69"/>
    <w:rsid w:val="004B4C91"/>
    <w:rsid w:val="004C0067"/>
    <w:rsid w:val="004C438E"/>
    <w:rsid w:val="004C6F4E"/>
    <w:rsid w:val="004D076C"/>
    <w:rsid w:val="004D2A95"/>
    <w:rsid w:val="004D4D84"/>
    <w:rsid w:val="004D5296"/>
    <w:rsid w:val="004E2AF2"/>
    <w:rsid w:val="004E49B4"/>
    <w:rsid w:val="004F27D0"/>
    <w:rsid w:val="004F29A1"/>
    <w:rsid w:val="004F2FA5"/>
    <w:rsid w:val="004F6240"/>
    <w:rsid w:val="00501048"/>
    <w:rsid w:val="00501E10"/>
    <w:rsid w:val="005031C8"/>
    <w:rsid w:val="00514CC8"/>
    <w:rsid w:val="00530B5D"/>
    <w:rsid w:val="0054104E"/>
    <w:rsid w:val="00545B23"/>
    <w:rsid w:val="00551D0B"/>
    <w:rsid w:val="0055416E"/>
    <w:rsid w:val="00555085"/>
    <w:rsid w:val="005564FD"/>
    <w:rsid w:val="005567E3"/>
    <w:rsid w:val="005652D6"/>
    <w:rsid w:val="005655C3"/>
    <w:rsid w:val="00565B81"/>
    <w:rsid w:val="00571545"/>
    <w:rsid w:val="00576815"/>
    <w:rsid w:val="00580DF9"/>
    <w:rsid w:val="00583610"/>
    <w:rsid w:val="00583ED3"/>
    <w:rsid w:val="00585289"/>
    <w:rsid w:val="00594EE7"/>
    <w:rsid w:val="005A7B4D"/>
    <w:rsid w:val="005C2CC6"/>
    <w:rsid w:val="005C43C7"/>
    <w:rsid w:val="005C5B6E"/>
    <w:rsid w:val="005C720A"/>
    <w:rsid w:val="005D1E20"/>
    <w:rsid w:val="005D3750"/>
    <w:rsid w:val="005D4395"/>
    <w:rsid w:val="005E2458"/>
    <w:rsid w:val="005E6698"/>
    <w:rsid w:val="005F1955"/>
    <w:rsid w:val="005F3EA4"/>
    <w:rsid w:val="005F5383"/>
    <w:rsid w:val="006004D1"/>
    <w:rsid w:val="006127EA"/>
    <w:rsid w:val="00626080"/>
    <w:rsid w:val="006306FC"/>
    <w:rsid w:val="00634CCC"/>
    <w:rsid w:val="0063702F"/>
    <w:rsid w:val="00642BE0"/>
    <w:rsid w:val="00643242"/>
    <w:rsid w:val="00647CEA"/>
    <w:rsid w:val="00650722"/>
    <w:rsid w:val="00657967"/>
    <w:rsid w:val="006607A9"/>
    <w:rsid w:val="006609D7"/>
    <w:rsid w:val="006649A0"/>
    <w:rsid w:val="00665594"/>
    <w:rsid w:val="00667EB3"/>
    <w:rsid w:val="006725D1"/>
    <w:rsid w:val="00680B09"/>
    <w:rsid w:val="00680CE7"/>
    <w:rsid w:val="00680DAD"/>
    <w:rsid w:val="00681C84"/>
    <w:rsid w:val="00687B09"/>
    <w:rsid w:val="006914C8"/>
    <w:rsid w:val="00691666"/>
    <w:rsid w:val="00695593"/>
    <w:rsid w:val="006962AD"/>
    <w:rsid w:val="006A0276"/>
    <w:rsid w:val="006A701F"/>
    <w:rsid w:val="006A76CC"/>
    <w:rsid w:val="006B0042"/>
    <w:rsid w:val="006B0243"/>
    <w:rsid w:val="006B27BC"/>
    <w:rsid w:val="006B3DA6"/>
    <w:rsid w:val="006B3EA3"/>
    <w:rsid w:val="006B494E"/>
    <w:rsid w:val="006B49B8"/>
    <w:rsid w:val="006C0305"/>
    <w:rsid w:val="006C245B"/>
    <w:rsid w:val="006C45DC"/>
    <w:rsid w:val="006C7ABB"/>
    <w:rsid w:val="006D488B"/>
    <w:rsid w:val="006D547B"/>
    <w:rsid w:val="006E41FB"/>
    <w:rsid w:val="006E6B50"/>
    <w:rsid w:val="006E7BD5"/>
    <w:rsid w:val="006F3C24"/>
    <w:rsid w:val="006F412D"/>
    <w:rsid w:val="006F4418"/>
    <w:rsid w:val="00700E30"/>
    <w:rsid w:val="00710821"/>
    <w:rsid w:val="00712011"/>
    <w:rsid w:val="00716754"/>
    <w:rsid w:val="00717304"/>
    <w:rsid w:val="0072001F"/>
    <w:rsid w:val="00720901"/>
    <w:rsid w:val="00721091"/>
    <w:rsid w:val="00721EC5"/>
    <w:rsid w:val="00730445"/>
    <w:rsid w:val="00732C1A"/>
    <w:rsid w:val="007339AF"/>
    <w:rsid w:val="007344DB"/>
    <w:rsid w:val="007474EE"/>
    <w:rsid w:val="00751B01"/>
    <w:rsid w:val="00752FB7"/>
    <w:rsid w:val="00765880"/>
    <w:rsid w:val="007673B0"/>
    <w:rsid w:val="007701B5"/>
    <w:rsid w:val="00777282"/>
    <w:rsid w:val="00787E1F"/>
    <w:rsid w:val="007904F3"/>
    <w:rsid w:val="00792735"/>
    <w:rsid w:val="00797B4D"/>
    <w:rsid w:val="007A01D5"/>
    <w:rsid w:val="007A179B"/>
    <w:rsid w:val="007A18F5"/>
    <w:rsid w:val="007B0FA5"/>
    <w:rsid w:val="007B3B44"/>
    <w:rsid w:val="007B6381"/>
    <w:rsid w:val="007C03C1"/>
    <w:rsid w:val="007D4104"/>
    <w:rsid w:val="007D5314"/>
    <w:rsid w:val="007E34EC"/>
    <w:rsid w:val="007E4A32"/>
    <w:rsid w:val="007E51A3"/>
    <w:rsid w:val="007E64FA"/>
    <w:rsid w:val="007E6704"/>
    <w:rsid w:val="007F2A86"/>
    <w:rsid w:val="007F36D5"/>
    <w:rsid w:val="007F48B9"/>
    <w:rsid w:val="00802AF6"/>
    <w:rsid w:val="0080366B"/>
    <w:rsid w:val="0080561C"/>
    <w:rsid w:val="00807EE5"/>
    <w:rsid w:val="00810699"/>
    <w:rsid w:val="0081501D"/>
    <w:rsid w:val="00822386"/>
    <w:rsid w:val="008229B2"/>
    <w:rsid w:val="008260B2"/>
    <w:rsid w:val="008301F9"/>
    <w:rsid w:val="00832169"/>
    <w:rsid w:val="00833F03"/>
    <w:rsid w:val="00854406"/>
    <w:rsid w:val="00854E4D"/>
    <w:rsid w:val="008666C9"/>
    <w:rsid w:val="0087427A"/>
    <w:rsid w:val="00875E1C"/>
    <w:rsid w:val="00876F87"/>
    <w:rsid w:val="00877232"/>
    <w:rsid w:val="00886E4D"/>
    <w:rsid w:val="00890FA1"/>
    <w:rsid w:val="00891790"/>
    <w:rsid w:val="00893704"/>
    <w:rsid w:val="00894070"/>
    <w:rsid w:val="008964E0"/>
    <w:rsid w:val="008A4AC6"/>
    <w:rsid w:val="008B0DF8"/>
    <w:rsid w:val="008B36E1"/>
    <w:rsid w:val="008B3C78"/>
    <w:rsid w:val="008B41DB"/>
    <w:rsid w:val="008B4342"/>
    <w:rsid w:val="008B4D1E"/>
    <w:rsid w:val="008C24AD"/>
    <w:rsid w:val="008C6788"/>
    <w:rsid w:val="008D11CE"/>
    <w:rsid w:val="008D5128"/>
    <w:rsid w:val="008D7724"/>
    <w:rsid w:val="008E141E"/>
    <w:rsid w:val="008E48AE"/>
    <w:rsid w:val="008E61BF"/>
    <w:rsid w:val="008E7C2A"/>
    <w:rsid w:val="008F1423"/>
    <w:rsid w:val="008F3311"/>
    <w:rsid w:val="008F3C09"/>
    <w:rsid w:val="008F3EAD"/>
    <w:rsid w:val="008F4D30"/>
    <w:rsid w:val="008F5E10"/>
    <w:rsid w:val="008F7C3F"/>
    <w:rsid w:val="009004F1"/>
    <w:rsid w:val="009047A0"/>
    <w:rsid w:val="00904A56"/>
    <w:rsid w:val="00904EF7"/>
    <w:rsid w:val="00906080"/>
    <w:rsid w:val="009153AC"/>
    <w:rsid w:val="009173DF"/>
    <w:rsid w:val="00921496"/>
    <w:rsid w:val="009235C3"/>
    <w:rsid w:val="00923F91"/>
    <w:rsid w:val="009312FD"/>
    <w:rsid w:val="00932315"/>
    <w:rsid w:val="00937146"/>
    <w:rsid w:val="0094027B"/>
    <w:rsid w:val="00942555"/>
    <w:rsid w:val="00942E21"/>
    <w:rsid w:val="00946A44"/>
    <w:rsid w:val="009479BF"/>
    <w:rsid w:val="00947B3A"/>
    <w:rsid w:val="00947B67"/>
    <w:rsid w:val="009516E1"/>
    <w:rsid w:val="00961147"/>
    <w:rsid w:val="0096174E"/>
    <w:rsid w:val="00963E88"/>
    <w:rsid w:val="0096429B"/>
    <w:rsid w:val="0096667D"/>
    <w:rsid w:val="00970CA8"/>
    <w:rsid w:val="00972337"/>
    <w:rsid w:val="00974656"/>
    <w:rsid w:val="009821DB"/>
    <w:rsid w:val="0098353B"/>
    <w:rsid w:val="00994255"/>
    <w:rsid w:val="009A1098"/>
    <w:rsid w:val="009A7B2C"/>
    <w:rsid w:val="009B0115"/>
    <w:rsid w:val="009C39FF"/>
    <w:rsid w:val="009C401E"/>
    <w:rsid w:val="009C6429"/>
    <w:rsid w:val="009C6541"/>
    <w:rsid w:val="009C657B"/>
    <w:rsid w:val="009D2C1E"/>
    <w:rsid w:val="009D3D7E"/>
    <w:rsid w:val="009E112E"/>
    <w:rsid w:val="009F112F"/>
    <w:rsid w:val="009F2875"/>
    <w:rsid w:val="009F37DE"/>
    <w:rsid w:val="00A00716"/>
    <w:rsid w:val="00A01484"/>
    <w:rsid w:val="00A0461A"/>
    <w:rsid w:val="00A07C53"/>
    <w:rsid w:val="00A12F3F"/>
    <w:rsid w:val="00A14201"/>
    <w:rsid w:val="00A145CA"/>
    <w:rsid w:val="00A159A3"/>
    <w:rsid w:val="00A2001B"/>
    <w:rsid w:val="00A21D52"/>
    <w:rsid w:val="00A23733"/>
    <w:rsid w:val="00A267EB"/>
    <w:rsid w:val="00A31735"/>
    <w:rsid w:val="00A32B7A"/>
    <w:rsid w:val="00A42951"/>
    <w:rsid w:val="00A4660D"/>
    <w:rsid w:val="00A51028"/>
    <w:rsid w:val="00A538FB"/>
    <w:rsid w:val="00A601B7"/>
    <w:rsid w:val="00A61EF4"/>
    <w:rsid w:val="00A75249"/>
    <w:rsid w:val="00A8306E"/>
    <w:rsid w:val="00A95B8A"/>
    <w:rsid w:val="00A96AAE"/>
    <w:rsid w:val="00A9765F"/>
    <w:rsid w:val="00AA2E33"/>
    <w:rsid w:val="00AA314A"/>
    <w:rsid w:val="00AA6128"/>
    <w:rsid w:val="00AA7216"/>
    <w:rsid w:val="00AB0FC3"/>
    <w:rsid w:val="00AB174D"/>
    <w:rsid w:val="00AB5CCC"/>
    <w:rsid w:val="00AB6ABA"/>
    <w:rsid w:val="00AC30F5"/>
    <w:rsid w:val="00AD0EBA"/>
    <w:rsid w:val="00AD5FF4"/>
    <w:rsid w:val="00AE1C1B"/>
    <w:rsid w:val="00AE4540"/>
    <w:rsid w:val="00AE5519"/>
    <w:rsid w:val="00AE7FE7"/>
    <w:rsid w:val="00AF274B"/>
    <w:rsid w:val="00AF2828"/>
    <w:rsid w:val="00AF670E"/>
    <w:rsid w:val="00AF6BF6"/>
    <w:rsid w:val="00B048D6"/>
    <w:rsid w:val="00B1204D"/>
    <w:rsid w:val="00B126B9"/>
    <w:rsid w:val="00B131DA"/>
    <w:rsid w:val="00B1389B"/>
    <w:rsid w:val="00B142DC"/>
    <w:rsid w:val="00B219AF"/>
    <w:rsid w:val="00B25DF0"/>
    <w:rsid w:val="00B260C4"/>
    <w:rsid w:val="00B26C19"/>
    <w:rsid w:val="00B26DA3"/>
    <w:rsid w:val="00B27176"/>
    <w:rsid w:val="00B324F8"/>
    <w:rsid w:val="00B3617D"/>
    <w:rsid w:val="00B41C32"/>
    <w:rsid w:val="00B423AE"/>
    <w:rsid w:val="00B45FFD"/>
    <w:rsid w:val="00B53196"/>
    <w:rsid w:val="00B532DA"/>
    <w:rsid w:val="00B65FB5"/>
    <w:rsid w:val="00B7114F"/>
    <w:rsid w:val="00B8065E"/>
    <w:rsid w:val="00B814F6"/>
    <w:rsid w:val="00B82E64"/>
    <w:rsid w:val="00B86CD2"/>
    <w:rsid w:val="00B86D7D"/>
    <w:rsid w:val="00B87B27"/>
    <w:rsid w:val="00B93E05"/>
    <w:rsid w:val="00B9670C"/>
    <w:rsid w:val="00BA0F52"/>
    <w:rsid w:val="00BA1FEA"/>
    <w:rsid w:val="00BA2B26"/>
    <w:rsid w:val="00BA3C15"/>
    <w:rsid w:val="00BA3CC8"/>
    <w:rsid w:val="00BA76E0"/>
    <w:rsid w:val="00BB186A"/>
    <w:rsid w:val="00BB364B"/>
    <w:rsid w:val="00BB7FE5"/>
    <w:rsid w:val="00BC35D0"/>
    <w:rsid w:val="00BC4559"/>
    <w:rsid w:val="00BC5F0F"/>
    <w:rsid w:val="00BD3DB2"/>
    <w:rsid w:val="00BD4115"/>
    <w:rsid w:val="00BD62BD"/>
    <w:rsid w:val="00BE0A17"/>
    <w:rsid w:val="00BE3101"/>
    <w:rsid w:val="00BE3550"/>
    <w:rsid w:val="00BE5C08"/>
    <w:rsid w:val="00BE6494"/>
    <w:rsid w:val="00BF173B"/>
    <w:rsid w:val="00BF68F9"/>
    <w:rsid w:val="00C05F7A"/>
    <w:rsid w:val="00C07879"/>
    <w:rsid w:val="00C108EA"/>
    <w:rsid w:val="00C10ED8"/>
    <w:rsid w:val="00C215FF"/>
    <w:rsid w:val="00C22161"/>
    <w:rsid w:val="00C24BD6"/>
    <w:rsid w:val="00C25046"/>
    <w:rsid w:val="00C25337"/>
    <w:rsid w:val="00C31365"/>
    <w:rsid w:val="00C36731"/>
    <w:rsid w:val="00C44288"/>
    <w:rsid w:val="00C4655E"/>
    <w:rsid w:val="00C47448"/>
    <w:rsid w:val="00C5644A"/>
    <w:rsid w:val="00C6187C"/>
    <w:rsid w:val="00C6519B"/>
    <w:rsid w:val="00C65D89"/>
    <w:rsid w:val="00C70CF4"/>
    <w:rsid w:val="00C73663"/>
    <w:rsid w:val="00C74A13"/>
    <w:rsid w:val="00C74F0C"/>
    <w:rsid w:val="00C8188C"/>
    <w:rsid w:val="00C86B6C"/>
    <w:rsid w:val="00C878E2"/>
    <w:rsid w:val="00C95AAB"/>
    <w:rsid w:val="00C95EF9"/>
    <w:rsid w:val="00CA1B20"/>
    <w:rsid w:val="00CA2BBF"/>
    <w:rsid w:val="00CA4055"/>
    <w:rsid w:val="00CB118B"/>
    <w:rsid w:val="00CB5A22"/>
    <w:rsid w:val="00CB5B28"/>
    <w:rsid w:val="00CB7AFF"/>
    <w:rsid w:val="00CC16D8"/>
    <w:rsid w:val="00CC1C3E"/>
    <w:rsid w:val="00CC24A6"/>
    <w:rsid w:val="00CC7FEE"/>
    <w:rsid w:val="00CF1042"/>
    <w:rsid w:val="00CF2C35"/>
    <w:rsid w:val="00CF4234"/>
    <w:rsid w:val="00CF567A"/>
    <w:rsid w:val="00CF5B4E"/>
    <w:rsid w:val="00CF7A5E"/>
    <w:rsid w:val="00D05F59"/>
    <w:rsid w:val="00D12C0B"/>
    <w:rsid w:val="00D1468E"/>
    <w:rsid w:val="00D176F1"/>
    <w:rsid w:val="00D2159B"/>
    <w:rsid w:val="00D222A6"/>
    <w:rsid w:val="00D26B39"/>
    <w:rsid w:val="00D31ACE"/>
    <w:rsid w:val="00D31FC0"/>
    <w:rsid w:val="00D377CB"/>
    <w:rsid w:val="00D45AA7"/>
    <w:rsid w:val="00D52A63"/>
    <w:rsid w:val="00D53F5E"/>
    <w:rsid w:val="00D564FD"/>
    <w:rsid w:val="00D67592"/>
    <w:rsid w:val="00D71719"/>
    <w:rsid w:val="00D72401"/>
    <w:rsid w:val="00D726D9"/>
    <w:rsid w:val="00D74A94"/>
    <w:rsid w:val="00D76386"/>
    <w:rsid w:val="00D767AA"/>
    <w:rsid w:val="00D80F2A"/>
    <w:rsid w:val="00D85754"/>
    <w:rsid w:val="00D857A1"/>
    <w:rsid w:val="00D85E2D"/>
    <w:rsid w:val="00D8652E"/>
    <w:rsid w:val="00D87CC5"/>
    <w:rsid w:val="00DA4232"/>
    <w:rsid w:val="00DA69D2"/>
    <w:rsid w:val="00DB0A59"/>
    <w:rsid w:val="00DB6506"/>
    <w:rsid w:val="00DC05C3"/>
    <w:rsid w:val="00DC21B5"/>
    <w:rsid w:val="00DD4AA8"/>
    <w:rsid w:val="00DD5255"/>
    <w:rsid w:val="00DE0F89"/>
    <w:rsid w:val="00DE1C56"/>
    <w:rsid w:val="00DE3325"/>
    <w:rsid w:val="00DE3E82"/>
    <w:rsid w:val="00DF30D2"/>
    <w:rsid w:val="00E05350"/>
    <w:rsid w:val="00E11349"/>
    <w:rsid w:val="00E12FDB"/>
    <w:rsid w:val="00E27964"/>
    <w:rsid w:val="00E33790"/>
    <w:rsid w:val="00E33BD0"/>
    <w:rsid w:val="00E377E6"/>
    <w:rsid w:val="00E42D46"/>
    <w:rsid w:val="00E43065"/>
    <w:rsid w:val="00E47FF2"/>
    <w:rsid w:val="00E549E3"/>
    <w:rsid w:val="00E573A4"/>
    <w:rsid w:val="00E6277F"/>
    <w:rsid w:val="00E62C1D"/>
    <w:rsid w:val="00E6582A"/>
    <w:rsid w:val="00E70D65"/>
    <w:rsid w:val="00E71A08"/>
    <w:rsid w:val="00E71AE5"/>
    <w:rsid w:val="00E73EED"/>
    <w:rsid w:val="00E75F1D"/>
    <w:rsid w:val="00E82B87"/>
    <w:rsid w:val="00E83761"/>
    <w:rsid w:val="00E83E28"/>
    <w:rsid w:val="00E85515"/>
    <w:rsid w:val="00EB13B8"/>
    <w:rsid w:val="00EC0E39"/>
    <w:rsid w:val="00EC2B8F"/>
    <w:rsid w:val="00ED135B"/>
    <w:rsid w:val="00ED3D64"/>
    <w:rsid w:val="00ED5ED7"/>
    <w:rsid w:val="00EE4470"/>
    <w:rsid w:val="00EE4776"/>
    <w:rsid w:val="00EE4DF3"/>
    <w:rsid w:val="00EE580E"/>
    <w:rsid w:val="00EF16E7"/>
    <w:rsid w:val="00EF5CDE"/>
    <w:rsid w:val="00EF6BD1"/>
    <w:rsid w:val="00F0031A"/>
    <w:rsid w:val="00F010DA"/>
    <w:rsid w:val="00F0596E"/>
    <w:rsid w:val="00F132BF"/>
    <w:rsid w:val="00F15291"/>
    <w:rsid w:val="00F15F12"/>
    <w:rsid w:val="00F16D33"/>
    <w:rsid w:val="00F2008B"/>
    <w:rsid w:val="00F22A9D"/>
    <w:rsid w:val="00F30CDD"/>
    <w:rsid w:val="00F31996"/>
    <w:rsid w:val="00F327AA"/>
    <w:rsid w:val="00F372E5"/>
    <w:rsid w:val="00F47917"/>
    <w:rsid w:val="00F53F4D"/>
    <w:rsid w:val="00F561B8"/>
    <w:rsid w:val="00F5714F"/>
    <w:rsid w:val="00F61564"/>
    <w:rsid w:val="00F6173C"/>
    <w:rsid w:val="00F62C5C"/>
    <w:rsid w:val="00F718FD"/>
    <w:rsid w:val="00F829B4"/>
    <w:rsid w:val="00F836DB"/>
    <w:rsid w:val="00F83C27"/>
    <w:rsid w:val="00F83CA8"/>
    <w:rsid w:val="00F90B21"/>
    <w:rsid w:val="00F90E62"/>
    <w:rsid w:val="00F93A90"/>
    <w:rsid w:val="00FA415F"/>
    <w:rsid w:val="00FC4D44"/>
    <w:rsid w:val="00FD2A37"/>
    <w:rsid w:val="00FD65C3"/>
    <w:rsid w:val="00FE0292"/>
    <w:rsid w:val="00FF212E"/>
    <w:rsid w:val="00FF5AA7"/>
    <w:rsid w:val="00FF7B89"/>
    <w:rsid w:val="01A4D76B"/>
    <w:rsid w:val="058C7321"/>
    <w:rsid w:val="0992C5DF"/>
    <w:rsid w:val="0AA3AC43"/>
    <w:rsid w:val="0AF15A06"/>
    <w:rsid w:val="0CEF7798"/>
    <w:rsid w:val="1051B7FC"/>
    <w:rsid w:val="10F04548"/>
    <w:rsid w:val="13AC66DF"/>
    <w:rsid w:val="202C014D"/>
    <w:rsid w:val="28371332"/>
    <w:rsid w:val="2EA654B6"/>
    <w:rsid w:val="45ED2C3D"/>
    <w:rsid w:val="493DF55C"/>
    <w:rsid w:val="4A29CAC9"/>
    <w:rsid w:val="4DF83E22"/>
    <w:rsid w:val="5A09A2C5"/>
    <w:rsid w:val="66652956"/>
    <w:rsid w:val="6BE8956D"/>
    <w:rsid w:val="6E5712DE"/>
    <w:rsid w:val="703E45E9"/>
    <w:rsid w:val="74DF7CBF"/>
    <w:rsid w:val="79B2EDE2"/>
    <w:rsid w:val="7C8E9A67"/>
    <w:rsid w:val="7D816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445DD85"/>
  <w15:chartTrackingRefBased/>
  <w15:docId w15:val="{52CB35A3-BD83-4B3A-BBB9-9B966ED9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4CCC"/>
    <w:rPr>
      <w:lang w:val="es-ES_tradnl"/>
    </w:rPr>
  </w:style>
  <w:style w:type="paragraph" w:styleId="Heading1">
    <w:name w:val="heading 1"/>
    <w:basedOn w:val="Normal"/>
    <w:next w:val="Normal"/>
    <w:link w:val="Heading1Char"/>
    <w:uiPriority w:val="9"/>
    <w:qFormat/>
    <w:rsid w:val="00394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7B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C7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idodelmarco">
    <w:name w:val="Contenido del marco"/>
    <w:basedOn w:val="Normal"/>
    <w:qFormat/>
    <w:rsid w:val="00394151"/>
    <w:pPr>
      <w:spacing w:before="60" w:after="60" w:line="276" w:lineRule="auto"/>
      <w:ind w:firstLine="556"/>
      <w:jc w:val="both"/>
    </w:pPr>
    <w:rPr>
      <w:rFonts w:ascii="Arial" w:eastAsiaTheme="minorEastAsia" w:hAnsi="Arial"/>
      <w:szCs w:val="24"/>
      <w:lang w:eastAsia="es-ES"/>
    </w:rPr>
  </w:style>
  <w:style w:type="paragraph" w:customStyle="1" w:styleId="PortadaTtulo">
    <w:name w:val="Portada Título"/>
    <w:basedOn w:val="Normal"/>
    <w:autoRedefine/>
    <w:qFormat/>
    <w:rsid w:val="007E6704"/>
    <w:pPr>
      <w:spacing w:before="60" w:after="60" w:line="276" w:lineRule="auto"/>
    </w:pPr>
    <w:rPr>
      <w:rFonts w:ascii="Arial" w:eastAsiaTheme="minorEastAsia" w:hAnsi="Arial"/>
      <w:color w:val="FFFFFF" w:themeColor="background1"/>
      <w:sz w:val="60"/>
      <w:szCs w:val="60"/>
      <w:lang w:eastAsia="es-ES"/>
    </w:rPr>
  </w:style>
  <w:style w:type="character" w:customStyle="1" w:styleId="Ttulo1PlantillaCar">
    <w:name w:val="Título 1 Plantilla Car"/>
    <w:basedOn w:val="DefaultParagraphFont"/>
    <w:link w:val="Ttulo1Plantilla"/>
    <w:qFormat/>
    <w:rsid w:val="009D3D7E"/>
    <w:rPr>
      <w:rFonts w:ascii="Arial" w:eastAsiaTheme="majorEastAsia" w:hAnsi="Arial" w:cs="Arial"/>
      <w:color w:val="C00000"/>
      <w:sz w:val="36"/>
      <w:szCs w:val="32"/>
      <w:lang w:val="es-ES_tradnl" w:eastAsia="es-ES"/>
    </w:rPr>
  </w:style>
  <w:style w:type="paragraph" w:customStyle="1" w:styleId="Ttulo1Plantilla">
    <w:name w:val="Título 1 Plantilla"/>
    <w:basedOn w:val="Heading1"/>
    <w:link w:val="Ttulo1PlantillaCar"/>
    <w:autoRedefine/>
    <w:qFormat/>
    <w:rsid w:val="009D3D7E"/>
    <w:pPr>
      <w:spacing w:after="120" w:line="360" w:lineRule="auto"/>
      <w:jc w:val="both"/>
    </w:pPr>
    <w:rPr>
      <w:rFonts w:ascii="Arial" w:hAnsi="Arial" w:cs="Arial"/>
      <w:color w:val="C00000"/>
      <w:sz w:val="36"/>
      <w:lang w:eastAsia="es-ES"/>
    </w:rPr>
  </w:style>
  <w:style w:type="character" w:customStyle="1" w:styleId="Heading1Char">
    <w:name w:val="Heading 1 Char"/>
    <w:basedOn w:val="DefaultParagraphFont"/>
    <w:link w:val="Heading1"/>
    <w:uiPriority w:val="9"/>
    <w:rsid w:val="00394151"/>
    <w:rPr>
      <w:rFonts w:asciiTheme="majorHAnsi" w:eastAsiaTheme="majorEastAsia" w:hAnsiTheme="majorHAnsi" w:cstheme="majorBidi"/>
      <w:color w:val="2E74B5" w:themeColor="accent1" w:themeShade="BF"/>
      <w:sz w:val="32"/>
      <w:szCs w:val="32"/>
    </w:rPr>
  </w:style>
  <w:style w:type="paragraph" w:styleId="TOC2">
    <w:name w:val="toc 2"/>
    <w:basedOn w:val="Ttulo2plantilla"/>
    <w:next w:val="Normal"/>
    <w:autoRedefine/>
    <w:uiPriority w:val="39"/>
    <w:unhideWhenUsed/>
    <w:rsid w:val="00F93A90"/>
    <w:pPr>
      <w:tabs>
        <w:tab w:val="right" w:leader="dot" w:pos="9016"/>
      </w:tabs>
      <w:spacing w:before="0" w:afterLines="0" w:after="0"/>
      <w:ind w:left="220"/>
    </w:pPr>
    <w:rPr>
      <w:rFonts w:asciiTheme="minorHAnsi" w:hAnsiTheme="minorHAnsi"/>
      <w:b/>
      <w:bCs/>
      <w:sz w:val="22"/>
      <w:szCs w:val="22"/>
      <w:lang w:eastAsia="en-US"/>
    </w:rPr>
  </w:style>
  <w:style w:type="paragraph" w:styleId="TOC3">
    <w:name w:val="toc 3"/>
    <w:basedOn w:val="Ttulo3plantilla"/>
    <w:next w:val="Normal"/>
    <w:autoRedefine/>
    <w:uiPriority w:val="39"/>
    <w:unhideWhenUsed/>
    <w:qFormat/>
    <w:rsid w:val="000D39D1"/>
    <w:pPr>
      <w:spacing w:before="0" w:after="0" w:line="259" w:lineRule="auto"/>
      <w:ind w:left="440"/>
      <w:jc w:val="left"/>
    </w:pPr>
    <w:rPr>
      <w:rFonts w:asciiTheme="minorHAnsi" w:eastAsiaTheme="minorHAnsi" w:hAnsiTheme="minorHAnsi"/>
      <w:color w:val="auto"/>
      <w:szCs w:val="22"/>
      <w:lang w:eastAsia="en-US"/>
    </w:rPr>
  </w:style>
  <w:style w:type="paragraph" w:styleId="TOCHeading">
    <w:name w:val="TOC Heading"/>
    <w:basedOn w:val="Heading1"/>
    <w:next w:val="Normal"/>
    <w:uiPriority w:val="39"/>
    <w:unhideWhenUsed/>
    <w:qFormat/>
    <w:rsid w:val="00394151"/>
    <w:pPr>
      <w:outlineLvl w:val="9"/>
    </w:pPr>
    <w:rPr>
      <w:lang w:eastAsia="es-ES"/>
    </w:rPr>
  </w:style>
  <w:style w:type="paragraph" w:styleId="TOC1">
    <w:name w:val="toc 1"/>
    <w:basedOn w:val="Heading1"/>
    <w:next w:val="Normal"/>
    <w:autoRedefine/>
    <w:uiPriority w:val="39"/>
    <w:unhideWhenUsed/>
    <w:rsid w:val="00F93A90"/>
    <w:pPr>
      <w:keepNext w:val="0"/>
      <w:keepLines w:val="0"/>
      <w:tabs>
        <w:tab w:val="left" w:pos="440"/>
        <w:tab w:val="right" w:leader="dot" w:pos="9016"/>
      </w:tabs>
      <w:spacing w:before="120" w:line="360" w:lineRule="auto"/>
      <w:outlineLvl w:val="9"/>
    </w:pPr>
    <w:rPr>
      <w:rFonts w:asciiTheme="minorHAnsi" w:eastAsiaTheme="minorHAnsi" w:hAnsiTheme="minorHAnsi" w:cstheme="minorBidi"/>
      <w:b/>
      <w:bCs/>
      <w:color w:val="auto"/>
      <w:sz w:val="24"/>
      <w:szCs w:val="24"/>
    </w:rPr>
  </w:style>
  <w:style w:type="character" w:styleId="Hyperlink">
    <w:name w:val="Hyperlink"/>
    <w:basedOn w:val="DefaultParagraphFont"/>
    <w:uiPriority w:val="99"/>
    <w:unhideWhenUsed/>
    <w:rsid w:val="00394151"/>
    <w:rPr>
      <w:color w:val="0563C1" w:themeColor="hyperlink"/>
      <w:u w:val="single"/>
    </w:rPr>
  </w:style>
  <w:style w:type="character" w:customStyle="1" w:styleId="Ttulo2plantillaCar">
    <w:name w:val="Título 2 plantilla Car"/>
    <w:basedOn w:val="DefaultParagraphFont"/>
    <w:link w:val="Ttulo2plantilla"/>
    <w:qFormat/>
    <w:rsid w:val="00CF4234"/>
    <w:rPr>
      <w:rFonts w:ascii="Arial" w:hAnsi="Arial"/>
      <w:sz w:val="28"/>
      <w:szCs w:val="24"/>
      <w:lang w:val="es-ES_tradnl" w:eastAsia="es-ES"/>
    </w:rPr>
  </w:style>
  <w:style w:type="character" w:customStyle="1" w:styleId="Ttulo3plantillaCar">
    <w:name w:val="Título 3 plantilla Car"/>
    <w:basedOn w:val="DefaultParagraphFont"/>
    <w:link w:val="Ttulo3plantilla"/>
    <w:qFormat/>
    <w:rsid w:val="00CF4234"/>
    <w:rPr>
      <w:rFonts w:ascii="Arial" w:eastAsiaTheme="minorEastAsia" w:hAnsi="Arial"/>
      <w:color w:val="808080" w:themeColor="background1" w:themeShade="80"/>
      <w:szCs w:val="24"/>
      <w:lang w:val="es-ES_tradnl" w:eastAsia="es-ES"/>
    </w:rPr>
  </w:style>
  <w:style w:type="paragraph" w:customStyle="1" w:styleId="Ttulo2plantilla">
    <w:name w:val="Título 2 plantilla"/>
    <w:basedOn w:val="Normal"/>
    <w:link w:val="Ttulo2plantillaCar"/>
    <w:autoRedefine/>
    <w:qFormat/>
    <w:rsid w:val="00CF4234"/>
    <w:pPr>
      <w:spacing w:before="60" w:afterLines="120" w:after="288" w:line="360" w:lineRule="auto"/>
      <w:ind w:left="360"/>
    </w:pPr>
    <w:rPr>
      <w:rFonts w:ascii="Arial" w:hAnsi="Arial"/>
      <w:sz w:val="28"/>
      <w:szCs w:val="24"/>
      <w:lang w:eastAsia="es-ES"/>
    </w:rPr>
  </w:style>
  <w:style w:type="paragraph" w:customStyle="1" w:styleId="Ttulo3plantilla">
    <w:name w:val="Título 3 plantilla"/>
    <w:basedOn w:val="Normal"/>
    <w:link w:val="Ttulo3plantillaCar"/>
    <w:autoRedefine/>
    <w:qFormat/>
    <w:rsid w:val="00CF4234"/>
    <w:pPr>
      <w:spacing w:before="240" w:after="60" w:line="276" w:lineRule="auto"/>
      <w:jc w:val="both"/>
    </w:pPr>
    <w:rPr>
      <w:rFonts w:ascii="Arial" w:eastAsiaTheme="minorEastAsia" w:hAnsi="Arial"/>
      <w:color w:val="808080" w:themeColor="background1" w:themeShade="80"/>
      <w:szCs w:val="24"/>
      <w:lang w:eastAsia="es-ES"/>
    </w:rPr>
  </w:style>
  <w:style w:type="paragraph" w:styleId="ListParagraph">
    <w:name w:val="List Paragraph"/>
    <w:basedOn w:val="Normal"/>
    <w:uiPriority w:val="34"/>
    <w:qFormat/>
    <w:rsid w:val="00394151"/>
    <w:pPr>
      <w:spacing w:before="60" w:after="60" w:line="276" w:lineRule="auto"/>
      <w:ind w:left="720" w:firstLine="556"/>
      <w:contextualSpacing/>
      <w:jc w:val="both"/>
    </w:pPr>
    <w:rPr>
      <w:rFonts w:ascii="Arial" w:eastAsiaTheme="minorEastAsia" w:hAnsi="Arial"/>
      <w:szCs w:val="24"/>
      <w:lang w:eastAsia="es-ES"/>
    </w:rPr>
  </w:style>
  <w:style w:type="paragraph" w:styleId="Header">
    <w:name w:val="header"/>
    <w:basedOn w:val="Normal"/>
    <w:link w:val="HeaderChar"/>
    <w:uiPriority w:val="99"/>
    <w:unhideWhenUsed/>
    <w:rsid w:val="00CF7A5E"/>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7A5E"/>
  </w:style>
  <w:style w:type="paragraph" w:styleId="Footer">
    <w:name w:val="footer"/>
    <w:basedOn w:val="Normal"/>
    <w:link w:val="FooterChar"/>
    <w:uiPriority w:val="99"/>
    <w:unhideWhenUsed/>
    <w:rsid w:val="00CF7A5E"/>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7A5E"/>
  </w:style>
  <w:style w:type="character" w:styleId="CommentReference">
    <w:name w:val="annotation reference"/>
    <w:basedOn w:val="DefaultParagraphFont"/>
    <w:uiPriority w:val="99"/>
    <w:semiHidden/>
    <w:unhideWhenUsed/>
    <w:rsid w:val="00BA1FEA"/>
    <w:rPr>
      <w:sz w:val="18"/>
      <w:szCs w:val="18"/>
    </w:rPr>
  </w:style>
  <w:style w:type="paragraph" w:styleId="CommentText">
    <w:name w:val="annotation text"/>
    <w:basedOn w:val="Normal"/>
    <w:link w:val="CommentTextChar"/>
    <w:uiPriority w:val="99"/>
    <w:semiHidden/>
    <w:unhideWhenUsed/>
    <w:rsid w:val="00BA1FEA"/>
    <w:pPr>
      <w:spacing w:line="240" w:lineRule="auto"/>
    </w:pPr>
    <w:rPr>
      <w:sz w:val="24"/>
      <w:szCs w:val="24"/>
    </w:rPr>
  </w:style>
  <w:style w:type="character" w:customStyle="1" w:styleId="CommentTextChar">
    <w:name w:val="Comment Text Char"/>
    <w:basedOn w:val="DefaultParagraphFont"/>
    <w:link w:val="CommentText"/>
    <w:uiPriority w:val="99"/>
    <w:semiHidden/>
    <w:rsid w:val="00BA1FEA"/>
    <w:rPr>
      <w:sz w:val="24"/>
      <w:szCs w:val="24"/>
    </w:rPr>
  </w:style>
  <w:style w:type="paragraph" w:styleId="CommentSubject">
    <w:name w:val="annotation subject"/>
    <w:basedOn w:val="CommentText"/>
    <w:next w:val="CommentText"/>
    <w:link w:val="CommentSubjectChar"/>
    <w:uiPriority w:val="99"/>
    <w:semiHidden/>
    <w:unhideWhenUsed/>
    <w:rsid w:val="00BA1FEA"/>
    <w:rPr>
      <w:b/>
      <w:bCs/>
      <w:sz w:val="20"/>
      <w:szCs w:val="20"/>
    </w:rPr>
  </w:style>
  <w:style w:type="character" w:customStyle="1" w:styleId="CommentSubjectChar">
    <w:name w:val="Comment Subject Char"/>
    <w:basedOn w:val="CommentTextChar"/>
    <w:link w:val="CommentSubject"/>
    <w:uiPriority w:val="99"/>
    <w:semiHidden/>
    <w:rsid w:val="00BA1FEA"/>
    <w:rPr>
      <w:b/>
      <w:bCs/>
      <w:sz w:val="20"/>
      <w:szCs w:val="20"/>
    </w:rPr>
  </w:style>
  <w:style w:type="paragraph" w:styleId="BalloonText">
    <w:name w:val="Balloon Text"/>
    <w:basedOn w:val="Normal"/>
    <w:link w:val="BalloonTextChar"/>
    <w:uiPriority w:val="99"/>
    <w:semiHidden/>
    <w:unhideWhenUsed/>
    <w:rsid w:val="00BA1FE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1FEA"/>
    <w:rPr>
      <w:rFonts w:ascii="Times New Roman" w:hAnsi="Times New Roman" w:cs="Times New Roman"/>
      <w:sz w:val="18"/>
      <w:szCs w:val="18"/>
    </w:rPr>
  </w:style>
  <w:style w:type="character" w:styleId="LineNumber">
    <w:name w:val="line number"/>
    <w:basedOn w:val="DefaultParagraphFont"/>
    <w:uiPriority w:val="99"/>
    <w:semiHidden/>
    <w:unhideWhenUsed/>
    <w:rsid w:val="006B0243"/>
  </w:style>
  <w:style w:type="character" w:styleId="PageNumber">
    <w:name w:val="page number"/>
    <w:basedOn w:val="DefaultParagraphFont"/>
    <w:uiPriority w:val="99"/>
    <w:semiHidden/>
    <w:unhideWhenUsed/>
    <w:rsid w:val="006B0243"/>
  </w:style>
  <w:style w:type="paragraph" w:customStyle="1" w:styleId="p1">
    <w:name w:val="p1"/>
    <w:basedOn w:val="Normal"/>
    <w:rsid w:val="00932315"/>
    <w:pPr>
      <w:spacing w:after="0" w:line="240" w:lineRule="auto"/>
    </w:pPr>
    <w:rPr>
      <w:rFonts w:ascii="Times New Roman" w:hAnsi="Times New Roman" w:cs="Times New Roman"/>
      <w:sz w:val="17"/>
      <w:szCs w:val="17"/>
      <w:lang w:eastAsia="es-ES_tradnl"/>
    </w:rPr>
  </w:style>
  <w:style w:type="character" w:customStyle="1" w:styleId="apple-converted-space">
    <w:name w:val="apple-converted-space"/>
    <w:basedOn w:val="DefaultParagraphFont"/>
    <w:rsid w:val="00932315"/>
  </w:style>
  <w:style w:type="paragraph" w:customStyle="1" w:styleId="p2">
    <w:name w:val="p2"/>
    <w:basedOn w:val="Normal"/>
    <w:rsid w:val="008964E0"/>
    <w:pPr>
      <w:spacing w:after="0" w:line="240" w:lineRule="auto"/>
    </w:pPr>
    <w:rPr>
      <w:rFonts w:ascii="Calibri" w:hAnsi="Calibri" w:cs="Times New Roman"/>
      <w:sz w:val="17"/>
      <w:szCs w:val="17"/>
      <w:lang w:eastAsia="es-ES_tradnl"/>
    </w:rPr>
  </w:style>
  <w:style w:type="character" w:customStyle="1" w:styleId="s1">
    <w:name w:val="s1"/>
    <w:basedOn w:val="DefaultParagraphFont"/>
    <w:rsid w:val="008964E0"/>
    <w:rPr>
      <w:rFonts w:ascii="Arial" w:hAnsi="Arial" w:cs="Arial" w:hint="default"/>
      <w:sz w:val="12"/>
      <w:szCs w:val="12"/>
    </w:rPr>
  </w:style>
  <w:style w:type="character" w:customStyle="1" w:styleId="UnresolvedMention1">
    <w:name w:val="Unresolved Mention1"/>
    <w:basedOn w:val="DefaultParagraphFont"/>
    <w:uiPriority w:val="99"/>
    <w:rsid w:val="007E64FA"/>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encinsinresolver1">
    <w:name w:val="Mención sin resolver1"/>
    <w:basedOn w:val="DefaultParagraphFont"/>
    <w:uiPriority w:val="99"/>
    <w:rsid w:val="009F112F"/>
    <w:rPr>
      <w:color w:val="605E5C"/>
      <w:shd w:val="clear" w:color="auto" w:fill="E1DFDD"/>
    </w:rPr>
  </w:style>
  <w:style w:type="character" w:styleId="FollowedHyperlink">
    <w:name w:val="FollowedHyperlink"/>
    <w:basedOn w:val="DefaultParagraphFont"/>
    <w:uiPriority w:val="99"/>
    <w:semiHidden/>
    <w:unhideWhenUsed/>
    <w:rsid w:val="001F56DE"/>
    <w:rPr>
      <w:color w:val="954F72" w:themeColor="followedHyperlink"/>
      <w:u w:val="single"/>
    </w:rPr>
  </w:style>
  <w:style w:type="paragraph" w:styleId="EndnoteText">
    <w:name w:val="endnote text"/>
    <w:basedOn w:val="Normal"/>
    <w:link w:val="EndnoteTextChar"/>
    <w:uiPriority w:val="99"/>
    <w:semiHidden/>
    <w:unhideWhenUsed/>
    <w:rsid w:val="00B86D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6D7D"/>
    <w:rPr>
      <w:sz w:val="20"/>
      <w:szCs w:val="20"/>
      <w:lang w:val="es-ES_tradnl"/>
    </w:rPr>
  </w:style>
  <w:style w:type="character" w:styleId="EndnoteReference">
    <w:name w:val="endnote reference"/>
    <w:basedOn w:val="DefaultParagraphFont"/>
    <w:uiPriority w:val="99"/>
    <w:semiHidden/>
    <w:unhideWhenUsed/>
    <w:rsid w:val="00B86D7D"/>
    <w:rPr>
      <w:vertAlign w:val="superscript"/>
    </w:rPr>
  </w:style>
  <w:style w:type="character" w:customStyle="1" w:styleId="Heading3Char">
    <w:name w:val="Heading 3 Char"/>
    <w:basedOn w:val="DefaultParagraphFont"/>
    <w:link w:val="Heading3"/>
    <w:uiPriority w:val="9"/>
    <w:semiHidden/>
    <w:rsid w:val="006C7ABB"/>
    <w:rPr>
      <w:rFonts w:asciiTheme="majorHAnsi" w:eastAsiaTheme="majorEastAsia" w:hAnsiTheme="majorHAnsi" w:cstheme="majorBidi"/>
      <w:color w:val="1F4D78" w:themeColor="accent1" w:themeShade="7F"/>
      <w:sz w:val="24"/>
      <w:szCs w:val="24"/>
      <w:lang w:val="es-ES_tradnl"/>
    </w:rPr>
  </w:style>
  <w:style w:type="paragraph" w:styleId="NormalWeb">
    <w:name w:val="Normal (Web)"/>
    <w:basedOn w:val="Normal"/>
    <w:uiPriority w:val="99"/>
    <w:semiHidden/>
    <w:unhideWhenUsed/>
    <w:rsid w:val="006C7ABB"/>
    <w:pPr>
      <w:spacing w:before="100" w:beforeAutospacing="1" w:after="100" w:afterAutospacing="1" w:line="240" w:lineRule="auto"/>
    </w:pPr>
    <w:rPr>
      <w:rFonts w:ascii="Times New Roman" w:eastAsia="Times New Roman" w:hAnsi="Times New Roman" w:cs="Times New Roman"/>
      <w:sz w:val="24"/>
      <w:szCs w:val="24"/>
      <w:lang w:val="es-ES" w:eastAsia="es-ES_tradnl"/>
    </w:rPr>
  </w:style>
  <w:style w:type="character" w:styleId="HTMLCode">
    <w:name w:val="HTML Code"/>
    <w:basedOn w:val="DefaultParagraphFont"/>
    <w:uiPriority w:val="99"/>
    <w:semiHidden/>
    <w:unhideWhenUsed/>
    <w:rsid w:val="006C7ABB"/>
    <w:rPr>
      <w:rFonts w:ascii="Courier New" w:eastAsia="Times New Roman" w:hAnsi="Courier New" w:cs="Courier New"/>
      <w:sz w:val="20"/>
      <w:szCs w:val="20"/>
    </w:rPr>
  </w:style>
  <w:style w:type="character" w:styleId="Emphasis">
    <w:name w:val="Emphasis"/>
    <w:basedOn w:val="DefaultParagraphFont"/>
    <w:uiPriority w:val="20"/>
    <w:qFormat/>
    <w:rsid w:val="006C7ABB"/>
    <w:rPr>
      <w:i/>
      <w:iCs/>
    </w:rPr>
  </w:style>
  <w:style w:type="character" w:styleId="Strong">
    <w:name w:val="Strong"/>
    <w:basedOn w:val="DefaultParagraphFont"/>
    <w:uiPriority w:val="22"/>
    <w:qFormat/>
    <w:rsid w:val="006C7ABB"/>
    <w:rPr>
      <w:b/>
      <w:bCs/>
    </w:rPr>
  </w:style>
  <w:style w:type="paragraph" w:styleId="Revision">
    <w:name w:val="Revision"/>
    <w:hidden/>
    <w:uiPriority w:val="99"/>
    <w:semiHidden/>
    <w:rsid w:val="007474EE"/>
    <w:pPr>
      <w:spacing w:after="0" w:line="240" w:lineRule="auto"/>
    </w:pPr>
    <w:rPr>
      <w:lang w:val="es-ES_tradnl"/>
    </w:rPr>
  </w:style>
  <w:style w:type="paragraph" w:styleId="Caption">
    <w:name w:val="caption"/>
    <w:basedOn w:val="Normal"/>
    <w:next w:val="Normal"/>
    <w:uiPriority w:val="35"/>
    <w:unhideWhenUsed/>
    <w:qFormat/>
    <w:rsid w:val="00423A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B364B"/>
    <w:pPr>
      <w:spacing w:after="0" w:line="480" w:lineRule="auto"/>
      <w:ind w:left="720" w:hanging="720"/>
    </w:pPr>
  </w:style>
  <w:style w:type="paragraph" w:styleId="TableofFigures">
    <w:name w:val="table of figures"/>
    <w:basedOn w:val="Normal"/>
    <w:next w:val="Normal"/>
    <w:uiPriority w:val="99"/>
    <w:unhideWhenUsed/>
    <w:rsid w:val="006C0305"/>
    <w:pPr>
      <w:spacing w:after="0"/>
    </w:pPr>
  </w:style>
  <w:style w:type="character" w:customStyle="1" w:styleId="Heading2Char">
    <w:name w:val="Heading 2 Char"/>
    <w:basedOn w:val="DefaultParagraphFont"/>
    <w:link w:val="Heading2"/>
    <w:uiPriority w:val="9"/>
    <w:semiHidden/>
    <w:rsid w:val="00FF7B89"/>
    <w:rPr>
      <w:rFonts w:asciiTheme="majorHAnsi" w:eastAsiaTheme="majorEastAsia" w:hAnsiTheme="majorHAnsi" w:cstheme="majorBidi"/>
      <w:color w:val="2E74B5" w:themeColor="accent1" w:themeShade="BF"/>
      <w:sz w:val="26"/>
      <w:szCs w:val="26"/>
      <w:lang w:val="es-ES_tradnl"/>
    </w:rPr>
  </w:style>
  <w:style w:type="paragraph" w:styleId="TOC4">
    <w:name w:val="toc 4"/>
    <w:basedOn w:val="Normal"/>
    <w:next w:val="Normal"/>
    <w:autoRedefine/>
    <w:uiPriority w:val="39"/>
    <w:unhideWhenUsed/>
    <w:rsid w:val="001764EB"/>
    <w:pPr>
      <w:spacing w:after="0"/>
      <w:ind w:left="660"/>
    </w:pPr>
    <w:rPr>
      <w:sz w:val="20"/>
      <w:szCs w:val="20"/>
    </w:rPr>
  </w:style>
  <w:style w:type="paragraph" w:styleId="TOC5">
    <w:name w:val="toc 5"/>
    <w:basedOn w:val="Normal"/>
    <w:next w:val="Normal"/>
    <w:autoRedefine/>
    <w:uiPriority w:val="39"/>
    <w:unhideWhenUsed/>
    <w:rsid w:val="001764EB"/>
    <w:pPr>
      <w:spacing w:after="0"/>
      <w:ind w:left="880"/>
    </w:pPr>
    <w:rPr>
      <w:sz w:val="20"/>
      <w:szCs w:val="20"/>
    </w:rPr>
  </w:style>
  <w:style w:type="paragraph" w:styleId="TOC6">
    <w:name w:val="toc 6"/>
    <w:basedOn w:val="Normal"/>
    <w:next w:val="Normal"/>
    <w:autoRedefine/>
    <w:uiPriority w:val="39"/>
    <w:unhideWhenUsed/>
    <w:rsid w:val="001764EB"/>
    <w:pPr>
      <w:spacing w:after="0"/>
      <w:ind w:left="1100"/>
    </w:pPr>
    <w:rPr>
      <w:sz w:val="20"/>
      <w:szCs w:val="20"/>
    </w:rPr>
  </w:style>
  <w:style w:type="paragraph" w:styleId="TOC7">
    <w:name w:val="toc 7"/>
    <w:basedOn w:val="Normal"/>
    <w:next w:val="Normal"/>
    <w:autoRedefine/>
    <w:uiPriority w:val="39"/>
    <w:unhideWhenUsed/>
    <w:rsid w:val="001764EB"/>
    <w:pPr>
      <w:spacing w:after="0"/>
      <w:ind w:left="1320"/>
    </w:pPr>
    <w:rPr>
      <w:sz w:val="20"/>
      <w:szCs w:val="20"/>
    </w:rPr>
  </w:style>
  <w:style w:type="paragraph" w:styleId="TOC8">
    <w:name w:val="toc 8"/>
    <w:basedOn w:val="Normal"/>
    <w:next w:val="Normal"/>
    <w:autoRedefine/>
    <w:uiPriority w:val="39"/>
    <w:unhideWhenUsed/>
    <w:rsid w:val="001764EB"/>
    <w:pPr>
      <w:spacing w:after="0"/>
      <w:ind w:left="1540"/>
    </w:pPr>
    <w:rPr>
      <w:sz w:val="20"/>
      <w:szCs w:val="20"/>
    </w:rPr>
  </w:style>
  <w:style w:type="paragraph" w:styleId="TOC9">
    <w:name w:val="toc 9"/>
    <w:basedOn w:val="Normal"/>
    <w:next w:val="Normal"/>
    <w:autoRedefine/>
    <w:uiPriority w:val="39"/>
    <w:unhideWhenUsed/>
    <w:rsid w:val="001764EB"/>
    <w:pPr>
      <w:spacing w:after="0"/>
      <w:ind w:left="1760"/>
    </w:pPr>
    <w:rPr>
      <w:sz w:val="20"/>
      <w:szCs w:val="20"/>
    </w:rPr>
  </w:style>
  <w:style w:type="paragraph" w:styleId="DocumentMap">
    <w:name w:val="Document Map"/>
    <w:basedOn w:val="Normal"/>
    <w:link w:val="DocumentMapChar"/>
    <w:uiPriority w:val="99"/>
    <w:semiHidden/>
    <w:unhideWhenUsed/>
    <w:rsid w:val="00D52A6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52A63"/>
    <w:rPr>
      <w:rFonts w:ascii="Times New Roman" w:hAnsi="Times New Roman" w:cs="Times New Roman"/>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63990">
      <w:bodyDiv w:val="1"/>
      <w:marLeft w:val="0"/>
      <w:marRight w:val="0"/>
      <w:marTop w:val="0"/>
      <w:marBottom w:val="0"/>
      <w:divBdr>
        <w:top w:val="none" w:sz="0" w:space="0" w:color="auto"/>
        <w:left w:val="none" w:sz="0" w:space="0" w:color="auto"/>
        <w:bottom w:val="none" w:sz="0" w:space="0" w:color="auto"/>
        <w:right w:val="none" w:sz="0" w:space="0" w:color="auto"/>
      </w:divBdr>
    </w:div>
    <w:div w:id="346297193">
      <w:bodyDiv w:val="1"/>
      <w:marLeft w:val="0"/>
      <w:marRight w:val="0"/>
      <w:marTop w:val="0"/>
      <w:marBottom w:val="0"/>
      <w:divBdr>
        <w:top w:val="none" w:sz="0" w:space="0" w:color="auto"/>
        <w:left w:val="none" w:sz="0" w:space="0" w:color="auto"/>
        <w:bottom w:val="none" w:sz="0" w:space="0" w:color="auto"/>
        <w:right w:val="none" w:sz="0" w:space="0" w:color="auto"/>
      </w:divBdr>
    </w:div>
    <w:div w:id="386104702">
      <w:bodyDiv w:val="1"/>
      <w:marLeft w:val="0"/>
      <w:marRight w:val="0"/>
      <w:marTop w:val="0"/>
      <w:marBottom w:val="0"/>
      <w:divBdr>
        <w:top w:val="none" w:sz="0" w:space="0" w:color="auto"/>
        <w:left w:val="none" w:sz="0" w:space="0" w:color="auto"/>
        <w:bottom w:val="none" w:sz="0" w:space="0" w:color="auto"/>
        <w:right w:val="none" w:sz="0" w:space="0" w:color="auto"/>
      </w:divBdr>
    </w:div>
    <w:div w:id="758067973">
      <w:bodyDiv w:val="1"/>
      <w:marLeft w:val="0"/>
      <w:marRight w:val="0"/>
      <w:marTop w:val="0"/>
      <w:marBottom w:val="0"/>
      <w:divBdr>
        <w:top w:val="none" w:sz="0" w:space="0" w:color="auto"/>
        <w:left w:val="none" w:sz="0" w:space="0" w:color="auto"/>
        <w:bottom w:val="none" w:sz="0" w:space="0" w:color="auto"/>
        <w:right w:val="none" w:sz="0" w:space="0" w:color="auto"/>
      </w:divBdr>
    </w:div>
    <w:div w:id="825779009">
      <w:bodyDiv w:val="1"/>
      <w:marLeft w:val="0"/>
      <w:marRight w:val="0"/>
      <w:marTop w:val="0"/>
      <w:marBottom w:val="0"/>
      <w:divBdr>
        <w:top w:val="none" w:sz="0" w:space="0" w:color="auto"/>
        <w:left w:val="none" w:sz="0" w:space="0" w:color="auto"/>
        <w:bottom w:val="none" w:sz="0" w:space="0" w:color="auto"/>
        <w:right w:val="none" w:sz="0" w:space="0" w:color="auto"/>
      </w:divBdr>
    </w:div>
    <w:div w:id="1071197549">
      <w:bodyDiv w:val="1"/>
      <w:marLeft w:val="0"/>
      <w:marRight w:val="0"/>
      <w:marTop w:val="0"/>
      <w:marBottom w:val="0"/>
      <w:divBdr>
        <w:top w:val="none" w:sz="0" w:space="0" w:color="auto"/>
        <w:left w:val="none" w:sz="0" w:space="0" w:color="auto"/>
        <w:bottom w:val="none" w:sz="0" w:space="0" w:color="auto"/>
        <w:right w:val="none" w:sz="0" w:space="0" w:color="auto"/>
      </w:divBdr>
    </w:div>
    <w:div w:id="1094938633">
      <w:bodyDiv w:val="1"/>
      <w:marLeft w:val="0"/>
      <w:marRight w:val="0"/>
      <w:marTop w:val="0"/>
      <w:marBottom w:val="0"/>
      <w:divBdr>
        <w:top w:val="none" w:sz="0" w:space="0" w:color="auto"/>
        <w:left w:val="none" w:sz="0" w:space="0" w:color="auto"/>
        <w:bottom w:val="none" w:sz="0" w:space="0" w:color="auto"/>
        <w:right w:val="none" w:sz="0" w:space="0" w:color="auto"/>
      </w:divBdr>
    </w:div>
    <w:div w:id="1263220822">
      <w:bodyDiv w:val="1"/>
      <w:marLeft w:val="0"/>
      <w:marRight w:val="0"/>
      <w:marTop w:val="0"/>
      <w:marBottom w:val="0"/>
      <w:divBdr>
        <w:top w:val="none" w:sz="0" w:space="0" w:color="auto"/>
        <w:left w:val="none" w:sz="0" w:space="0" w:color="auto"/>
        <w:bottom w:val="none" w:sz="0" w:space="0" w:color="auto"/>
        <w:right w:val="none" w:sz="0" w:space="0" w:color="auto"/>
      </w:divBdr>
    </w:div>
    <w:div w:id="1279028861">
      <w:bodyDiv w:val="1"/>
      <w:marLeft w:val="0"/>
      <w:marRight w:val="0"/>
      <w:marTop w:val="0"/>
      <w:marBottom w:val="0"/>
      <w:divBdr>
        <w:top w:val="none" w:sz="0" w:space="0" w:color="auto"/>
        <w:left w:val="none" w:sz="0" w:space="0" w:color="auto"/>
        <w:bottom w:val="none" w:sz="0" w:space="0" w:color="auto"/>
        <w:right w:val="none" w:sz="0" w:space="0" w:color="auto"/>
      </w:divBdr>
    </w:div>
    <w:div w:id="1376927318">
      <w:bodyDiv w:val="1"/>
      <w:marLeft w:val="0"/>
      <w:marRight w:val="0"/>
      <w:marTop w:val="0"/>
      <w:marBottom w:val="0"/>
      <w:divBdr>
        <w:top w:val="none" w:sz="0" w:space="0" w:color="auto"/>
        <w:left w:val="none" w:sz="0" w:space="0" w:color="auto"/>
        <w:bottom w:val="none" w:sz="0" w:space="0" w:color="auto"/>
        <w:right w:val="none" w:sz="0" w:space="0" w:color="auto"/>
      </w:divBdr>
    </w:div>
    <w:div w:id="1465850918">
      <w:bodyDiv w:val="1"/>
      <w:marLeft w:val="0"/>
      <w:marRight w:val="0"/>
      <w:marTop w:val="0"/>
      <w:marBottom w:val="0"/>
      <w:divBdr>
        <w:top w:val="none" w:sz="0" w:space="0" w:color="auto"/>
        <w:left w:val="none" w:sz="0" w:space="0" w:color="auto"/>
        <w:bottom w:val="none" w:sz="0" w:space="0" w:color="auto"/>
        <w:right w:val="none" w:sz="0" w:space="0" w:color="auto"/>
      </w:divBdr>
    </w:div>
    <w:div w:id="1514226449">
      <w:bodyDiv w:val="1"/>
      <w:marLeft w:val="0"/>
      <w:marRight w:val="0"/>
      <w:marTop w:val="0"/>
      <w:marBottom w:val="0"/>
      <w:divBdr>
        <w:top w:val="none" w:sz="0" w:space="0" w:color="auto"/>
        <w:left w:val="none" w:sz="0" w:space="0" w:color="auto"/>
        <w:bottom w:val="none" w:sz="0" w:space="0" w:color="auto"/>
        <w:right w:val="none" w:sz="0" w:space="0" w:color="auto"/>
      </w:divBdr>
    </w:div>
    <w:div w:id="1516265899">
      <w:bodyDiv w:val="1"/>
      <w:marLeft w:val="0"/>
      <w:marRight w:val="0"/>
      <w:marTop w:val="0"/>
      <w:marBottom w:val="0"/>
      <w:divBdr>
        <w:top w:val="none" w:sz="0" w:space="0" w:color="auto"/>
        <w:left w:val="none" w:sz="0" w:space="0" w:color="auto"/>
        <w:bottom w:val="none" w:sz="0" w:space="0" w:color="auto"/>
        <w:right w:val="none" w:sz="0" w:space="0" w:color="auto"/>
      </w:divBdr>
    </w:div>
    <w:div w:id="1656302055">
      <w:bodyDiv w:val="1"/>
      <w:marLeft w:val="0"/>
      <w:marRight w:val="0"/>
      <w:marTop w:val="0"/>
      <w:marBottom w:val="0"/>
      <w:divBdr>
        <w:top w:val="none" w:sz="0" w:space="0" w:color="auto"/>
        <w:left w:val="none" w:sz="0" w:space="0" w:color="auto"/>
        <w:bottom w:val="none" w:sz="0" w:space="0" w:color="auto"/>
        <w:right w:val="none" w:sz="0" w:space="0" w:color="auto"/>
      </w:divBdr>
    </w:div>
    <w:div w:id="1784298862">
      <w:bodyDiv w:val="1"/>
      <w:marLeft w:val="0"/>
      <w:marRight w:val="0"/>
      <w:marTop w:val="0"/>
      <w:marBottom w:val="0"/>
      <w:divBdr>
        <w:top w:val="none" w:sz="0" w:space="0" w:color="auto"/>
        <w:left w:val="none" w:sz="0" w:space="0" w:color="auto"/>
        <w:bottom w:val="none" w:sz="0" w:space="0" w:color="auto"/>
        <w:right w:val="none" w:sz="0" w:space="0" w:color="auto"/>
      </w:divBdr>
    </w:div>
    <w:div w:id="1785078407">
      <w:bodyDiv w:val="1"/>
      <w:marLeft w:val="0"/>
      <w:marRight w:val="0"/>
      <w:marTop w:val="0"/>
      <w:marBottom w:val="0"/>
      <w:divBdr>
        <w:top w:val="none" w:sz="0" w:space="0" w:color="auto"/>
        <w:left w:val="none" w:sz="0" w:space="0" w:color="auto"/>
        <w:bottom w:val="none" w:sz="0" w:space="0" w:color="auto"/>
        <w:right w:val="none" w:sz="0" w:space="0" w:color="auto"/>
      </w:divBdr>
    </w:div>
    <w:div w:id="191882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A8B1E-37C7-5242-89AD-84E2AB529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66</Pages>
  <Words>50462</Words>
  <Characters>287638</Characters>
  <Application>Microsoft Office Word</Application>
  <DocSecurity>0</DocSecurity>
  <Lines>2396</Lines>
  <Paragraphs>674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Nebrija</Company>
  <LinksUpToDate>false</LinksUpToDate>
  <CharactersWithSpaces>337426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hkfuertes</dc:creator>
  <cp:keywords/>
  <dc:description/>
  <cp:lastModifiedBy>MIGUEL FUERTES FERNANDEZ</cp:lastModifiedBy>
  <cp:revision>327</cp:revision>
  <cp:lastPrinted>2022-09-05T19:28:00Z</cp:lastPrinted>
  <dcterms:created xsi:type="dcterms:W3CDTF">2022-07-07T18:38:00Z</dcterms:created>
  <dcterms:modified xsi:type="dcterms:W3CDTF">2022-09-05T19:28:00Z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2022-05-09T13:07:35Z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764f356c-f676-49c5-8e4c-3f148e52a59c</vt:lpwstr>
  </property>
  <property fmtid="{D5CDD505-2E9C-101B-9397-08002B2CF9AE}" pid="8" name="MSIP_Label_e463cba9-5f6c-478d-9329-7b2295e4e8ed_ContentBits">
    <vt:lpwstr>0</vt:lpwstr>
  </property>
  <property fmtid="{D5CDD505-2E9C-101B-9397-08002B2CF9AE}" pid="9" name="ZOTERO_PREF_1">
    <vt:lpwstr>&lt;data data-version="3" zotero-version="6.0.13"&gt;&lt;session id="ncDzrBqG"/&gt;&lt;style id="http://www.zotero.org/styles/apa-no-ampersand" locale="es-ES" hasBibliography="1" bibliographyStyleHasBeenSet="1"/&gt;&lt;prefs&gt;&lt;pref name="fieldType" value="Field"/&gt;&lt;/prefs&gt;&lt;/dat</vt:lpwstr>
  </property>
  <property fmtid="{D5CDD505-2E9C-101B-9397-08002B2CF9AE}" pid="10" name="ZOTERO_BREF_7X5goSwLHJvJ_1">
    <vt:lpwstr>ZOTERO_ITEM CSL_CITATION {"citationID":"3p50wT4n","properties":{"formattedCitation":"Pertegal Felices y Lorenzo Lled\\uc0\\u243{}, \\uc0\\u171{}Gamificaci\\uc0\\u243{}n en el aula a trav\\uc0\\u233{}s de las TIC\\uc0\\u187{}.","plainCitation":"Pertegal Fe</vt:lpwstr>
  </property>
  <property fmtid="{D5CDD505-2E9C-101B-9397-08002B2CF9AE}" pid="11" name="ZOTERO_BREF_7X5goSwLHJvJ_2">
    <vt:lpwstr>lices y Lorenzo Lledó, «Gamificación en el aula a través de las TIC».","noteIndex":1},"citationItems":[{"id":14,"uris":["http://zotero.org/users/9702781/items/9XDB5NIA"],"itemData":{"id":14,"type":"article-journal","abstract":"La gamificación se ha revela</vt:lpwstr>
  </property>
  <property fmtid="{D5CDD505-2E9C-101B-9397-08002B2CF9AE}" pid="12" name="ZOTERO_BREF_7X5goSwLHJvJ_3">
    <vt:lpwstr>do recientemente como una de las metodologías de enseñanza más eficiente en el alumnado mostrándose útil en todos los niveles educativos. Distintas investigaciones le otorgan beneficios como el aumento de la motivación, la mejora del estado de ánimo y el </vt:lpwstr>
  </property>
  <property fmtid="{D5CDD505-2E9C-101B-9397-08002B2CF9AE}" pid="13" name="ZOTERO_BREF_7X5goSwLHJvJ_4">
    <vt:lpwstr>fortalecimiento del vínculo entre otros. Sin embargo, una de las propiedades que más se mencionan es su capacidad para “reiniciar” el reloj de la atención del alumno: la clave es el aprendizaje colectivo, una forma atractiva de recordar nuevos contenidos.</vt:lpwstr>
  </property>
  <property fmtid="{D5CDD505-2E9C-101B-9397-08002B2CF9AE}" pid="14" name="ZOTERO_BREF_7X5goSwLHJvJ_5">
    <vt:lpwstr> También se han documentado beneficios para el profesor, ya que los juegos otorgan un valioso e inmediato feedback de los conocimientos del alumnado. En este trabajo se presenta una experiencia educativa basada en la introducción de la herramienta de gami</vt:lpwstr>
  </property>
  <property fmtid="{D5CDD505-2E9C-101B-9397-08002B2CF9AE}" pid="15" name="ZOTERO_BREF_7X5goSwLHJvJ_6">
    <vt:lpwstr>ficación “Kahoot” correspondiente a una asignatura obligatoria del Grado de Maestro en Educación Infantil. Los resultados demuestran el interés y la buena acogida que ha tenido la gamificación en el aula, mostrando junto a altos niveles de motivación un a</vt:lpwstr>
  </property>
  <property fmtid="{D5CDD505-2E9C-101B-9397-08002B2CF9AE}" pid="16" name="ZOTERO_BREF_7X5goSwLHJvJ_7">
    <vt:lpwstr>umento de la asistencia a clase.","container-title":"International Journal of Developmental and Educational Psychology. Revista INFAD de Psicología.","DOI":"10.17060/ijodaep.2019.n1.v3.1535","ISSN":"2603-5987, 0214-9877","issue":"1","journalAbbreviation":</vt:lpwstr>
  </property>
  <property fmtid="{D5CDD505-2E9C-101B-9397-08002B2CF9AE}" pid="17" name="ZOTERO_BREF_7X5goSwLHJvJ_8">
    <vt:lpwstr>"Revista INFAD de Psicología","language":"es","page":"553","source":"DOI.org (Crossref)","title":"Gamificación en el aula a través de las TIC","volume":"3","author":[{"family":"Pertegal Felices","given":"María Luisa"},{"family":"Lorenzo Lledó","given":"Go</vt:lpwstr>
  </property>
  <property fmtid="{D5CDD505-2E9C-101B-9397-08002B2CF9AE}" pid="18" name="ZOTERO_BREF_7X5goSwLHJvJ_9">
    <vt:lpwstr>nzalo"}],"issued":{"date-parts":[["2019",8,13]]}}}],"schema":"https://github.com/citation-style-language/schema/raw/master/csl-citation.json"}</vt:lpwstr>
  </property>
  <property fmtid="{D5CDD505-2E9C-101B-9397-08002B2CF9AE}" pid="19" name="ZOTERO_PREF_2">
    <vt:lpwstr>a&gt;</vt:lpwstr>
  </property>
</Properties>
</file>