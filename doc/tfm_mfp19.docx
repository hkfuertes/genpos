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0265D" w14:textId="42E5190B" w:rsidR="007D5314" w:rsidRPr="00EE580E" w:rsidRDefault="007D5314" w:rsidP="007D5314">
      <w:pPr>
        <w:spacing w:after="120"/>
        <w:rPr>
          <w:ins w:id="6" w:author="MIGUEL FUERTES FERNANDEZ" w:date="2022-08-06T19:40:00Z"/>
          <w:rFonts w:ascii="Arial" w:hAnsi="Arial" w:cs="Arial"/>
        </w:rPr>
      </w:pPr>
      <w:ins w:id="7" w:author="MIGUEL FUERTES FERNANDEZ" w:date="2022-08-06T19:40:00Z">
        <w:r w:rsidRPr="00EE580E">
          <w:rPr>
            <w:noProof/>
          </w:rPr>
          <mc:AlternateContent>
            <mc:Choice Requires="wps">
              <w:drawing>
                <wp:anchor distT="0" distB="0" distL="114300" distR="114300" simplePos="0" relativeHeight="251671552" behindDoc="0" locked="0" layoutInCell="1" allowOverlap="1" wp14:anchorId="07C3BF17" wp14:editId="11CEBAE8">
                  <wp:simplePos x="0" y="0"/>
                  <wp:positionH relativeFrom="column">
                    <wp:posOffset>-427990</wp:posOffset>
                  </wp:positionH>
                  <wp:positionV relativeFrom="paragraph">
                    <wp:posOffset>320040</wp:posOffset>
                  </wp:positionV>
                  <wp:extent cx="4410710" cy="1555115"/>
                  <wp:effectExtent l="0" t="0" r="0" b="6985"/>
                  <wp:wrapSquare wrapText="bothSides"/>
                  <wp:docPr id="21" name="Rectangle 21"/>
                  <wp:cNvGraphicFramePr/>
                  <a:graphic xmlns:a="http://schemas.openxmlformats.org/drawingml/2006/main">
                    <a:graphicData uri="http://schemas.microsoft.com/office/word/2010/wordprocessingShape">
                      <wps:wsp>
                        <wps:cNvSpPr/>
                        <wps:spPr>
                          <a:xfrm>
                            <a:off x="0" y="0"/>
                            <a:ext cx="4410710" cy="1555115"/>
                          </a:xfrm>
                          <a:prstGeom prst="rect">
                            <a:avLst/>
                          </a:prstGeom>
                          <a:noFill/>
                          <a:ln>
                            <a:noFill/>
                          </a:ln>
                        </wps:spPr>
                        <wps:style>
                          <a:lnRef idx="0">
                            <a:schemeClr val="accent1"/>
                          </a:lnRef>
                          <a:fillRef idx="0">
                            <a:schemeClr val="accent1"/>
                          </a:fillRef>
                          <a:effectRef idx="0">
                            <a:schemeClr val="accent1"/>
                          </a:effectRef>
                          <a:fontRef idx="minor"/>
                        </wps:style>
                        <wps:txbx>
                          <w:txbxContent>
                            <w:p w14:paraId="25883306" w14:textId="77777777" w:rsidR="007D5314" w:rsidRDefault="007D5314" w:rsidP="007D5314">
                              <w:pPr>
                                <w:pStyle w:val="Contenidodelmarco"/>
                                <w:ind w:firstLine="0"/>
                                <w:jc w:val="left"/>
                                <w:rPr>
                                  <w:b/>
                                  <w:color w:val="BFBFBF" w:themeColor="background1" w:themeShade="BF"/>
                                  <w:sz w:val="40"/>
                                  <w:szCs w:val="40"/>
                                </w:rPr>
                              </w:pPr>
                              <w:r>
                                <w:rPr>
                                  <w:b/>
                                  <w:color w:val="BFBFBF" w:themeColor="background1" w:themeShade="BF"/>
                                  <w:sz w:val="40"/>
                                  <w:szCs w:val="40"/>
                                </w:rPr>
                                <w:t>Facultad de Lenguas y Educación</w:t>
                              </w:r>
                            </w:p>
                            <w:p w14:paraId="751A4452" w14:textId="77777777" w:rsidR="007D5314" w:rsidRDefault="007D5314" w:rsidP="007D5314">
                              <w:pPr>
                                <w:pStyle w:val="Contenidodelmarco"/>
                                <w:ind w:firstLine="0"/>
                                <w:jc w:val="left"/>
                                <w:rPr>
                                  <w:b/>
                                  <w:color w:val="BFBFBF" w:themeColor="background1" w:themeShade="BF"/>
                                  <w:sz w:val="40"/>
                                  <w:szCs w:val="40"/>
                                </w:rPr>
                              </w:pPr>
                              <w:r>
                                <w:rPr>
                                  <w:b/>
                                  <w:color w:val="BFBFBF" w:themeColor="background1" w:themeShade="BF"/>
                                  <w:sz w:val="40"/>
                                  <w:szCs w:val="40"/>
                                </w:rPr>
                                <w:t>Dpto. de Educación</w:t>
                              </w:r>
                            </w:p>
                            <w:p w14:paraId="0BBBE126" w14:textId="77777777" w:rsidR="007D5314" w:rsidRDefault="007D5314" w:rsidP="007D5314">
                              <w:pPr>
                                <w:pStyle w:val="Contenidodelmarco"/>
                                <w:ind w:firstLine="0"/>
                                <w:jc w:val="left"/>
                                <w:rPr>
                                  <w:b/>
                                </w:rPr>
                              </w:pPr>
                            </w:p>
                            <w:p w14:paraId="41B91CE3" w14:textId="6A68DAD6" w:rsidR="007D5314" w:rsidRDefault="007D5314" w:rsidP="007D5314">
                              <w:pPr>
                                <w:pStyle w:val="Contenidodelmarco"/>
                                <w:ind w:firstLine="0"/>
                                <w:jc w:val="left"/>
                                <w:rPr>
                                  <w:b/>
                                </w:rPr>
                              </w:pPr>
                              <w:r>
                                <w:rPr>
                                  <w:b/>
                                </w:rPr>
                                <w:t>Nombre del alumno:</w:t>
                              </w:r>
                              <w:ins w:id="8" w:author="MIGUEL FUERTES FERNANDEZ" w:date="2022-08-25T19:33:00Z">
                                <w:r w:rsidR="00DE0F89">
                                  <w:rPr>
                                    <w:b/>
                                  </w:rPr>
                                  <w:t xml:space="preserve"> Miguel Jesús Fuertes Fernández</w:t>
                                </w:r>
                              </w:ins>
                            </w:p>
                            <w:p w14:paraId="7595FF23" w14:textId="77777777" w:rsidR="007D5314" w:rsidRDefault="007D5314" w:rsidP="007D5314">
                              <w:pPr>
                                <w:pStyle w:val="Contenidodelmarco"/>
                                <w:ind w:firstLine="0"/>
                                <w:jc w:val="left"/>
                              </w:pPr>
                              <w:r>
                                <w:rPr>
                                  <w:b/>
                                </w:rPr>
                                <w:t>Nombre del tutor: Dra. Elena Román Jordán</w:t>
                              </w:r>
                            </w:p>
                          </w:txbxContent>
                        </wps:txbx>
                        <wps:bodyPr vertOverflow="clip" horzOverflow="clip">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7C3BF17" id="Rectangle 21" o:spid="_x0000_s1026" style="position:absolute;margin-left:-33.7pt;margin-top:25.2pt;width:347.3pt;height:122.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" filled="f" stroked="f">
                  <v:textbox>
                    <w:txbxContent>
                      <w:p w14:paraId="25883306" w14:textId="77777777" w:rsidR="007D5314" w:rsidRDefault="007D5314" w:rsidP="007D5314">
                        <w:pPr>
                          <w:pStyle w:val="Contenidodelmarco"/>
                          <w:ind w:firstLine="0"/>
                          <w:jc w:val="left"/>
                          <w:rPr>
                            <w:b/>
                            <w:color w:val="BFBFBF" w:themeColor="background1" w:themeShade="BF"/>
                            <w:sz w:val="40"/>
                            <w:szCs w:val="40"/>
                          </w:rPr>
                        </w:pPr>
                        <w:r>
                          <w:rPr>
                            <w:b/>
                            <w:color w:val="BFBFBF" w:themeColor="background1" w:themeShade="BF"/>
                            <w:sz w:val="40"/>
                            <w:szCs w:val="40"/>
                          </w:rPr>
                          <w:t>Facultad de Lenguas y Educación</w:t>
                        </w:r>
                      </w:p>
                      <w:p w14:paraId="751A4452" w14:textId="77777777" w:rsidR="007D5314" w:rsidRDefault="007D5314" w:rsidP="007D5314">
                        <w:pPr>
                          <w:pStyle w:val="Contenidodelmarco"/>
                          <w:ind w:firstLine="0"/>
                          <w:jc w:val="left"/>
                          <w:rPr>
                            <w:b/>
                            <w:color w:val="BFBFBF" w:themeColor="background1" w:themeShade="BF"/>
                            <w:sz w:val="40"/>
                            <w:szCs w:val="40"/>
                          </w:rPr>
                        </w:pPr>
                        <w:r>
                          <w:rPr>
                            <w:b/>
                            <w:color w:val="BFBFBF" w:themeColor="background1" w:themeShade="BF"/>
                            <w:sz w:val="40"/>
                            <w:szCs w:val="40"/>
                          </w:rPr>
                          <w:t>Dpto. de Educación</w:t>
                        </w:r>
                      </w:p>
                      <w:p w14:paraId="0BBBE126" w14:textId="77777777" w:rsidR="007D5314" w:rsidRDefault="007D5314" w:rsidP="007D5314">
                        <w:pPr>
                          <w:pStyle w:val="Contenidodelmarco"/>
                          <w:ind w:firstLine="0"/>
                          <w:jc w:val="left"/>
                          <w:rPr>
                            <w:b/>
                          </w:rPr>
                        </w:pPr>
                      </w:p>
                      <w:p w14:paraId="41B91CE3" w14:textId="6A68DAD6" w:rsidR="007D5314" w:rsidRDefault="007D5314" w:rsidP="007D5314">
                        <w:pPr>
                          <w:pStyle w:val="Contenidodelmarco"/>
                          <w:ind w:firstLine="0"/>
                          <w:jc w:val="left"/>
                          <w:rPr>
                            <w:b/>
                          </w:rPr>
                        </w:pPr>
                        <w:r>
                          <w:rPr>
                            <w:b/>
                          </w:rPr>
                          <w:t>Nombre del alumno:</w:t>
                        </w:r>
                        <w:ins w:id="9" w:author="MIGUEL FUERTES FERNANDEZ" w:date="2022-08-25T19:33:00Z">
                          <w:r w:rsidR="00DE0F89">
                            <w:rPr>
                              <w:b/>
                            </w:rPr>
                            <w:t xml:space="preserve"> Miguel Jesús Fuertes Fernández</w:t>
                          </w:r>
                        </w:ins>
                      </w:p>
                      <w:p w14:paraId="7595FF23" w14:textId="77777777" w:rsidR="007D5314" w:rsidRDefault="007D5314" w:rsidP="007D5314">
                        <w:pPr>
                          <w:pStyle w:val="Contenidodelmarco"/>
                          <w:ind w:firstLine="0"/>
                          <w:jc w:val="left"/>
                        </w:pPr>
                        <w:r>
                          <w:rPr>
                            <w:b/>
                          </w:rPr>
                          <w:t>Nombre del tutor: Dra. Elena Román Jordán</w:t>
                        </w:r>
                      </w:p>
                    </w:txbxContent>
                  </v:textbox>
                  <w10:wrap type="square"/>
                </v:rect>
              </w:pict>
            </mc:Fallback>
          </mc:AlternateContent>
        </w:r>
      </w:ins>
    </w:p>
    <w:p w14:paraId="75EC6A37" w14:textId="77777777" w:rsidR="007D5314" w:rsidRPr="00EE580E" w:rsidRDefault="007D5314" w:rsidP="007D5314">
      <w:pPr>
        <w:spacing w:after="120"/>
        <w:rPr>
          <w:ins w:id="10" w:author="MIGUEL FUERTES FERNANDEZ" w:date="2022-08-06T19:40:00Z"/>
          <w:rFonts w:ascii="Arial" w:hAnsi="Arial" w:cs="Arial"/>
        </w:rPr>
      </w:pPr>
    </w:p>
    <w:p w14:paraId="09B3B52C" w14:textId="77777777" w:rsidR="007D5314" w:rsidRPr="00EE580E" w:rsidRDefault="007D5314" w:rsidP="007D5314">
      <w:pPr>
        <w:spacing w:after="120"/>
        <w:rPr>
          <w:ins w:id="11" w:author="MIGUEL FUERTES FERNANDEZ" w:date="2022-08-06T19:40:00Z"/>
          <w:rFonts w:ascii="Arial" w:hAnsi="Arial" w:cs="Arial"/>
        </w:rPr>
      </w:pPr>
    </w:p>
    <w:p w14:paraId="4E3A0FC2" w14:textId="4C8C2F23" w:rsidR="007D5314" w:rsidRPr="00EE580E" w:rsidRDefault="007D5314" w:rsidP="007D5314">
      <w:pPr>
        <w:spacing w:after="120"/>
        <w:rPr>
          <w:ins w:id="12" w:author="MIGUEL FUERTES FERNANDEZ" w:date="2022-08-06T19:40:00Z"/>
          <w:rFonts w:ascii="Arial" w:hAnsi="Arial" w:cs="Arial"/>
        </w:rPr>
      </w:pPr>
      <w:ins w:id="13" w:author="MIGUEL FUERTES FERNANDEZ" w:date="2022-08-06T19:40:00Z">
        <w:r w:rsidRPr="00EE580E">
          <w:rPr>
            <w:noProof/>
          </w:rPr>
          <mc:AlternateContent>
            <mc:Choice Requires="wps">
              <w:drawing>
                <wp:anchor distT="0" distB="0" distL="114300" distR="114300" simplePos="0" relativeHeight="251673600" behindDoc="0" locked="0" layoutInCell="1" allowOverlap="1" wp14:anchorId="7B867FFD" wp14:editId="236749F0">
                  <wp:simplePos x="0" y="0"/>
                  <wp:positionH relativeFrom="page">
                    <wp:posOffset>0</wp:posOffset>
                  </wp:positionH>
                  <wp:positionV relativeFrom="page">
                    <wp:posOffset>6899275</wp:posOffset>
                  </wp:positionV>
                  <wp:extent cx="4000500" cy="2722880"/>
                  <wp:effectExtent l="0" t="0" r="0" b="1270"/>
                  <wp:wrapNone/>
                  <wp:docPr id="20" name="Rectangle 20"/>
                  <wp:cNvGraphicFramePr/>
                  <a:graphic xmlns:a="http://schemas.openxmlformats.org/drawingml/2006/main">
                    <a:graphicData uri="http://schemas.microsoft.com/office/word/2010/wordprocessingShape">
                      <wps:wsp>
                        <wps:cNvSpPr/>
                        <wps:spPr>
                          <a:xfrm>
                            <a:off x="0" y="0"/>
                            <a:ext cx="4000500" cy="2722880"/>
                          </a:xfrm>
                          <a:prstGeom prst="rect">
                            <a:avLst/>
                          </a:prstGeom>
                          <a:solidFill>
                            <a:srgbClr val="C2002F"/>
                          </a:solidFill>
                          <a:ln>
                            <a:noFill/>
                          </a:ln>
                        </wps:spPr>
                        <wps:style>
                          <a:lnRef idx="0">
                            <a:scrgbClr r="0" g="0" b="0"/>
                          </a:lnRef>
                          <a:fillRef idx="0">
                            <a:scrgbClr r="0" g="0" b="0"/>
                          </a:fillRef>
                          <a:effectRef idx="0">
                            <a:scrgbClr r="0" g="0" b="0"/>
                          </a:effectRef>
                          <a:fontRef idx="minor"/>
                        </wps:style>
                        <wps:txbx>
                          <w:txbxContent>
                            <w:p w14:paraId="7574987B" w14:textId="6F79CAE6" w:rsidR="007D5314" w:rsidRPr="00DE0F89" w:rsidDel="00DE0F89" w:rsidRDefault="007D5314" w:rsidP="007D5314">
                              <w:pPr>
                                <w:pStyle w:val="PortadaTtulo"/>
                                <w:rPr>
                                  <w:del w:id="14" w:author="MIGUEL FUERTES FERNANDEZ" w:date="2022-08-25T19:34:00Z"/>
                                  <w:b/>
                                  <w:bCs/>
                                  <w:sz w:val="48"/>
                                  <w:szCs w:val="48"/>
                                  <w:rPrChange w:id="15" w:author="MIGUEL FUERTES FERNANDEZ" w:date="2022-08-25T19:34:00Z">
                                    <w:rPr>
                                      <w:del w:id="16" w:author="MIGUEL FUERTES FERNANDEZ" w:date="2022-08-25T19:34:00Z"/>
                                    </w:rPr>
                                  </w:rPrChange>
                                </w:rPr>
                              </w:pPr>
                              <w:del w:id="17" w:author="MIGUEL FUERTES FERNANDEZ" w:date="2022-08-25T19:34:00Z">
                                <w:r w:rsidRPr="00DE0F89" w:rsidDel="00DE0F89">
                                  <w:rPr>
                                    <w:b/>
                                    <w:bCs/>
                                    <w:sz w:val="48"/>
                                    <w:szCs w:val="48"/>
                                    <w:rPrChange w:id="18" w:author="MIGUEL FUERTES FERNANDEZ" w:date="2022-08-25T19:34:00Z">
                                      <w:rPr/>
                                    </w:rPrChange>
                                  </w:rPr>
                                  <w:delText>TÍTULO DEL TRABAJO</w:delText>
                                </w:r>
                              </w:del>
                            </w:p>
                            <w:p w14:paraId="150A90C9" w14:textId="68826C01" w:rsidR="007D5314" w:rsidRPr="00DE0F89" w:rsidRDefault="00DE0F89" w:rsidP="007D5314">
                              <w:pPr>
                                <w:pStyle w:val="PortadaTtulo"/>
                                <w:rPr>
                                  <w:ins w:id="19" w:author="MIGUEL FUERTES FERNANDEZ" w:date="2022-08-25T19:34:00Z"/>
                                  <w:sz w:val="48"/>
                                  <w:szCs w:val="48"/>
                                  <w:rPrChange w:id="20" w:author="MIGUEL FUERTES FERNANDEZ" w:date="2022-08-25T19:34:00Z">
                                    <w:rPr>
                                      <w:ins w:id="21" w:author="MIGUEL FUERTES FERNANDEZ" w:date="2022-08-25T19:34:00Z"/>
                                    </w:rPr>
                                  </w:rPrChange>
                                </w:rPr>
                              </w:pPr>
                              <w:ins w:id="22" w:author="MIGUEL FUERTES FERNANDEZ" w:date="2022-08-25T19:34:00Z">
                                <w:r w:rsidRPr="00DE0F89">
                                  <w:rPr>
                                    <w:b/>
                                    <w:bCs/>
                                    <w:sz w:val="48"/>
                                    <w:szCs w:val="48"/>
                                    <w:rPrChange w:id="23" w:author="MIGUEL FUERTES FERNANDEZ" w:date="2022-08-25T19:34:00Z">
                                      <w:rPr/>
                                    </w:rPrChange>
                                  </w:rPr>
                                  <w:t xml:space="preserve">Herramienta de ayuda a la </w:t>
                                </w:r>
                                <w:r w:rsidRPr="00DE0F89">
                                  <w:rPr>
                                    <w:b/>
                                    <w:bCs/>
                                    <w:sz w:val="48"/>
                                    <w:szCs w:val="48"/>
                                  </w:rPr>
                                  <w:t>generación</w:t>
                                </w:r>
                                <w:r w:rsidRPr="00DE0F89">
                                  <w:rPr>
                                    <w:b/>
                                    <w:bCs/>
                                    <w:sz w:val="48"/>
                                    <w:szCs w:val="48"/>
                                    <w:rPrChange w:id="24" w:author="MIGUEL FUERTES FERNANDEZ" w:date="2022-08-25T19:34:00Z">
                                      <w:rPr/>
                                    </w:rPrChange>
                                  </w:rPr>
                                  <w:t xml:space="preserve"> de grupos en el aula</w:t>
                                </w:r>
                                <w:r w:rsidRPr="00DE0F89">
                                  <w:rPr>
                                    <w:sz w:val="48"/>
                                    <w:szCs w:val="48"/>
                                    <w:rPrChange w:id="25" w:author="MIGUEL FUERTES FERNANDEZ" w:date="2022-08-25T19:34:00Z">
                                      <w:rPr/>
                                    </w:rPrChange>
                                  </w:rPr>
                                  <w:t xml:space="preserve">: </w:t>
                                </w:r>
                              </w:ins>
                            </w:p>
                            <w:p w14:paraId="2E003CD7" w14:textId="5CFB17F4" w:rsidR="00DE0F89" w:rsidRPr="00DE0F89" w:rsidRDefault="00DE0F89" w:rsidP="007D5314">
                              <w:pPr>
                                <w:pStyle w:val="PortadaTtulo"/>
                                <w:rPr>
                                  <w:sz w:val="48"/>
                                  <w:szCs w:val="48"/>
                                  <w:rPrChange w:id="26" w:author="MIGUEL FUERTES FERNANDEZ" w:date="2022-08-25T19:34:00Z">
                                    <w:rPr/>
                                  </w:rPrChange>
                                </w:rPr>
                              </w:pPr>
                              <w:ins w:id="27" w:author="MIGUEL FUERTES FERNANDEZ" w:date="2022-08-25T19:34:00Z">
                                <w:r w:rsidRPr="00DE0F89">
                                  <w:rPr>
                                    <w:sz w:val="48"/>
                                    <w:szCs w:val="48"/>
                                    <w:rPrChange w:id="28" w:author="MIGUEL FUERTES FERNANDEZ" w:date="2022-08-25T19:34:00Z">
                                      <w:rPr/>
                                    </w:rPrChange>
                                  </w:rPr>
                                  <w:t>Test</w:t>
                                </w:r>
                                <w:r>
                                  <w:rPr>
                                    <w:sz w:val="48"/>
                                    <w:szCs w:val="48"/>
                                  </w:rPr>
                                  <w:t xml:space="preserve"> </w:t>
                                </w:r>
                                <w:r w:rsidRPr="00DE0F89">
                                  <w:rPr>
                                    <w:sz w:val="48"/>
                                    <w:szCs w:val="48"/>
                                    <w:rPrChange w:id="29" w:author="MIGUEL FUERTES FERNANDEZ" w:date="2022-08-25T19:34:00Z">
                                      <w:rPr/>
                                    </w:rPrChange>
                                  </w:rPr>
                                  <w:t>Sociométricos</w:t>
                                </w:r>
                              </w:ins>
                            </w:p>
                          </w:txbxContent>
                        </wps:txbx>
                        <wps:bodyPr vertOverflow="clip" horzOverflow="clip" lIns="539640" tIns="360000" rIns="539640" bIns="360000" anchor="ctr">
                          <a:noAutofit/>
                        </wps:bodyPr>
                      </wps:wsp>
                    </a:graphicData>
                  </a:graphic>
                  <wp14:sizeRelH relativeFrom="page">
                    <wp14:pctWidth>0</wp14:pctWidth>
                  </wp14:sizeRelH>
                  <wp14:sizeRelV relativeFrom="page">
                    <wp14:pctHeight>0</wp14:pctHeight>
                  </wp14:sizeRelV>
                </wp:anchor>
              </w:drawing>
            </mc:Choice>
            <mc:Fallback>
              <w:pict>
                <v:rect w14:anchorId="7B867FFD" id="Rectangle 20" o:spid="_x0000_s1027" style="position:absolute;margin-left:0;margin-top:543.25pt;width:315pt;height:214.4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" fillcolor="#c2002f" stroked="f">
                  <v:textbox inset="14.99mm,10mm,14.99mm,10mm">
                    <w:txbxContent>
                      <w:p w14:paraId="7574987B" w14:textId="6F79CAE6" w:rsidR="007D5314" w:rsidRPr="00DE0F89" w:rsidDel="00DE0F89" w:rsidRDefault="007D5314" w:rsidP="007D5314">
                        <w:pPr>
                          <w:pStyle w:val="PortadaTtulo"/>
                          <w:rPr>
                            <w:del w:id="30" w:author="MIGUEL FUERTES FERNANDEZ" w:date="2022-08-25T19:34:00Z"/>
                            <w:b/>
                            <w:bCs/>
                            <w:sz w:val="48"/>
                            <w:szCs w:val="48"/>
                            <w:rPrChange w:id="31" w:author="MIGUEL FUERTES FERNANDEZ" w:date="2022-08-25T19:34:00Z">
                              <w:rPr>
                                <w:del w:id="32" w:author="MIGUEL FUERTES FERNANDEZ" w:date="2022-08-25T19:34:00Z"/>
                              </w:rPr>
                            </w:rPrChange>
                          </w:rPr>
                        </w:pPr>
                        <w:del w:id="33" w:author="MIGUEL FUERTES FERNANDEZ" w:date="2022-08-25T19:34:00Z">
                          <w:r w:rsidRPr="00DE0F89" w:rsidDel="00DE0F89">
                            <w:rPr>
                              <w:b/>
                              <w:bCs/>
                              <w:sz w:val="48"/>
                              <w:szCs w:val="48"/>
                              <w:rPrChange w:id="34" w:author="MIGUEL FUERTES FERNANDEZ" w:date="2022-08-25T19:34:00Z">
                                <w:rPr/>
                              </w:rPrChange>
                            </w:rPr>
                            <w:delText>TÍTULO DEL TRABAJO</w:delText>
                          </w:r>
                        </w:del>
                      </w:p>
                      <w:p w14:paraId="150A90C9" w14:textId="68826C01" w:rsidR="007D5314" w:rsidRPr="00DE0F89" w:rsidRDefault="00DE0F89" w:rsidP="007D5314">
                        <w:pPr>
                          <w:pStyle w:val="PortadaTtulo"/>
                          <w:rPr>
                            <w:ins w:id="35" w:author="MIGUEL FUERTES FERNANDEZ" w:date="2022-08-25T19:34:00Z"/>
                            <w:sz w:val="48"/>
                            <w:szCs w:val="48"/>
                            <w:rPrChange w:id="36" w:author="MIGUEL FUERTES FERNANDEZ" w:date="2022-08-25T19:34:00Z">
                              <w:rPr>
                                <w:ins w:id="37" w:author="MIGUEL FUERTES FERNANDEZ" w:date="2022-08-25T19:34:00Z"/>
                              </w:rPr>
                            </w:rPrChange>
                          </w:rPr>
                        </w:pPr>
                        <w:ins w:id="38" w:author="MIGUEL FUERTES FERNANDEZ" w:date="2022-08-25T19:34:00Z">
                          <w:r w:rsidRPr="00DE0F89">
                            <w:rPr>
                              <w:b/>
                              <w:bCs/>
                              <w:sz w:val="48"/>
                              <w:szCs w:val="48"/>
                              <w:rPrChange w:id="39" w:author="MIGUEL FUERTES FERNANDEZ" w:date="2022-08-25T19:34:00Z">
                                <w:rPr/>
                              </w:rPrChange>
                            </w:rPr>
                            <w:t xml:space="preserve">Herramienta de ayuda a la </w:t>
                          </w:r>
                          <w:r w:rsidRPr="00DE0F89">
                            <w:rPr>
                              <w:b/>
                              <w:bCs/>
                              <w:sz w:val="48"/>
                              <w:szCs w:val="48"/>
                            </w:rPr>
                            <w:t>generación</w:t>
                          </w:r>
                          <w:r w:rsidRPr="00DE0F89">
                            <w:rPr>
                              <w:b/>
                              <w:bCs/>
                              <w:sz w:val="48"/>
                              <w:szCs w:val="48"/>
                              <w:rPrChange w:id="40" w:author="MIGUEL FUERTES FERNANDEZ" w:date="2022-08-25T19:34:00Z">
                                <w:rPr/>
                              </w:rPrChange>
                            </w:rPr>
                            <w:t xml:space="preserve"> de grupos en el aula</w:t>
                          </w:r>
                          <w:r w:rsidRPr="00DE0F89">
                            <w:rPr>
                              <w:sz w:val="48"/>
                              <w:szCs w:val="48"/>
                              <w:rPrChange w:id="41" w:author="MIGUEL FUERTES FERNANDEZ" w:date="2022-08-25T19:34:00Z">
                                <w:rPr/>
                              </w:rPrChange>
                            </w:rPr>
                            <w:t xml:space="preserve">: </w:t>
                          </w:r>
                        </w:ins>
                      </w:p>
                      <w:p w14:paraId="2E003CD7" w14:textId="5CFB17F4" w:rsidR="00DE0F89" w:rsidRPr="00DE0F89" w:rsidRDefault="00DE0F89" w:rsidP="007D5314">
                        <w:pPr>
                          <w:pStyle w:val="PortadaTtulo"/>
                          <w:rPr>
                            <w:sz w:val="48"/>
                            <w:szCs w:val="48"/>
                            <w:rPrChange w:id="42" w:author="MIGUEL FUERTES FERNANDEZ" w:date="2022-08-25T19:34:00Z">
                              <w:rPr/>
                            </w:rPrChange>
                          </w:rPr>
                        </w:pPr>
                        <w:ins w:id="43" w:author="MIGUEL FUERTES FERNANDEZ" w:date="2022-08-25T19:34:00Z">
                          <w:r w:rsidRPr="00DE0F89">
                            <w:rPr>
                              <w:sz w:val="48"/>
                              <w:szCs w:val="48"/>
                              <w:rPrChange w:id="44" w:author="MIGUEL FUERTES FERNANDEZ" w:date="2022-08-25T19:34:00Z">
                                <w:rPr/>
                              </w:rPrChange>
                            </w:rPr>
                            <w:t>Test</w:t>
                          </w:r>
                          <w:r>
                            <w:rPr>
                              <w:sz w:val="48"/>
                              <w:szCs w:val="48"/>
                            </w:rPr>
                            <w:t xml:space="preserve"> </w:t>
                          </w:r>
                          <w:r w:rsidRPr="00DE0F89">
                            <w:rPr>
                              <w:sz w:val="48"/>
                              <w:szCs w:val="48"/>
                              <w:rPrChange w:id="45" w:author="MIGUEL FUERTES FERNANDEZ" w:date="2022-08-25T19:34:00Z">
                                <w:rPr/>
                              </w:rPrChange>
                            </w:rPr>
                            <w:t>Sociométricos</w:t>
                          </w:r>
                        </w:ins>
                      </w:p>
                    </w:txbxContent>
                  </v:textbox>
                  <w10:wrap anchorx="page" anchory="page"/>
                </v:rect>
              </w:pict>
            </mc:Fallback>
          </mc:AlternateContent>
        </w:r>
        <w:r w:rsidRPr="00EE580E">
          <w:rPr>
            <w:noProof/>
          </w:rPr>
          <w:drawing>
            <wp:anchor distT="0" distB="0" distL="114300" distR="114300" simplePos="0" relativeHeight="251672576" behindDoc="1" locked="0" layoutInCell="1" allowOverlap="1" wp14:anchorId="71E8F44F" wp14:editId="13DF194D">
              <wp:simplePos x="0" y="0"/>
              <wp:positionH relativeFrom="page">
                <wp:posOffset>2477770</wp:posOffset>
              </wp:positionH>
              <wp:positionV relativeFrom="margin">
                <wp:posOffset>875030</wp:posOffset>
              </wp:positionV>
              <wp:extent cx="4735195" cy="7005955"/>
              <wp:effectExtent l="0" t="0" r="8255" b="444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5195" cy="7005955"/>
                      </a:xfrm>
                      <a:prstGeom prst="rect">
                        <a:avLst/>
                      </a:prstGeom>
                      <a:noFill/>
                    </pic:spPr>
                  </pic:pic>
                </a:graphicData>
              </a:graphic>
              <wp14:sizeRelH relativeFrom="page">
                <wp14:pctWidth>0</wp14:pctWidth>
              </wp14:sizeRelH>
              <wp14:sizeRelV relativeFrom="page">
                <wp14:pctHeight>0</wp14:pctHeight>
              </wp14:sizeRelV>
            </wp:anchor>
          </w:drawing>
        </w:r>
      </w:ins>
    </w:p>
    <w:p w14:paraId="247B56DA" w14:textId="77777777" w:rsidR="007D5314" w:rsidRPr="00EE580E" w:rsidRDefault="007D5314" w:rsidP="007D5314">
      <w:pPr>
        <w:spacing w:after="120"/>
        <w:rPr>
          <w:ins w:id="46" w:author="MIGUEL FUERTES FERNANDEZ" w:date="2022-08-06T19:40:00Z"/>
          <w:rFonts w:ascii="Arial" w:hAnsi="Arial" w:cs="Arial"/>
        </w:rPr>
      </w:pPr>
    </w:p>
    <w:p w14:paraId="2ABFA6B7" w14:textId="77777777" w:rsidR="007D5314" w:rsidRPr="00EE580E" w:rsidRDefault="007D5314" w:rsidP="007D5314">
      <w:pPr>
        <w:spacing w:after="120"/>
        <w:rPr>
          <w:ins w:id="47" w:author="MIGUEL FUERTES FERNANDEZ" w:date="2022-08-06T19:40:00Z"/>
          <w:rFonts w:ascii="Arial" w:hAnsi="Arial" w:cs="Arial"/>
        </w:rPr>
      </w:pPr>
    </w:p>
    <w:p w14:paraId="156B72D4" w14:textId="77777777" w:rsidR="007D5314" w:rsidRPr="00EE580E" w:rsidRDefault="007D5314" w:rsidP="007D5314">
      <w:pPr>
        <w:spacing w:after="120"/>
        <w:rPr>
          <w:ins w:id="48" w:author="MIGUEL FUERTES FERNANDEZ" w:date="2022-08-06T19:40:00Z"/>
          <w:rFonts w:ascii="Arial" w:hAnsi="Arial" w:cs="Arial"/>
        </w:rPr>
      </w:pPr>
    </w:p>
    <w:p w14:paraId="5620F945" w14:textId="77777777" w:rsidR="007D5314" w:rsidRPr="00EE580E" w:rsidRDefault="007D5314" w:rsidP="007D5314">
      <w:pPr>
        <w:spacing w:after="120"/>
        <w:rPr>
          <w:ins w:id="49" w:author="MIGUEL FUERTES FERNANDEZ" w:date="2022-08-06T19:40:00Z"/>
          <w:rFonts w:ascii="Arial" w:hAnsi="Arial" w:cs="Arial"/>
        </w:rPr>
      </w:pPr>
    </w:p>
    <w:p w14:paraId="4A07A621" w14:textId="77777777" w:rsidR="007D5314" w:rsidRPr="00EE580E" w:rsidRDefault="007D5314" w:rsidP="007D5314">
      <w:pPr>
        <w:spacing w:after="120"/>
        <w:rPr>
          <w:ins w:id="50" w:author="MIGUEL FUERTES FERNANDEZ" w:date="2022-08-06T19:40:00Z"/>
          <w:rFonts w:ascii="Arial" w:hAnsi="Arial" w:cs="Arial"/>
        </w:rPr>
      </w:pPr>
    </w:p>
    <w:p w14:paraId="227D2691" w14:textId="77777777" w:rsidR="007D5314" w:rsidRPr="00EE580E" w:rsidRDefault="007D5314" w:rsidP="007D5314">
      <w:pPr>
        <w:spacing w:after="120"/>
        <w:rPr>
          <w:ins w:id="51" w:author="MIGUEL FUERTES FERNANDEZ" w:date="2022-08-06T19:40:00Z"/>
          <w:rFonts w:ascii="Arial" w:hAnsi="Arial" w:cs="Arial"/>
        </w:rPr>
      </w:pPr>
    </w:p>
    <w:p w14:paraId="363D55B4" w14:textId="77777777" w:rsidR="007D5314" w:rsidRPr="00EE580E" w:rsidRDefault="007D5314" w:rsidP="007D5314">
      <w:pPr>
        <w:spacing w:after="120"/>
        <w:rPr>
          <w:ins w:id="52" w:author="MIGUEL FUERTES FERNANDEZ" w:date="2022-08-06T19:40:00Z"/>
          <w:rFonts w:ascii="Arial" w:hAnsi="Arial" w:cs="Arial"/>
        </w:rPr>
      </w:pPr>
    </w:p>
    <w:p w14:paraId="6A0DA9BD" w14:textId="77777777" w:rsidR="007D5314" w:rsidRPr="00EE580E" w:rsidRDefault="007D5314" w:rsidP="007D5314">
      <w:pPr>
        <w:spacing w:after="120"/>
        <w:rPr>
          <w:ins w:id="53" w:author="MIGUEL FUERTES FERNANDEZ" w:date="2022-08-06T19:40:00Z"/>
          <w:rFonts w:ascii="Arial" w:hAnsi="Arial" w:cs="Arial"/>
        </w:rPr>
      </w:pPr>
    </w:p>
    <w:p w14:paraId="29359F36" w14:textId="77777777" w:rsidR="007D5314" w:rsidRPr="00EE580E" w:rsidRDefault="007D5314" w:rsidP="007D5314">
      <w:pPr>
        <w:spacing w:after="120"/>
        <w:rPr>
          <w:ins w:id="54" w:author="MIGUEL FUERTES FERNANDEZ" w:date="2022-08-06T19:40:00Z"/>
          <w:rFonts w:ascii="Arial" w:hAnsi="Arial" w:cs="Arial"/>
        </w:rPr>
      </w:pPr>
    </w:p>
    <w:p w14:paraId="0929B582" w14:textId="77777777" w:rsidR="007D5314" w:rsidRPr="00EE580E" w:rsidRDefault="007D5314" w:rsidP="007D5314">
      <w:pPr>
        <w:spacing w:after="120"/>
        <w:rPr>
          <w:ins w:id="55" w:author="MIGUEL FUERTES FERNANDEZ" w:date="2022-08-06T19:40:00Z"/>
          <w:rFonts w:ascii="Arial" w:hAnsi="Arial" w:cs="Arial"/>
        </w:rPr>
      </w:pPr>
    </w:p>
    <w:p w14:paraId="2024FC5E" w14:textId="77777777" w:rsidR="007D5314" w:rsidRPr="00EE580E" w:rsidRDefault="007D5314" w:rsidP="007D5314">
      <w:pPr>
        <w:spacing w:after="120"/>
        <w:rPr>
          <w:ins w:id="56" w:author="MIGUEL FUERTES FERNANDEZ" w:date="2022-08-06T19:40:00Z"/>
          <w:rFonts w:ascii="Arial" w:hAnsi="Arial" w:cs="Arial"/>
        </w:rPr>
      </w:pPr>
    </w:p>
    <w:p w14:paraId="45F26835" w14:textId="77777777" w:rsidR="007D5314" w:rsidRPr="00EE580E" w:rsidRDefault="007D5314" w:rsidP="007D5314">
      <w:pPr>
        <w:spacing w:after="120"/>
        <w:rPr>
          <w:ins w:id="57" w:author="MIGUEL FUERTES FERNANDEZ" w:date="2022-08-06T19:40:00Z"/>
          <w:rFonts w:ascii="Arial" w:hAnsi="Arial" w:cs="Arial"/>
        </w:rPr>
      </w:pPr>
    </w:p>
    <w:p w14:paraId="7F948CB8" w14:textId="77777777" w:rsidR="007D5314" w:rsidRPr="00EE580E" w:rsidRDefault="007D5314" w:rsidP="007D5314">
      <w:pPr>
        <w:spacing w:after="120"/>
        <w:rPr>
          <w:ins w:id="58" w:author="MIGUEL FUERTES FERNANDEZ" w:date="2022-08-06T19:40:00Z"/>
          <w:rFonts w:ascii="Arial" w:hAnsi="Arial" w:cs="Arial"/>
        </w:rPr>
      </w:pPr>
    </w:p>
    <w:p w14:paraId="00E77C63" w14:textId="77777777" w:rsidR="007D5314" w:rsidRPr="00EE580E" w:rsidRDefault="007D5314" w:rsidP="007D5314">
      <w:pPr>
        <w:spacing w:after="120"/>
        <w:rPr>
          <w:ins w:id="59" w:author="MIGUEL FUERTES FERNANDEZ" w:date="2022-08-06T19:40:00Z"/>
          <w:rFonts w:ascii="Arial" w:hAnsi="Arial" w:cs="Arial"/>
        </w:rPr>
      </w:pPr>
    </w:p>
    <w:p w14:paraId="4B9B9A16" w14:textId="77777777" w:rsidR="007D5314" w:rsidRPr="00EE580E" w:rsidRDefault="007D5314" w:rsidP="007D5314">
      <w:pPr>
        <w:spacing w:after="120"/>
        <w:rPr>
          <w:ins w:id="60" w:author="MIGUEL FUERTES FERNANDEZ" w:date="2022-08-06T19:40:00Z"/>
          <w:rFonts w:ascii="Arial" w:hAnsi="Arial" w:cs="Arial"/>
        </w:rPr>
      </w:pPr>
    </w:p>
    <w:p w14:paraId="2B7319B5" w14:textId="77777777" w:rsidR="007D5314" w:rsidRPr="00EE580E" w:rsidRDefault="007D5314" w:rsidP="007D5314">
      <w:pPr>
        <w:spacing w:after="120"/>
        <w:rPr>
          <w:ins w:id="61" w:author="MIGUEL FUERTES FERNANDEZ" w:date="2022-08-06T19:40:00Z"/>
          <w:rFonts w:ascii="Arial" w:hAnsi="Arial" w:cs="Arial"/>
        </w:rPr>
      </w:pPr>
    </w:p>
    <w:p w14:paraId="79AE0047" w14:textId="77777777" w:rsidR="007D5314" w:rsidRPr="00EE580E" w:rsidRDefault="007D5314" w:rsidP="007D5314">
      <w:pPr>
        <w:spacing w:after="120"/>
        <w:rPr>
          <w:ins w:id="62" w:author="MIGUEL FUERTES FERNANDEZ" w:date="2022-08-06T19:40:00Z"/>
          <w:rFonts w:ascii="Arial" w:hAnsi="Arial" w:cs="Arial"/>
        </w:rPr>
      </w:pPr>
    </w:p>
    <w:p w14:paraId="234DA798" w14:textId="77777777" w:rsidR="007D5314" w:rsidRPr="00EE580E" w:rsidRDefault="007D5314" w:rsidP="007D5314">
      <w:pPr>
        <w:spacing w:after="120"/>
        <w:rPr>
          <w:ins w:id="63" w:author="MIGUEL FUERTES FERNANDEZ" w:date="2022-08-06T19:40:00Z"/>
          <w:rFonts w:ascii="Arial" w:hAnsi="Arial" w:cs="Arial"/>
        </w:rPr>
      </w:pPr>
    </w:p>
    <w:p w14:paraId="7523392C" w14:textId="77777777" w:rsidR="007D5314" w:rsidRPr="00EE580E" w:rsidRDefault="007D5314" w:rsidP="007D5314">
      <w:pPr>
        <w:spacing w:after="120"/>
        <w:rPr>
          <w:ins w:id="64" w:author="MIGUEL FUERTES FERNANDEZ" w:date="2022-08-06T19:40:00Z"/>
          <w:rFonts w:ascii="Arial" w:hAnsi="Arial" w:cs="Arial"/>
        </w:rPr>
      </w:pPr>
    </w:p>
    <w:p w14:paraId="63554DB6" w14:textId="77777777" w:rsidR="007D5314" w:rsidRPr="00EE580E" w:rsidRDefault="007D5314" w:rsidP="007D5314">
      <w:pPr>
        <w:spacing w:after="120"/>
        <w:rPr>
          <w:ins w:id="65" w:author="MIGUEL FUERTES FERNANDEZ" w:date="2022-08-06T19:40:00Z"/>
          <w:rFonts w:ascii="Arial" w:hAnsi="Arial" w:cs="Arial"/>
        </w:rPr>
      </w:pPr>
    </w:p>
    <w:p w14:paraId="5A931B5A" w14:textId="77777777" w:rsidR="007D5314" w:rsidRPr="00EE580E" w:rsidRDefault="007D5314" w:rsidP="006607A9">
      <w:pPr>
        <w:pStyle w:val="Ttulo1Plantilla"/>
        <w:numPr>
          <w:ilvl w:val="0"/>
          <w:numId w:val="11"/>
        </w:numPr>
        <w:rPr>
          <w:ins w:id="66" w:author="MIGUEL FUERTES FERNANDEZ" w:date="2022-08-06T19:40:00Z"/>
        </w:rPr>
      </w:pPr>
      <w:bookmarkStart w:id="67" w:name="_Toc112179863"/>
      <w:bookmarkStart w:id="68" w:name="_Toc112179940"/>
      <w:bookmarkStart w:id="69" w:name="_Toc112348034"/>
      <w:bookmarkEnd w:id="67"/>
      <w:bookmarkEnd w:id="68"/>
      <w:bookmarkEnd w:id="69"/>
    </w:p>
    <w:p w14:paraId="588D3C89" w14:textId="77777777" w:rsidR="007D5314" w:rsidRPr="00EE580E" w:rsidRDefault="007D5314" w:rsidP="007D5314">
      <w:pPr>
        <w:spacing w:after="120"/>
        <w:rPr>
          <w:ins w:id="70" w:author="MIGUEL FUERTES FERNANDEZ" w:date="2022-08-06T19:40:00Z"/>
          <w:rFonts w:ascii="Arial" w:hAnsi="Arial" w:cs="Arial"/>
        </w:rPr>
      </w:pPr>
    </w:p>
    <w:p w14:paraId="3D5842BD" w14:textId="77777777" w:rsidR="007D5314" w:rsidRPr="00EE580E" w:rsidRDefault="007D5314" w:rsidP="006607A9">
      <w:pPr>
        <w:pStyle w:val="Ttulo1Plantilla"/>
        <w:numPr>
          <w:ilvl w:val="0"/>
          <w:numId w:val="0"/>
        </w:numPr>
        <w:ind w:left="720"/>
        <w:rPr>
          <w:ins w:id="71" w:author="MIGUEL FUERTES FERNANDEZ" w:date="2022-08-06T19:40:00Z"/>
        </w:rPr>
      </w:pPr>
      <w:bookmarkStart w:id="72" w:name="_Toc112179864"/>
      <w:bookmarkStart w:id="73" w:name="_Toc112179941"/>
      <w:bookmarkStart w:id="74" w:name="_Toc112348035"/>
      <w:ins w:id="75" w:author="MIGUEL FUERTES FERNANDEZ" w:date="2022-08-06T19:40:00Z">
        <w:r w:rsidRPr="00EE580E">
          <w:t>Trabajo de Fin de Máster</w:t>
        </w:r>
        <w:bookmarkEnd w:id="72"/>
        <w:bookmarkEnd w:id="73"/>
        <w:bookmarkEnd w:id="74"/>
      </w:ins>
    </w:p>
    <w:p w14:paraId="7E0526DF" w14:textId="77777777" w:rsidR="007D5314" w:rsidRPr="00EE580E" w:rsidRDefault="007D5314" w:rsidP="007D5314">
      <w:pPr>
        <w:spacing w:after="120"/>
        <w:rPr>
          <w:ins w:id="76" w:author="MIGUEL FUERTES FERNANDEZ" w:date="2022-08-06T19:40:00Z"/>
          <w:rFonts w:ascii="Arial" w:hAnsi="Arial" w:cs="Arial"/>
        </w:rPr>
      </w:pPr>
    </w:p>
    <w:p w14:paraId="26B12D87" w14:textId="77777777" w:rsidR="007D5314" w:rsidRPr="00EE580E" w:rsidRDefault="007D5314" w:rsidP="007D5314">
      <w:pPr>
        <w:spacing w:after="120"/>
        <w:rPr>
          <w:ins w:id="77" w:author="MIGUEL FUERTES FERNANDEZ" w:date="2022-08-06T19:40:00Z"/>
          <w:rFonts w:ascii="Arial" w:hAnsi="Arial" w:cs="Arial"/>
        </w:rPr>
      </w:pPr>
    </w:p>
    <w:p w14:paraId="762C58E6" w14:textId="77777777" w:rsidR="007D5314" w:rsidRPr="00EE580E" w:rsidRDefault="007D5314" w:rsidP="007D5314">
      <w:pPr>
        <w:spacing w:after="120"/>
        <w:rPr>
          <w:ins w:id="78" w:author="MIGUEL FUERTES FERNANDEZ" w:date="2022-08-06T19:40:00Z"/>
          <w:rFonts w:ascii="Arial" w:hAnsi="Arial" w:cs="Arial"/>
        </w:rPr>
      </w:pPr>
    </w:p>
    <w:p w14:paraId="1E5B6CFD" w14:textId="77777777" w:rsidR="007D5314" w:rsidRPr="00EE580E" w:rsidRDefault="007D5314" w:rsidP="007D5314">
      <w:pPr>
        <w:spacing w:after="120"/>
        <w:rPr>
          <w:ins w:id="79" w:author="MIGUEL FUERTES FERNANDEZ" w:date="2022-08-06T19:40:00Z"/>
          <w:rFonts w:ascii="Arial" w:hAnsi="Arial" w:cs="Arial"/>
        </w:rPr>
      </w:pPr>
    </w:p>
    <w:p w14:paraId="3470DC16" w14:textId="521B43D5" w:rsidR="007D5314" w:rsidRPr="00EE580E" w:rsidRDefault="007D5314" w:rsidP="007D5314">
      <w:pPr>
        <w:spacing w:after="120"/>
        <w:rPr>
          <w:ins w:id="80" w:author="MIGUEL FUERTES FERNANDEZ" w:date="2022-08-06T19:40:00Z"/>
          <w:rFonts w:ascii="Arial" w:hAnsi="Arial" w:cs="Arial"/>
        </w:rPr>
      </w:pPr>
      <w:ins w:id="81" w:author="MIGUEL FUERTES FERNANDEZ" w:date="2022-08-06T19:40:00Z">
        <w:r w:rsidRPr="00EE580E">
          <w:rPr>
            <w:noProof/>
          </w:rPr>
          <w:drawing>
            <wp:anchor distT="0" distB="0" distL="114300" distR="114300" simplePos="0" relativeHeight="251674624" behindDoc="0" locked="0" layoutInCell="1" allowOverlap="1" wp14:anchorId="10F16E04" wp14:editId="1734728D">
              <wp:simplePos x="0" y="0"/>
              <wp:positionH relativeFrom="margin">
                <wp:posOffset>3409950</wp:posOffset>
              </wp:positionH>
              <wp:positionV relativeFrom="paragraph">
                <wp:posOffset>16510</wp:posOffset>
              </wp:positionV>
              <wp:extent cx="2951480" cy="1360170"/>
              <wp:effectExtent l="0" t="0" r="127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1480" cy="1360170"/>
                      </a:xfrm>
                      <a:prstGeom prst="rect">
                        <a:avLst/>
                      </a:prstGeom>
                      <a:noFill/>
                    </pic:spPr>
                  </pic:pic>
                </a:graphicData>
              </a:graphic>
              <wp14:sizeRelH relativeFrom="page">
                <wp14:pctWidth>0</wp14:pctWidth>
              </wp14:sizeRelH>
              <wp14:sizeRelV relativeFrom="page">
                <wp14:pctHeight>0</wp14:pctHeight>
              </wp14:sizeRelV>
            </wp:anchor>
          </w:drawing>
        </w:r>
        <w:r w:rsidRPr="00EE580E">
          <w:rPr>
            <w:rFonts w:ascii="Arial" w:hAnsi="Arial" w:cs="Arial"/>
          </w:rPr>
          <w:br w:type="page"/>
        </w:r>
      </w:ins>
    </w:p>
    <w:p w14:paraId="68B7F7FB" w14:textId="77777777" w:rsidR="007D5314" w:rsidRPr="00EE580E" w:rsidRDefault="007D5314" w:rsidP="007D5314">
      <w:pPr>
        <w:spacing w:after="0" w:line="276" w:lineRule="auto"/>
        <w:rPr>
          <w:ins w:id="82" w:author="MIGUEL FUERTES FERNANDEZ" w:date="2022-08-06T19:40:00Z"/>
          <w:rFonts w:ascii="Arial" w:hAnsi="Arial" w:cs="Arial"/>
        </w:rPr>
        <w:sectPr w:rsidR="007D5314" w:rsidRPr="00EE580E">
          <w:pgSz w:w="11906" w:h="16838"/>
          <w:pgMar w:top="1440" w:right="1440" w:bottom="1440" w:left="1440" w:header="709" w:footer="709" w:gutter="0"/>
          <w:cols w:space="720"/>
        </w:sectPr>
      </w:pPr>
    </w:p>
    <w:p w14:paraId="74B136AA" w14:textId="52FC2B64" w:rsidR="007D5314" w:rsidRPr="00EE580E" w:rsidRDefault="007D5314" w:rsidP="007D5314">
      <w:pPr>
        <w:jc w:val="center"/>
        <w:rPr>
          <w:ins w:id="83" w:author="MIGUEL FUERTES FERNANDEZ" w:date="2022-08-06T19:40:00Z"/>
          <w:rFonts w:ascii="Arial" w:hAnsi="Arial" w:cs="Arial"/>
        </w:rPr>
      </w:pPr>
      <w:ins w:id="84" w:author="MIGUEL FUERTES FERNANDEZ" w:date="2022-08-06T19:40:00Z">
        <w:r w:rsidRPr="00EE580E">
          <w:rPr>
            <w:noProof/>
          </w:rPr>
          <w:drawing>
            <wp:anchor distT="0" distB="0" distL="114300" distR="114300" simplePos="0" relativeHeight="251675648" behindDoc="0" locked="0" layoutInCell="1" allowOverlap="1" wp14:anchorId="191657E9" wp14:editId="21339587">
              <wp:simplePos x="0" y="0"/>
              <wp:positionH relativeFrom="margin">
                <wp:align>center</wp:align>
              </wp:positionH>
              <wp:positionV relativeFrom="paragraph">
                <wp:posOffset>-166370</wp:posOffset>
              </wp:positionV>
              <wp:extent cx="2257425" cy="1040130"/>
              <wp:effectExtent l="0" t="0" r="9525"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57425" cy="1040130"/>
                      </a:xfrm>
                      <a:prstGeom prst="rect">
                        <a:avLst/>
                      </a:prstGeom>
                      <a:noFill/>
                    </pic:spPr>
                  </pic:pic>
                </a:graphicData>
              </a:graphic>
              <wp14:sizeRelH relativeFrom="page">
                <wp14:pctWidth>0</wp14:pctWidth>
              </wp14:sizeRelH>
              <wp14:sizeRelV relativeFrom="page">
                <wp14:pctHeight>0</wp14:pctHeight>
              </wp14:sizeRelV>
            </wp:anchor>
          </w:drawing>
        </w:r>
      </w:ins>
    </w:p>
    <w:p w14:paraId="4D8B19D5" w14:textId="77777777" w:rsidR="007D5314" w:rsidRPr="00EE580E" w:rsidRDefault="007D5314" w:rsidP="007D5314">
      <w:pPr>
        <w:jc w:val="center"/>
        <w:rPr>
          <w:ins w:id="85" w:author="MIGUEL FUERTES FERNANDEZ" w:date="2022-08-06T19:40:00Z"/>
          <w:rFonts w:ascii="Arial" w:hAnsi="Arial" w:cs="Arial"/>
        </w:rPr>
      </w:pPr>
    </w:p>
    <w:p w14:paraId="6C6AE6CE" w14:textId="77777777" w:rsidR="007D5314" w:rsidRPr="00EE580E" w:rsidRDefault="007D5314" w:rsidP="007D5314">
      <w:pPr>
        <w:rPr>
          <w:ins w:id="86" w:author="MIGUEL FUERTES FERNANDEZ" w:date="2022-08-06T19:40:00Z"/>
          <w:rFonts w:ascii="Arial" w:hAnsi="Arial" w:cs="Arial"/>
        </w:rPr>
      </w:pPr>
    </w:p>
    <w:p w14:paraId="5C25524A" w14:textId="77777777" w:rsidR="007D5314" w:rsidRPr="00EE580E" w:rsidRDefault="007D5314" w:rsidP="007D5314">
      <w:pPr>
        <w:rPr>
          <w:ins w:id="87" w:author="MIGUEL FUERTES FERNANDEZ" w:date="2022-08-06T19:40:00Z"/>
          <w:rFonts w:ascii="Arial" w:hAnsi="Arial" w:cs="Arial"/>
        </w:rPr>
      </w:pPr>
    </w:p>
    <w:p w14:paraId="1ED2B8A0" w14:textId="77777777" w:rsidR="007D5314" w:rsidRPr="00EE580E" w:rsidRDefault="007D5314" w:rsidP="007D5314">
      <w:pPr>
        <w:ind w:firstLine="708"/>
        <w:jc w:val="center"/>
        <w:rPr>
          <w:ins w:id="88" w:author="MIGUEL FUERTES FERNANDEZ" w:date="2022-08-06T19:40:00Z"/>
          <w:rFonts w:ascii="Arial" w:hAnsi="Arial" w:cs="Arial"/>
          <w:b/>
          <w:u w:val="single"/>
        </w:rPr>
      </w:pPr>
      <w:ins w:id="89" w:author="MIGUEL FUERTES FERNANDEZ" w:date="2022-08-06T19:40:00Z">
        <w:r w:rsidRPr="00EE580E">
          <w:rPr>
            <w:rFonts w:ascii="Arial" w:hAnsi="Arial" w:cs="Arial"/>
            <w:b/>
            <w:u w:val="single"/>
          </w:rPr>
          <w:t>CONSENTIMIENTO INFORMADO PARA PUBLICACIÓN DE TFM EN EL CATÁLOGO DE LA BIBLIOTECA NEBRIJA</w:t>
        </w:r>
      </w:ins>
    </w:p>
    <w:p w14:paraId="1501A081" w14:textId="77777777" w:rsidR="007D5314" w:rsidRPr="00EE580E" w:rsidRDefault="007D5314" w:rsidP="007D5314">
      <w:pPr>
        <w:rPr>
          <w:ins w:id="90" w:author="MIGUEL FUERTES FERNANDEZ" w:date="2022-08-06T19:40:00Z"/>
          <w:rFonts w:ascii="Arial" w:hAnsi="Arial" w:cs="Arial"/>
        </w:rPr>
      </w:pPr>
    </w:p>
    <w:p w14:paraId="7A772830" w14:textId="17270228" w:rsidR="007D5314" w:rsidRPr="00EE580E" w:rsidRDefault="007D5314" w:rsidP="007D5314">
      <w:pPr>
        <w:ind w:firstLine="708"/>
        <w:rPr>
          <w:ins w:id="91" w:author="MIGUEL FUERTES FERNANDEZ" w:date="2022-08-06T19:40:00Z"/>
          <w:rFonts w:ascii="Arial" w:hAnsi="Arial" w:cs="Arial"/>
        </w:rPr>
      </w:pPr>
      <w:ins w:id="92" w:author="MIGUEL FUERTES FERNANDEZ" w:date="2022-08-06T19:40:00Z">
        <w:r w:rsidRPr="00EE580E">
          <w:rPr>
            <w:rFonts w:ascii="Arial" w:hAnsi="Arial" w:cs="Arial"/>
          </w:rPr>
          <w:t xml:space="preserve">Yo </w:t>
        </w:r>
      </w:ins>
      <w:ins w:id="93" w:author="MIGUEL FUERTES FERNANDEZ" w:date="2022-08-25T19:28:00Z">
        <w:r w:rsidR="00BC5F0F">
          <w:rPr>
            <w:rFonts w:ascii="Arial" w:hAnsi="Arial" w:cs="Arial"/>
          </w:rPr>
          <w:t>Migue</w:t>
        </w:r>
      </w:ins>
      <w:ins w:id="94" w:author="MIGUEL FUERTES FERNANDEZ" w:date="2022-08-25T19:29:00Z">
        <w:r w:rsidR="00BC5F0F">
          <w:rPr>
            <w:rFonts w:ascii="Arial" w:hAnsi="Arial" w:cs="Arial"/>
          </w:rPr>
          <w:t>l Jesús Fuertes Fernández</w:t>
        </w:r>
      </w:ins>
      <w:ins w:id="95" w:author="MIGUEL FUERTES FERNANDEZ" w:date="2022-08-06T19:40:00Z">
        <w:r w:rsidRPr="00EE580E">
          <w:rPr>
            <w:rFonts w:ascii="Arial" w:hAnsi="Arial" w:cs="Arial"/>
          </w:rPr>
          <w:t>, alumno/a del Máster Universitario en Formación del Profesorado de Educación Secundaria Obligatoria, Bachillerato, Formación Profesional y Enseñanza de Idiomas</w:t>
        </w:r>
      </w:ins>
    </w:p>
    <w:p w14:paraId="484DA389" w14:textId="77777777" w:rsidR="007D5314" w:rsidRPr="00EE580E" w:rsidRDefault="007D5314" w:rsidP="007D5314">
      <w:pPr>
        <w:ind w:firstLine="708"/>
        <w:rPr>
          <w:ins w:id="96" w:author="MIGUEL FUERTES FERNANDEZ" w:date="2022-08-06T19:40:00Z"/>
          <w:rFonts w:ascii="Arial" w:hAnsi="Arial" w:cs="Arial"/>
        </w:rPr>
      </w:pPr>
    </w:p>
    <w:p w14:paraId="6587A066" w14:textId="77777777" w:rsidR="007D5314" w:rsidRPr="00EE580E" w:rsidRDefault="007D5314" w:rsidP="007D5314">
      <w:pPr>
        <w:ind w:firstLine="708"/>
        <w:rPr>
          <w:ins w:id="97" w:author="MIGUEL FUERTES FERNANDEZ" w:date="2022-08-06T19:40:00Z"/>
          <w:rFonts w:ascii="Arial" w:hAnsi="Arial" w:cs="Arial"/>
        </w:rPr>
      </w:pPr>
    </w:p>
    <w:p w14:paraId="1F215CE5" w14:textId="72E0E941" w:rsidR="007D5314" w:rsidRPr="00EE580E" w:rsidRDefault="00BC5F0F" w:rsidP="007D5314">
      <w:pPr>
        <w:ind w:firstLine="708"/>
        <w:rPr>
          <w:ins w:id="98" w:author="MIGUEL FUERTES FERNANDEZ" w:date="2022-08-06T19:40:00Z"/>
          <w:rFonts w:ascii="Arial" w:hAnsi="Arial" w:cs="Arial"/>
        </w:rPr>
      </w:pPr>
      <w:ins w:id="99" w:author="MIGUEL FUERTES FERNANDEZ" w:date="2022-08-25T19:30:00Z">
        <w:r>
          <w:rPr>
            <w:rFonts w:ascii="Arial" w:hAnsi="Arial" w:cs="Arial"/>
          </w:rPr>
          <w:t xml:space="preserve">_ </w:t>
        </w:r>
        <w:r>
          <w:rPr>
            <w:rFonts w:ascii="Arial" w:hAnsi="Arial" w:cs="Arial"/>
          </w:rPr>
          <w:tab/>
        </w:r>
      </w:ins>
      <w:ins w:id="100" w:author="MIGUEL FUERTES FERNANDEZ" w:date="2022-08-06T19:40:00Z">
        <w:r w:rsidR="007D5314" w:rsidRPr="00EE580E">
          <w:rPr>
            <w:rFonts w:ascii="Arial" w:hAnsi="Arial" w:cs="Arial"/>
          </w:rPr>
          <w:t>Autorizo</w:t>
        </w:r>
      </w:ins>
    </w:p>
    <w:p w14:paraId="5DF58FFC" w14:textId="56AFCEB7" w:rsidR="007D5314" w:rsidRPr="00EE580E" w:rsidRDefault="00BC5F0F" w:rsidP="007D5314">
      <w:pPr>
        <w:ind w:firstLine="708"/>
        <w:rPr>
          <w:ins w:id="101" w:author="MIGUEL FUERTES FERNANDEZ" w:date="2022-08-06T19:40:00Z"/>
          <w:rFonts w:ascii="Arial" w:hAnsi="Arial" w:cs="Arial"/>
        </w:rPr>
      </w:pPr>
      <w:ins w:id="102" w:author="MIGUEL FUERTES FERNANDEZ" w:date="2022-08-25T19:30:00Z">
        <w:r w:rsidRPr="00BC5F0F">
          <w:rPr>
            <w:rFonts w:ascii="Arial" w:hAnsi="Arial" w:cs="Arial"/>
            <w:u w:val="single"/>
            <w:rPrChange w:id="103" w:author="MIGUEL FUERTES FERNANDEZ" w:date="2022-08-25T19:30:00Z">
              <w:rPr>
                <w:rFonts w:ascii="Arial" w:hAnsi="Arial" w:cs="Arial"/>
              </w:rPr>
            </w:rPrChange>
          </w:rPr>
          <w:t>X</w:t>
        </w:r>
        <w:r>
          <w:rPr>
            <w:rFonts w:ascii="Arial" w:hAnsi="Arial" w:cs="Arial"/>
          </w:rPr>
          <w:t xml:space="preserve"> </w:t>
        </w:r>
        <w:r>
          <w:rPr>
            <w:rFonts w:ascii="Arial" w:hAnsi="Arial" w:cs="Arial"/>
          </w:rPr>
          <w:tab/>
        </w:r>
      </w:ins>
      <w:ins w:id="104" w:author="MIGUEL FUERTES FERNANDEZ" w:date="2022-08-06T19:40:00Z">
        <w:r w:rsidR="007D5314" w:rsidRPr="00EE580E">
          <w:rPr>
            <w:rFonts w:ascii="Arial" w:hAnsi="Arial" w:cs="Arial"/>
          </w:rPr>
          <w:t>No autorizo</w:t>
        </w:r>
      </w:ins>
    </w:p>
    <w:p w14:paraId="30A1ABBC" w14:textId="77777777" w:rsidR="007D5314" w:rsidRPr="00EE580E" w:rsidRDefault="007D5314" w:rsidP="007D5314">
      <w:pPr>
        <w:rPr>
          <w:ins w:id="105" w:author="MIGUEL FUERTES FERNANDEZ" w:date="2022-08-06T19:40:00Z"/>
          <w:rFonts w:ascii="Arial" w:hAnsi="Arial" w:cs="Arial"/>
        </w:rPr>
      </w:pPr>
    </w:p>
    <w:p w14:paraId="4546286F" w14:textId="77777777" w:rsidR="007D5314" w:rsidRPr="00EE580E" w:rsidRDefault="007D5314" w:rsidP="007D5314">
      <w:pPr>
        <w:rPr>
          <w:ins w:id="106" w:author="MIGUEL FUERTES FERNANDEZ" w:date="2022-08-06T19:40:00Z"/>
          <w:rFonts w:ascii="Arial" w:hAnsi="Arial" w:cs="Arial"/>
        </w:rPr>
      </w:pPr>
      <w:ins w:id="107" w:author="MIGUEL FUERTES FERNANDEZ" w:date="2022-08-06T19:40:00Z">
        <w:r w:rsidRPr="00EE580E">
          <w:rPr>
            <w:rFonts w:ascii="Arial" w:hAnsi="Arial" w:cs="Arial"/>
          </w:rPr>
          <w:t>La publicación del presente trabajo en el catálogo de la Biblioteca Nebrija en caso de que así lo considere la propia Universidad.</w:t>
        </w:r>
      </w:ins>
    </w:p>
    <w:p w14:paraId="2F89FBB3" w14:textId="77777777" w:rsidR="007D5314" w:rsidRPr="00EE580E" w:rsidRDefault="007D5314" w:rsidP="007D5314">
      <w:pPr>
        <w:ind w:firstLine="708"/>
        <w:rPr>
          <w:ins w:id="108" w:author="MIGUEL FUERTES FERNANDEZ" w:date="2022-08-06T19:40:00Z"/>
          <w:rFonts w:ascii="Arial" w:hAnsi="Arial" w:cs="Arial"/>
        </w:rPr>
      </w:pPr>
    </w:p>
    <w:p w14:paraId="5B89BF8B" w14:textId="77777777" w:rsidR="007D5314" w:rsidRPr="00EE580E" w:rsidRDefault="007D5314" w:rsidP="007D5314">
      <w:pPr>
        <w:ind w:firstLine="708"/>
        <w:rPr>
          <w:ins w:id="109" w:author="MIGUEL FUERTES FERNANDEZ" w:date="2022-08-06T19:40:00Z"/>
          <w:rFonts w:ascii="Arial" w:hAnsi="Arial" w:cs="Arial"/>
        </w:rPr>
      </w:pPr>
    </w:p>
    <w:p w14:paraId="4E861634" w14:textId="77777777" w:rsidR="007D5314" w:rsidRPr="00EE580E" w:rsidRDefault="007D5314" w:rsidP="007D5314">
      <w:pPr>
        <w:ind w:firstLine="708"/>
        <w:rPr>
          <w:ins w:id="110" w:author="MIGUEL FUERTES FERNANDEZ" w:date="2022-08-06T19:40:00Z"/>
          <w:rFonts w:ascii="Arial" w:hAnsi="Arial" w:cs="Arial"/>
        </w:rPr>
      </w:pPr>
    </w:p>
    <w:p w14:paraId="090EB983" w14:textId="77777777" w:rsidR="007D5314" w:rsidRPr="00EE580E" w:rsidRDefault="007D5314" w:rsidP="007D5314">
      <w:pPr>
        <w:ind w:firstLine="708"/>
        <w:rPr>
          <w:ins w:id="111" w:author="MIGUEL FUERTES FERNANDEZ" w:date="2022-08-06T19:40:00Z"/>
          <w:rFonts w:ascii="Arial" w:hAnsi="Arial" w:cs="Arial"/>
        </w:rPr>
      </w:pPr>
      <w:ins w:id="112" w:author="MIGUEL FUERTES FERNANDEZ" w:date="2022-08-06T19:40:00Z">
        <w:r w:rsidRPr="00EE580E">
          <w:rPr>
            <w:rFonts w:ascii="Arial" w:hAnsi="Arial" w:cs="Arial"/>
          </w:rPr>
          <w:t>………..de…………del 2020</w:t>
        </w:r>
      </w:ins>
    </w:p>
    <w:p w14:paraId="14EF8A4B" w14:textId="77777777" w:rsidR="007D5314" w:rsidRPr="00EE580E" w:rsidRDefault="007D5314" w:rsidP="007D5314">
      <w:pPr>
        <w:ind w:firstLine="708"/>
        <w:rPr>
          <w:ins w:id="113" w:author="MIGUEL FUERTES FERNANDEZ" w:date="2022-08-06T19:40:00Z"/>
          <w:rFonts w:ascii="Arial" w:hAnsi="Arial" w:cs="Arial"/>
        </w:rPr>
      </w:pPr>
    </w:p>
    <w:p w14:paraId="44991F76" w14:textId="77777777" w:rsidR="007D5314" w:rsidRPr="00EE580E" w:rsidRDefault="007D5314" w:rsidP="007D5314">
      <w:pPr>
        <w:ind w:firstLine="708"/>
        <w:rPr>
          <w:ins w:id="114" w:author="MIGUEL FUERTES FERNANDEZ" w:date="2022-08-06T19:40:00Z"/>
          <w:rFonts w:ascii="Arial" w:hAnsi="Arial" w:cs="Arial"/>
        </w:rPr>
      </w:pPr>
    </w:p>
    <w:p w14:paraId="4158BEE5" w14:textId="77777777" w:rsidR="007D5314" w:rsidRPr="00EE580E" w:rsidRDefault="007D5314" w:rsidP="007D5314">
      <w:pPr>
        <w:ind w:firstLine="708"/>
        <w:rPr>
          <w:ins w:id="115" w:author="MIGUEL FUERTES FERNANDEZ" w:date="2022-08-06T19:40:00Z"/>
          <w:rFonts w:ascii="Arial" w:hAnsi="Arial" w:cs="Arial"/>
        </w:rPr>
      </w:pPr>
    </w:p>
    <w:p w14:paraId="04A0268B" w14:textId="732E72AB" w:rsidR="007D5314" w:rsidRPr="00EE580E" w:rsidRDefault="007D5314" w:rsidP="007D5314">
      <w:pPr>
        <w:ind w:firstLine="708"/>
        <w:rPr>
          <w:ins w:id="116" w:author="MIGUEL FUERTES FERNANDEZ" w:date="2022-08-06T19:40:00Z"/>
          <w:rFonts w:ascii="Arial" w:hAnsi="Arial" w:cs="Arial"/>
        </w:rPr>
      </w:pPr>
      <w:ins w:id="117" w:author="MIGUEL FUERTES FERNANDEZ" w:date="2022-08-06T19:40:00Z">
        <w:r w:rsidRPr="00EE580E">
          <w:rPr>
            <w:rFonts w:ascii="Arial" w:hAnsi="Arial" w:cs="Arial"/>
          </w:rPr>
          <w:t xml:space="preserve">Fdo: </w:t>
        </w:r>
      </w:ins>
      <w:ins w:id="118" w:author="MIGUEL FUERTES FERNANDEZ" w:date="2022-08-25T19:30:00Z">
        <w:r w:rsidR="00BC5F0F">
          <w:rPr>
            <w:rFonts w:ascii="Arial" w:hAnsi="Arial" w:cs="Arial"/>
          </w:rPr>
          <w:t>Miguel Fuertes</w:t>
        </w:r>
      </w:ins>
    </w:p>
    <w:p w14:paraId="0EF363B0" w14:textId="77777777" w:rsidR="007D5314" w:rsidRPr="00EE580E" w:rsidRDefault="007D5314" w:rsidP="007D5314">
      <w:pPr>
        <w:spacing w:after="120" w:line="276" w:lineRule="auto"/>
        <w:rPr>
          <w:ins w:id="119" w:author="MIGUEL FUERTES FERNANDEZ" w:date="2022-08-06T19:40:00Z"/>
          <w:rFonts w:ascii="Arial" w:hAnsi="Arial" w:cs="Arial"/>
        </w:rPr>
      </w:pPr>
    </w:p>
    <w:p w14:paraId="2A440B77" w14:textId="77777777" w:rsidR="007D5314" w:rsidRPr="00EE580E" w:rsidRDefault="007D5314" w:rsidP="007D5314">
      <w:pPr>
        <w:spacing w:after="120" w:line="276" w:lineRule="auto"/>
        <w:rPr>
          <w:ins w:id="120" w:author="MIGUEL FUERTES FERNANDEZ" w:date="2022-08-06T19:40:00Z"/>
          <w:rFonts w:ascii="Arial" w:hAnsi="Arial" w:cs="Arial"/>
        </w:rPr>
      </w:pPr>
    </w:p>
    <w:p w14:paraId="0F78945F" w14:textId="77777777" w:rsidR="007D5314" w:rsidRPr="00EE580E" w:rsidRDefault="007D5314" w:rsidP="007D5314">
      <w:pPr>
        <w:spacing w:after="0" w:line="360" w:lineRule="auto"/>
        <w:rPr>
          <w:ins w:id="121" w:author="MIGUEL FUERTES FERNANDEZ" w:date="2022-08-06T19:40:00Z"/>
          <w:rFonts w:ascii="Arial" w:eastAsiaTheme="majorEastAsia" w:hAnsi="Arial" w:cs="Arial"/>
          <w:color w:val="C00000"/>
          <w:sz w:val="36"/>
          <w:szCs w:val="32"/>
          <w:lang w:val="es-ES" w:eastAsia="es-ES"/>
        </w:rPr>
        <w:sectPr w:rsidR="007D5314" w:rsidRPr="00EE580E">
          <w:pgSz w:w="11906" w:h="16838"/>
          <w:pgMar w:top="1440" w:right="1440" w:bottom="1440" w:left="1440" w:header="709" w:footer="709" w:gutter="0"/>
          <w:pgNumType w:fmt="lowerRoman"/>
          <w:cols w:space="720"/>
        </w:sectPr>
      </w:pPr>
    </w:p>
    <w:p w14:paraId="1FE0C692" w14:textId="77777777" w:rsidR="007D5314" w:rsidRPr="00EE580E" w:rsidRDefault="007D5314" w:rsidP="006607A9">
      <w:pPr>
        <w:pStyle w:val="Ttulo1Plantilla"/>
        <w:numPr>
          <w:ilvl w:val="0"/>
          <w:numId w:val="0"/>
        </w:numPr>
        <w:rPr>
          <w:ins w:id="122" w:author="MIGUEL FUERTES FERNANDEZ" w:date="2022-08-06T19:40:00Z"/>
        </w:rPr>
      </w:pPr>
      <w:bookmarkStart w:id="123" w:name="_Toc112348036"/>
      <w:commentRangeStart w:id="124"/>
      <w:commentRangeStart w:id="125"/>
      <w:ins w:id="126" w:author="MIGUEL FUERTES FERNANDEZ" w:date="2022-08-06T19:40:00Z">
        <w:r w:rsidRPr="00EE580E">
          <w:t>Índice</w:t>
        </w:r>
        <w:commentRangeEnd w:id="124"/>
        <w:r w:rsidRPr="00EE580E">
          <w:rPr>
            <w:rStyle w:val="CommentReference"/>
            <w:lang w:val="es-ES" w:eastAsia="en-US"/>
          </w:rPr>
          <w:commentReference w:id="124"/>
        </w:r>
      </w:ins>
      <w:commentRangeEnd w:id="125"/>
      <w:r w:rsidR="00C6187C" w:rsidRPr="00EE580E">
        <w:rPr>
          <w:rStyle w:val="CommentReference"/>
          <w:rFonts w:asciiTheme="minorHAnsi" w:eastAsiaTheme="minorHAnsi" w:hAnsiTheme="minorHAnsi" w:cstheme="minorBidi"/>
          <w:color w:val="auto"/>
          <w:lang w:eastAsia="en-US"/>
        </w:rPr>
        <w:commentReference w:id="125"/>
      </w:r>
      <w:bookmarkEnd w:id="123"/>
    </w:p>
    <w:p w14:paraId="1F28190A" w14:textId="5FF8B7FB" w:rsidR="00B41C32" w:rsidRDefault="00B41C32" w:rsidP="00B41C32">
      <w:pPr>
        <w:pStyle w:val="TOC1"/>
        <w:rPr>
          <w:ins w:id="127" w:author="MIGUEL FUERTES FERNANDEZ" w:date="2022-08-25T19:26:00Z"/>
          <w:rFonts w:asciiTheme="minorHAnsi" w:eastAsiaTheme="minorEastAsia" w:hAnsiTheme="minorHAnsi" w:cstheme="minorBidi"/>
          <w:noProof/>
          <w:color w:val="auto"/>
          <w:sz w:val="22"/>
          <w:szCs w:val="22"/>
          <w:lang w:val="en-GB" w:eastAsia="en-GB"/>
        </w:rPr>
      </w:pPr>
      <w:ins w:id="128" w:author="MIGUEL FUERTES FERNANDEZ" w:date="2022-08-25T19:26:00Z">
        <w:r>
          <w:fldChar w:fldCharType="begin"/>
        </w:r>
        <w:r>
          <w:instrText xml:space="preserve"> TOC \f \h \z \t "Título 1 Plantilla,1,Título 2 plantilla,2,Título 3 plantilla,3" </w:instrText>
        </w:r>
      </w:ins>
      <w:r>
        <w:fldChar w:fldCharType="separate"/>
      </w:r>
      <w:ins w:id="129" w:author="MIGUEL FUERTES FERNANDEZ" w:date="2022-08-25T19:26:00Z">
        <w:r w:rsidRPr="00082A32">
          <w:rPr>
            <w:rStyle w:val="Hyperlink"/>
            <w:noProof/>
          </w:rPr>
          <w:fldChar w:fldCharType="begin"/>
        </w:r>
        <w:r w:rsidRPr="00082A32">
          <w:rPr>
            <w:rStyle w:val="Hyperlink"/>
            <w:noProof/>
          </w:rPr>
          <w:instrText xml:space="preserve"> </w:instrText>
        </w:r>
        <w:r>
          <w:rPr>
            <w:noProof/>
          </w:rPr>
          <w:instrText>HYPERLINK \l "_Toc112348036"</w:instrText>
        </w:r>
        <w:r w:rsidRPr="00082A32">
          <w:rPr>
            <w:rStyle w:val="Hyperlink"/>
            <w:noProof/>
          </w:rPr>
          <w:instrText xml:space="preserve"> </w:instrText>
        </w:r>
        <w:r w:rsidRPr="00082A32">
          <w:rPr>
            <w:rStyle w:val="Hyperlink"/>
            <w:noProof/>
          </w:rPr>
        </w:r>
        <w:r w:rsidRPr="00082A32">
          <w:rPr>
            <w:rStyle w:val="Hyperlink"/>
            <w:noProof/>
          </w:rPr>
          <w:fldChar w:fldCharType="separate"/>
        </w:r>
        <w:r w:rsidRPr="00082A32">
          <w:rPr>
            <w:rStyle w:val="Hyperlink"/>
            <w:noProof/>
          </w:rPr>
          <w:t>Índice</w:t>
        </w:r>
        <w:r>
          <w:rPr>
            <w:noProof/>
            <w:webHidden/>
          </w:rPr>
          <w:tab/>
        </w:r>
        <w:r>
          <w:rPr>
            <w:noProof/>
            <w:webHidden/>
          </w:rPr>
          <w:fldChar w:fldCharType="begin"/>
        </w:r>
        <w:r>
          <w:rPr>
            <w:noProof/>
            <w:webHidden/>
          </w:rPr>
          <w:instrText xml:space="preserve"> PAGEREF _Toc112348036 \h </w:instrText>
        </w:r>
        <w:r>
          <w:rPr>
            <w:noProof/>
            <w:webHidden/>
          </w:rPr>
        </w:r>
      </w:ins>
      <w:r>
        <w:rPr>
          <w:noProof/>
          <w:webHidden/>
        </w:rPr>
        <w:fldChar w:fldCharType="separate"/>
      </w:r>
      <w:ins w:id="130" w:author="MIGUEL FUERTES FERNANDEZ" w:date="2022-08-25T19:35:00Z">
        <w:r w:rsidR="00F6173C">
          <w:rPr>
            <w:noProof/>
            <w:webHidden/>
          </w:rPr>
          <w:t>i</w:t>
        </w:r>
      </w:ins>
      <w:ins w:id="131" w:author="MIGUEL FUERTES FERNANDEZ" w:date="2022-08-25T19:26:00Z">
        <w:r>
          <w:rPr>
            <w:noProof/>
            <w:webHidden/>
          </w:rPr>
          <w:fldChar w:fldCharType="end"/>
        </w:r>
        <w:r w:rsidRPr="00082A32">
          <w:rPr>
            <w:rStyle w:val="Hyperlink"/>
            <w:noProof/>
          </w:rPr>
          <w:fldChar w:fldCharType="end"/>
        </w:r>
      </w:ins>
    </w:p>
    <w:p w14:paraId="605545DC" w14:textId="54CB9193" w:rsidR="00B41C32" w:rsidRDefault="00B41C32" w:rsidP="00B41C32">
      <w:pPr>
        <w:pStyle w:val="TOC1"/>
        <w:rPr>
          <w:ins w:id="132" w:author="MIGUEL FUERTES FERNANDEZ" w:date="2022-08-25T19:26:00Z"/>
          <w:rFonts w:asciiTheme="minorHAnsi" w:eastAsiaTheme="minorEastAsia" w:hAnsiTheme="minorHAnsi" w:cstheme="minorBidi"/>
          <w:noProof/>
          <w:color w:val="auto"/>
          <w:sz w:val="22"/>
          <w:szCs w:val="22"/>
          <w:lang w:val="en-GB" w:eastAsia="en-GB"/>
        </w:rPr>
      </w:pPr>
      <w:ins w:id="133" w:author="MIGUEL FUERTES FERNANDEZ" w:date="2022-08-25T19:26:00Z">
        <w:r w:rsidRPr="00082A32">
          <w:rPr>
            <w:rStyle w:val="Hyperlink"/>
            <w:noProof/>
          </w:rPr>
          <w:fldChar w:fldCharType="begin"/>
        </w:r>
        <w:r w:rsidRPr="00082A32">
          <w:rPr>
            <w:rStyle w:val="Hyperlink"/>
            <w:noProof/>
          </w:rPr>
          <w:instrText xml:space="preserve"> </w:instrText>
        </w:r>
        <w:r>
          <w:rPr>
            <w:noProof/>
          </w:rPr>
          <w:instrText>HYPERLINK \l "_Toc112348037"</w:instrText>
        </w:r>
        <w:r w:rsidRPr="00082A32">
          <w:rPr>
            <w:rStyle w:val="Hyperlink"/>
            <w:noProof/>
          </w:rPr>
          <w:instrText xml:space="preserve"> </w:instrText>
        </w:r>
        <w:r w:rsidRPr="00082A32">
          <w:rPr>
            <w:rStyle w:val="Hyperlink"/>
            <w:noProof/>
          </w:rPr>
        </w:r>
        <w:r w:rsidRPr="00082A32">
          <w:rPr>
            <w:rStyle w:val="Hyperlink"/>
            <w:noProof/>
          </w:rPr>
          <w:fldChar w:fldCharType="separate"/>
        </w:r>
        <w:r w:rsidRPr="00082A32">
          <w:rPr>
            <w:rStyle w:val="Hyperlink"/>
            <w:noProof/>
          </w:rPr>
          <w:t>Índice de Ilustraciones y Tablas</w:t>
        </w:r>
        <w:r>
          <w:rPr>
            <w:noProof/>
            <w:webHidden/>
          </w:rPr>
          <w:tab/>
        </w:r>
        <w:r>
          <w:rPr>
            <w:noProof/>
            <w:webHidden/>
          </w:rPr>
          <w:fldChar w:fldCharType="begin"/>
        </w:r>
        <w:r>
          <w:rPr>
            <w:noProof/>
            <w:webHidden/>
          </w:rPr>
          <w:instrText xml:space="preserve"> PAGEREF _Toc112348037 \h </w:instrText>
        </w:r>
        <w:r>
          <w:rPr>
            <w:noProof/>
            <w:webHidden/>
          </w:rPr>
        </w:r>
      </w:ins>
      <w:r>
        <w:rPr>
          <w:noProof/>
          <w:webHidden/>
        </w:rPr>
        <w:fldChar w:fldCharType="separate"/>
      </w:r>
      <w:ins w:id="134" w:author="MIGUEL FUERTES FERNANDEZ" w:date="2022-08-25T19:35:00Z">
        <w:r w:rsidR="00F6173C">
          <w:rPr>
            <w:noProof/>
            <w:webHidden/>
          </w:rPr>
          <w:t>iii</w:t>
        </w:r>
      </w:ins>
      <w:ins w:id="135" w:author="MIGUEL FUERTES FERNANDEZ" w:date="2022-08-25T19:26:00Z">
        <w:r>
          <w:rPr>
            <w:noProof/>
            <w:webHidden/>
          </w:rPr>
          <w:fldChar w:fldCharType="end"/>
        </w:r>
        <w:r w:rsidRPr="00082A32">
          <w:rPr>
            <w:rStyle w:val="Hyperlink"/>
            <w:noProof/>
          </w:rPr>
          <w:fldChar w:fldCharType="end"/>
        </w:r>
      </w:ins>
    </w:p>
    <w:p w14:paraId="4265EFB9" w14:textId="34F20531" w:rsidR="00B41C32" w:rsidRDefault="00B41C32" w:rsidP="00B41C32">
      <w:pPr>
        <w:pStyle w:val="TOC1"/>
        <w:rPr>
          <w:ins w:id="136" w:author="MIGUEL FUERTES FERNANDEZ" w:date="2022-08-25T19:26:00Z"/>
          <w:rFonts w:asciiTheme="minorHAnsi" w:eastAsiaTheme="minorEastAsia" w:hAnsiTheme="minorHAnsi" w:cstheme="minorBidi"/>
          <w:noProof/>
          <w:color w:val="auto"/>
          <w:sz w:val="22"/>
          <w:szCs w:val="22"/>
          <w:lang w:val="en-GB" w:eastAsia="en-GB"/>
        </w:rPr>
      </w:pPr>
      <w:ins w:id="137" w:author="MIGUEL FUERTES FERNANDEZ" w:date="2022-08-25T19:26:00Z">
        <w:r w:rsidRPr="00082A32">
          <w:rPr>
            <w:rStyle w:val="Hyperlink"/>
            <w:noProof/>
          </w:rPr>
          <w:fldChar w:fldCharType="begin"/>
        </w:r>
        <w:r w:rsidRPr="00082A32">
          <w:rPr>
            <w:rStyle w:val="Hyperlink"/>
            <w:noProof/>
          </w:rPr>
          <w:instrText xml:space="preserve"> </w:instrText>
        </w:r>
        <w:r>
          <w:rPr>
            <w:noProof/>
          </w:rPr>
          <w:instrText>HYPERLINK \l "_Toc112348038"</w:instrText>
        </w:r>
        <w:r w:rsidRPr="00082A32">
          <w:rPr>
            <w:rStyle w:val="Hyperlink"/>
            <w:noProof/>
          </w:rPr>
          <w:instrText xml:space="preserve"> </w:instrText>
        </w:r>
        <w:r w:rsidRPr="00082A32">
          <w:rPr>
            <w:rStyle w:val="Hyperlink"/>
            <w:noProof/>
          </w:rPr>
        </w:r>
        <w:r w:rsidRPr="00082A32">
          <w:rPr>
            <w:rStyle w:val="Hyperlink"/>
            <w:noProof/>
          </w:rPr>
          <w:fldChar w:fldCharType="separate"/>
        </w:r>
        <w:r w:rsidRPr="00082A32">
          <w:rPr>
            <w:rStyle w:val="Hyperlink"/>
            <w:noProof/>
          </w:rPr>
          <w:t>RESUMEN</w:t>
        </w:r>
        <w:r>
          <w:rPr>
            <w:noProof/>
            <w:webHidden/>
          </w:rPr>
          <w:tab/>
        </w:r>
        <w:r>
          <w:rPr>
            <w:noProof/>
            <w:webHidden/>
          </w:rPr>
          <w:fldChar w:fldCharType="begin"/>
        </w:r>
        <w:r>
          <w:rPr>
            <w:noProof/>
            <w:webHidden/>
          </w:rPr>
          <w:instrText xml:space="preserve"> PAGEREF _Toc112348038 \h </w:instrText>
        </w:r>
        <w:r>
          <w:rPr>
            <w:noProof/>
            <w:webHidden/>
          </w:rPr>
        </w:r>
      </w:ins>
      <w:r>
        <w:rPr>
          <w:noProof/>
          <w:webHidden/>
        </w:rPr>
        <w:fldChar w:fldCharType="separate"/>
      </w:r>
      <w:ins w:id="138" w:author="MIGUEL FUERTES FERNANDEZ" w:date="2022-08-25T19:35:00Z">
        <w:r w:rsidR="00F6173C">
          <w:rPr>
            <w:noProof/>
            <w:webHidden/>
          </w:rPr>
          <w:t>v</w:t>
        </w:r>
      </w:ins>
      <w:ins w:id="139" w:author="MIGUEL FUERTES FERNANDEZ" w:date="2022-08-25T19:26:00Z">
        <w:r>
          <w:rPr>
            <w:noProof/>
            <w:webHidden/>
          </w:rPr>
          <w:fldChar w:fldCharType="end"/>
        </w:r>
        <w:r w:rsidRPr="00082A32">
          <w:rPr>
            <w:rStyle w:val="Hyperlink"/>
            <w:noProof/>
          </w:rPr>
          <w:fldChar w:fldCharType="end"/>
        </w:r>
      </w:ins>
    </w:p>
    <w:p w14:paraId="5BAA6E23" w14:textId="6933795F" w:rsidR="00B41C32" w:rsidRDefault="00B41C32" w:rsidP="00B41C32">
      <w:pPr>
        <w:pStyle w:val="TOC1"/>
        <w:rPr>
          <w:ins w:id="140" w:author="MIGUEL FUERTES FERNANDEZ" w:date="2022-08-25T19:26:00Z"/>
          <w:rFonts w:asciiTheme="minorHAnsi" w:eastAsiaTheme="minorEastAsia" w:hAnsiTheme="minorHAnsi" w:cstheme="minorBidi"/>
          <w:noProof/>
          <w:color w:val="auto"/>
          <w:sz w:val="22"/>
          <w:szCs w:val="22"/>
          <w:lang w:val="en-GB" w:eastAsia="en-GB"/>
        </w:rPr>
      </w:pPr>
      <w:ins w:id="141" w:author="MIGUEL FUERTES FERNANDEZ" w:date="2022-08-25T19:26:00Z">
        <w:r w:rsidRPr="00082A32">
          <w:rPr>
            <w:rStyle w:val="Hyperlink"/>
            <w:noProof/>
          </w:rPr>
          <w:fldChar w:fldCharType="begin"/>
        </w:r>
        <w:r w:rsidRPr="00082A32">
          <w:rPr>
            <w:rStyle w:val="Hyperlink"/>
            <w:noProof/>
          </w:rPr>
          <w:instrText xml:space="preserve"> </w:instrText>
        </w:r>
        <w:r>
          <w:rPr>
            <w:noProof/>
          </w:rPr>
          <w:instrText>HYPERLINK \l "_Toc112348039"</w:instrText>
        </w:r>
        <w:r w:rsidRPr="00082A32">
          <w:rPr>
            <w:rStyle w:val="Hyperlink"/>
            <w:noProof/>
          </w:rPr>
          <w:instrText xml:space="preserve"> </w:instrText>
        </w:r>
        <w:r w:rsidRPr="00082A32">
          <w:rPr>
            <w:rStyle w:val="Hyperlink"/>
            <w:noProof/>
          </w:rPr>
        </w:r>
        <w:r w:rsidRPr="00082A32">
          <w:rPr>
            <w:rStyle w:val="Hyperlink"/>
            <w:noProof/>
          </w:rPr>
          <w:fldChar w:fldCharType="separate"/>
        </w:r>
        <w:r w:rsidRPr="00082A32">
          <w:rPr>
            <w:rStyle w:val="Hyperlink"/>
            <w:noProof/>
            <w:lang w:val="en-GB"/>
          </w:rPr>
          <w:t>ABSTRACT</w:t>
        </w:r>
        <w:r>
          <w:rPr>
            <w:noProof/>
            <w:webHidden/>
          </w:rPr>
          <w:tab/>
        </w:r>
        <w:r>
          <w:rPr>
            <w:noProof/>
            <w:webHidden/>
          </w:rPr>
          <w:fldChar w:fldCharType="begin"/>
        </w:r>
        <w:r>
          <w:rPr>
            <w:noProof/>
            <w:webHidden/>
          </w:rPr>
          <w:instrText xml:space="preserve"> PAGEREF _Toc112348039 \h </w:instrText>
        </w:r>
        <w:r>
          <w:rPr>
            <w:noProof/>
            <w:webHidden/>
          </w:rPr>
        </w:r>
      </w:ins>
      <w:r>
        <w:rPr>
          <w:noProof/>
          <w:webHidden/>
        </w:rPr>
        <w:fldChar w:fldCharType="separate"/>
      </w:r>
      <w:ins w:id="142" w:author="MIGUEL FUERTES FERNANDEZ" w:date="2022-08-25T19:35:00Z">
        <w:r w:rsidR="00F6173C">
          <w:rPr>
            <w:noProof/>
            <w:webHidden/>
          </w:rPr>
          <w:t>vi</w:t>
        </w:r>
      </w:ins>
      <w:ins w:id="143" w:author="MIGUEL FUERTES FERNANDEZ" w:date="2022-08-25T19:26:00Z">
        <w:r>
          <w:rPr>
            <w:noProof/>
            <w:webHidden/>
          </w:rPr>
          <w:fldChar w:fldCharType="end"/>
        </w:r>
        <w:r w:rsidRPr="00082A32">
          <w:rPr>
            <w:rStyle w:val="Hyperlink"/>
            <w:noProof/>
          </w:rPr>
          <w:fldChar w:fldCharType="end"/>
        </w:r>
      </w:ins>
    </w:p>
    <w:p w14:paraId="34501E11" w14:textId="5DE81FD8" w:rsidR="00B41C32" w:rsidRDefault="00B41C32" w:rsidP="00B41C32">
      <w:pPr>
        <w:pStyle w:val="TOC1"/>
        <w:rPr>
          <w:ins w:id="144" w:author="MIGUEL FUERTES FERNANDEZ" w:date="2022-08-25T19:26:00Z"/>
          <w:rFonts w:asciiTheme="minorHAnsi" w:eastAsiaTheme="minorEastAsia" w:hAnsiTheme="minorHAnsi" w:cstheme="minorBidi"/>
          <w:noProof/>
          <w:color w:val="auto"/>
          <w:sz w:val="22"/>
          <w:szCs w:val="22"/>
          <w:lang w:val="en-GB" w:eastAsia="en-GB"/>
        </w:rPr>
      </w:pPr>
      <w:ins w:id="145" w:author="MIGUEL FUERTES FERNANDEZ" w:date="2022-08-25T19:26:00Z">
        <w:r w:rsidRPr="00082A32">
          <w:rPr>
            <w:rStyle w:val="Hyperlink"/>
            <w:noProof/>
          </w:rPr>
          <w:fldChar w:fldCharType="begin"/>
        </w:r>
        <w:r w:rsidRPr="00082A32">
          <w:rPr>
            <w:rStyle w:val="Hyperlink"/>
            <w:noProof/>
          </w:rPr>
          <w:instrText xml:space="preserve"> </w:instrText>
        </w:r>
        <w:r>
          <w:rPr>
            <w:noProof/>
          </w:rPr>
          <w:instrText>HYPERLINK \l "_Toc112348040"</w:instrText>
        </w:r>
        <w:r w:rsidRPr="00082A32">
          <w:rPr>
            <w:rStyle w:val="Hyperlink"/>
            <w:noProof/>
          </w:rPr>
          <w:instrText xml:space="preserve"> </w:instrText>
        </w:r>
        <w:r w:rsidRPr="00082A32">
          <w:rPr>
            <w:rStyle w:val="Hyperlink"/>
            <w:noProof/>
          </w:rPr>
        </w:r>
        <w:r w:rsidRPr="00082A32">
          <w:rPr>
            <w:rStyle w:val="Hyperlink"/>
            <w:noProof/>
          </w:rPr>
          <w:fldChar w:fldCharType="separate"/>
        </w:r>
        <w:r w:rsidRPr="00082A32">
          <w:rPr>
            <w:rStyle w:val="Hyperlink"/>
            <w:noProof/>
          </w:rPr>
          <w:t>1.</w:t>
        </w:r>
        <w:r>
          <w:rPr>
            <w:rFonts w:asciiTheme="minorHAnsi" w:eastAsiaTheme="minorEastAsia" w:hAnsiTheme="minorHAnsi" w:cstheme="minorBidi"/>
            <w:noProof/>
            <w:color w:val="auto"/>
            <w:sz w:val="22"/>
            <w:szCs w:val="22"/>
            <w:lang w:val="en-GB" w:eastAsia="en-GB"/>
          </w:rPr>
          <w:tab/>
        </w:r>
        <w:r w:rsidRPr="00082A32">
          <w:rPr>
            <w:rStyle w:val="Hyperlink"/>
            <w:noProof/>
          </w:rPr>
          <w:t>Introducción</w:t>
        </w:r>
        <w:r>
          <w:rPr>
            <w:noProof/>
            <w:webHidden/>
          </w:rPr>
          <w:tab/>
        </w:r>
        <w:r>
          <w:rPr>
            <w:noProof/>
            <w:webHidden/>
          </w:rPr>
          <w:fldChar w:fldCharType="begin"/>
        </w:r>
        <w:r>
          <w:rPr>
            <w:noProof/>
            <w:webHidden/>
          </w:rPr>
          <w:instrText xml:space="preserve"> PAGEREF _Toc112348040 \h </w:instrText>
        </w:r>
        <w:r>
          <w:rPr>
            <w:noProof/>
            <w:webHidden/>
          </w:rPr>
        </w:r>
      </w:ins>
      <w:r>
        <w:rPr>
          <w:noProof/>
          <w:webHidden/>
        </w:rPr>
        <w:fldChar w:fldCharType="separate"/>
      </w:r>
      <w:ins w:id="146" w:author="MIGUEL FUERTES FERNANDEZ" w:date="2022-08-25T19:35:00Z">
        <w:r w:rsidR="00F6173C">
          <w:rPr>
            <w:noProof/>
            <w:webHidden/>
          </w:rPr>
          <w:t>1</w:t>
        </w:r>
      </w:ins>
      <w:ins w:id="147" w:author="MIGUEL FUERTES FERNANDEZ" w:date="2022-08-25T19:26:00Z">
        <w:r>
          <w:rPr>
            <w:noProof/>
            <w:webHidden/>
          </w:rPr>
          <w:fldChar w:fldCharType="end"/>
        </w:r>
        <w:r w:rsidRPr="00082A32">
          <w:rPr>
            <w:rStyle w:val="Hyperlink"/>
            <w:noProof/>
          </w:rPr>
          <w:fldChar w:fldCharType="end"/>
        </w:r>
      </w:ins>
    </w:p>
    <w:p w14:paraId="009E347E" w14:textId="6D01CB78" w:rsidR="00B41C32" w:rsidRDefault="00B41C32" w:rsidP="00E71AE5">
      <w:pPr>
        <w:pStyle w:val="TOC2"/>
        <w:rPr>
          <w:ins w:id="148" w:author="MIGUEL FUERTES FERNANDEZ" w:date="2022-08-25T19:26:00Z"/>
          <w:rFonts w:asciiTheme="minorHAnsi" w:hAnsiTheme="minorHAnsi"/>
          <w:noProof/>
          <w:sz w:val="22"/>
          <w:szCs w:val="22"/>
          <w:lang w:val="en-GB" w:eastAsia="en-GB"/>
        </w:rPr>
        <w:pPrChange w:id="149" w:author="MIGUEL FUERTES FERNANDEZ" w:date="2022-08-25T19:28:00Z">
          <w:pPr>
            <w:pStyle w:val="TOC2"/>
            <w:spacing w:after="288"/>
          </w:pPr>
        </w:pPrChange>
      </w:pPr>
      <w:ins w:id="150" w:author="MIGUEL FUERTES FERNANDEZ" w:date="2022-08-25T19:26:00Z">
        <w:r w:rsidRPr="00082A32">
          <w:rPr>
            <w:rStyle w:val="Hyperlink"/>
            <w:noProof/>
          </w:rPr>
          <w:fldChar w:fldCharType="begin"/>
        </w:r>
        <w:r w:rsidRPr="00082A32">
          <w:rPr>
            <w:rStyle w:val="Hyperlink"/>
            <w:noProof/>
          </w:rPr>
          <w:instrText xml:space="preserve"> </w:instrText>
        </w:r>
        <w:r>
          <w:rPr>
            <w:noProof/>
          </w:rPr>
          <w:instrText>HYPERLINK \l "_Toc112348041"</w:instrText>
        </w:r>
        <w:r w:rsidRPr="00082A32">
          <w:rPr>
            <w:rStyle w:val="Hyperlink"/>
            <w:noProof/>
          </w:rPr>
          <w:instrText xml:space="preserve"> </w:instrText>
        </w:r>
        <w:r w:rsidRPr="00082A32">
          <w:rPr>
            <w:rStyle w:val="Hyperlink"/>
            <w:noProof/>
          </w:rPr>
        </w:r>
        <w:r w:rsidRPr="00082A32">
          <w:rPr>
            <w:rStyle w:val="Hyperlink"/>
            <w:noProof/>
          </w:rPr>
          <w:fldChar w:fldCharType="separate"/>
        </w:r>
        <w:r w:rsidRPr="00082A32">
          <w:rPr>
            <w:rStyle w:val="Hyperlink"/>
            <w:noProof/>
          </w:rPr>
          <w:t>Justificación</w:t>
        </w:r>
        <w:r>
          <w:rPr>
            <w:noProof/>
            <w:webHidden/>
          </w:rPr>
          <w:tab/>
        </w:r>
        <w:r>
          <w:rPr>
            <w:noProof/>
            <w:webHidden/>
          </w:rPr>
          <w:fldChar w:fldCharType="begin"/>
        </w:r>
        <w:r>
          <w:rPr>
            <w:noProof/>
            <w:webHidden/>
          </w:rPr>
          <w:instrText xml:space="preserve"> PAGEREF _Toc112348041 \h </w:instrText>
        </w:r>
        <w:r>
          <w:rPr>
            <w:noProof/>
            <w:webHidden/>
          </w:rPr>
        </w:r>
      </w:ins>
      <w:r>
        <w:rPr>
          <w:noProof/>
          <w:webHidden/>
        </w:rPr>
        <w:fldChar w:fldCharType="separate"/>
      </w:r>
      <w:ins w:id="151" w:author="MIGUEL FUERTES FERNANDEZ" w:date="2022-08-25T19:35:00Z">
        <w:r w:rsidR="00F6173C">
          <w:rPr>
            <w:noProof/>
            <w:webHidden/>
          </w:rPr>
          <w:t>1</w:t>
        </w:r>
      </w:ins>
      <w:ins w:id="152" w:author="MIGUEL FUERTES FERNANDEZ" w:date="2022-08-25T19:26:00Z">
        <w:r>
          <w:rPr>
            <w:noProof/>
            <w:webHidden/>
          </w:rPr>
          <w:fldChar w:fldCharType="end"/>
        </w:r>
        <w:r w:rsidRPr="00082A32">
          <w:rPr>
            <w:rStyle w:val="Hyperlink"/>
            <w:noProof/>
          </w:rPr>
          <w:fldChar w:fldCharType="end"/>
        </w:r>
      </w:ins>
    </w:p>
    <w:p w14:paraId="50506FBC" w14:textId="6D912EDF" w:rsidR="00B41C32" w:rsidRDefault="00B41C32" w:rsidP="00E71AE5">
      <w:pPr>
        <w:pStyle w:val="TOC2"/>
        <w:rPr>
          <w:ins w:id="153" w:author="MIGUEL FUERTES FERNANDEZ" w:date="2022-08-25T19:26:00Z"/>
          <w:rFonts w:asciiTheme="minorHAnsi" w:hAnsiTheme="minorHAnsi"/>
          <w:noProof/>
          <w:sz w:val="22"/>
          <w:szCs w:val="22"/>
          <w:lang w:val="en-GB" w:eastAsia="en-GB"/>
        </w:rPr>
        <w:pPrChange w:id="154" w:author="MIGUEL FUERTES FERNANDEZ" w:date="2022-08-25T19:28:00Z">
          <w:pPr>
            <w:pStyle w:val="TOC2"/>
            <w:spacing w:after="288"/>
          </w:pPr>
        </w:pPrChange>
      </w:pPr>
      <w:ins w:id="155" w:author="MIGUEL FUERTES FERNANDEZ" w:date="2022-08-25T19:26:00Z">
        <w:r w:rsidRPr="00082A32">
          <w:rPr>
            <w:rStyle w:val="Hyperlink"/>
            <w:noProof/>
          </w:rPr>
          <w:fldChar w:fldCharType="begin"/>
        </w:r>
        <w:r w:rsidRPr="00082A32">
          <w:rPr>
            <w:rStyle w:val="Hyperlink"/>
            <w:noProof/>
          </w:rPr>
          <w:instrText xml:space="preserve"> </w:instrText>
        </w:r>
        <w:r>
          <w:rPr>
            <w:noProof/>
          </w:rPr>
          <w:instrText>HYPERLINK \l "_Toc112348042"</w:instrText>
        </w:r>
        <w:r w:rsidRPr="00082A32">
          <w:rPr>
            <w:rStyle w:val="Hyperlink"/>
            <w:noProof/>
          </w:rPr>
          <w:instrText xml:space="preserve"> </w:instrText>
        </w:r>
        <w:r w:rsidRPr="00082A32">
          <w:rPr>
            <w:rStyle w:val="Hyperlink"/>
            <w:noProof/>
          </w:rPr>
        </w:r>
        <w:r w:rsidRPr="00082A32">
          <w:rPr>
            <w:rStyle w:val="Hyperlink"/>
            <w:noProof/>
          </w:rPr>
          <w:fldChar w:fldCharType="separate"/>
        </w:r>
        <w:r w:rsidRPr="00082A32">
          <w:rPr>
            <w:rStyle w:val="Hyperlink"/>
            <w:noProof/>
          </w:rPr>
          <w:t>Objetivos</w:t>
        </w:r>
        <w:r>
          <w:rPr>
            <w:noProof/>
            <w:webHidden/>
          </w:rPr>
          <w:tab/>
        </w:r>
        <w:r>
          <w:rPr>
            <w:noProof/>
            <w:webHidden/>
          </w:rPr>
          <w:fldChar w:fldCharType="begin"/>
        </w:r>
        <w:r>
          <w:rPr>
            <w:noProof/>
            <w:webHidden/>
          </w:rPr>
          <w:instrText xml:space="preserve"> PAGEREF _Toc112348042 \h </w:instrText>
        </w:r>
        <w:r>
          <w:rPr>
            <w:noProof/>
            <w:webHidden/>
          </w:rPr>
        </w:r>
      </w:ins>
      <w:r>
        <w:rPr>
          <w:noProof/>
          <w:webHidden/>
        </w:rPr>
        <w:fldChar w:fldCharType="separate"/>
      </w:r>
      <w:ins w:id="156" w:author="MIGUEL FUERTES FERNANDEZ" w:date="2022-08-25T19:35:00Z">
        <w:r w:rsidR="00F6173C">
          <w:rPr>
            <w:noProof/>
            <w:webHidden/>
          </w:rPr>
          <w:t>3</w:t>
        </w:r>
      </w:ins>
      <w:ins w:id="157" w:author="MIGUEL FUERTES FERNANDEZ" w:date="2022-08-25T19:26:00Z">
        <w:r>
          <w:rPr>
            <w:noProof/>
            <w:webHidden/>
          </w:rPr>
          <w:fldChar w:fldCharType="end"/>
        </w:r>
        <w:r w:rsidRPr="00082A32">
          <w:rPr>
            <w:rStyle w:val="Hyperlink"/>
            <w:noProof/>
          </w:rPr>
          <w:fldChar w:fldCharType="end"/>
        </w:r>
      </w:ins>
    </w:p>
    <w:p w14:paraId="38DB4E59" w14:textId="6329765E" w:rsidR="00B41C32" w:rsidRDefault="00B41C32" w:rsidP="000D39D1">
      <w:pPr>
        <w:pStyle w:val="TOC3"/>
        <w:rPr>
          <w:ins w:id="158" w:author="MIGUEL FUERTES FERNANDEZ" w:date="2022-08-25T19:26:00Z"/>
          <w:rFonts w:asciiTheme="minorHAnsi" w:hAnsiTheme="minorHAnsi"/>
          <w:noProof/>
          <w:color w:val="auto"/>
          <w:szCs w:val="22"/>
          <w:lang w:val="en-GB" w:eastAsia="en-GB"/>
        </w:rPr>
      </w:pPr>
      <w:ins w:id="159" w:author="MIGUEL FUERTES FERNANDEZ" w:date="2022-08-25T19:26:00Z">
        <w:r w:rsidRPr="00082A32">
          <w:rPr>
            <w:rStyle w:val="Hyperlink"/>
            <w:noProof/>
          </w:rPr>
          <w:fldChar w:fldCharType="begin"/>
        </w:r>
        <w:r w:rsidRPr="00082A32">
          <w:rPr>
            <w:rStyle w:val="Hyperlink"/>
            <w:noProof/>
          </w:rPr>
          <w:instrText xml:space="preserve"> </w:instrText>
        </w:r>
        <w:r>
          <w:rPr>
            <w:noProof/>
          </w:rPr>
          <w:instrText>HYPERLINK \l "_Toc112348043"</w:instrText>
        </w:r>
        <w:r w:rsidRPr="00082A32">
          <w:rPr>
            <w:rStyle w:val="Hyperlink"/>
            <w:noProof/>
          </w:rPr>
          <w:instrText xml:space="preserve"> </w:instrText>
        </w:r>
        <w:r w:rsidRPr="00082A32">
          <w:rPr>
            <w:rStyle w:val="Hyperlink"/>
            <w:noProof/>
          </w:rPr>
        </w:r>
        <w:r w:rsidRPr="00082A32">
          <w:rPr>
            <w:rStyle w:val="Hyperlink"/>
            <w:noProof/>
          </w:rPr>
          <w:fldChar w:fldCharType="separate"/>
        </w:r>
        <w:r w:rsidRPr="00082A32">
          <w:rPr>
            <w:rStyle w:val="Hyperlink"/>
            <w:noProof/>
          </w:rPr>
          <w:t>Objetivo principal</w:t>
        </w:r>
        <w:r>
          <w:rPr>
            <w:noProof/>
            <w:webHidden/>
          </w:rPr>
          <w:tab/>
        </w:r>
        <w:r>
          <w:rPr>
            <w:noProof/>
            <w:webHidden/>
          </w:rPr>
          <w:fldChar w:fldCharType="begin"/>
        </w:r>
        <w:r>
          <w:rPr>
            <w:noProof/>
            <w:webHidden/>
          </w:rPr>
          <w:instrText xml:space="preserve"> PAGEREF _Toc112348043 \h </w:instrText>
        </w:r>
        <w:r>
          <w:rPr>
            <w:noProof/>
            <w:webHidden/>
          </w:rPr>
        </w:r>
      </w:ins>
      <w:r>
        <w:rPr>
          <w:noProof/>
          <w:webHidden/>
        </w:rPr>
        <w:fldChar w:fldCharType="separate"/>
      </w:r>
      <w:ins w:id="160" w:author="MIGUEL FUERTES FERNANDEZ" w:date="2022-08-25T19:35:00Z">
        <w:r w:rsidR="00F6173C">
          <w:rPr>
            <w:noProof/>
            <w:webHidden/>
          </w:rPr>
          <w:t>3</w:t>
        </w:r>
      </w:ins>
      <w:ins w:id="161" w:author="MIGUEL FUERTES FERNANDEZ" w:date="2022-08-25T19:26:00Z">
        <w:r>
          <w:rPr>
            <w:noProof/>
            <w:webHidden/>
          </w:rPr>
          <w:fldChar w:fldCharType="end"/>
        </w:r>
        <w:r w:rsidRPr="00082A32">
          <w:rPr>
            <w:rStyle w:val="Hyperlink"/>
            <w:noProof/>
          </w:rPr>
          <w:fldChar w:fldCharType="end"/>
        </w:r>
      </w:ins>
    </w:p>
    <w:p w14:paraId="50598379" w14:textId="79824224" w:rsidR="00B41C32" w:rsidRDefault="00B41C32" w:rsidP="000D39D1">
      <w:pPr>
        <w:pStyle w:val="TOC3"/>
        <w:rPr>
          <w:ins w:id="162" w:author="MIGUEL FUERTES FERNANDEZ" w:date="2022-08-25T19:26:00Z"/>
          <w:rFonts w:asciiTheme="minorHAnsi" w:hAnsiTheme="minorHAnsi"/>
          <w:noProof/>
          <w:color w:val="auto"/>
          <w:szCs w:val="22"/>
          <w:lang w:val="en-GB" w:eastAsia="en-GB"/>
        </w:rPr>
      </w:pPr>
      <w:ins w:id="163" w:author="MIGUEL FUERTES FERNANDEZ" w:date="2022-08-25T19:26:00Z">
        <w:r w:rsidRPr="00082A32">
          <w:rPr>
            <w:rStyle w:val="Hyperlink"/>
            <w:noProof/>
          </w:rPr>
          <w:fldChar w:fldCharType="begin"/>
        </w:r>
        <w:r w:rsidRPr="00082A32">
          <w:rPr>
            <w:rStyle w:val="Hyperlink"/>
            <w:noProof/>
          </w:rPr>
          <w:instrText xml:space="preserve"> </w:instrText>
        </w:r>
        <w:r>
          <w:rPr>
            <w:noProof/>
          </w:rPr>
          <w:instrText>HYPERLINK \l "_Toc112348044"</w:instrText>
        </w:r>
        <w:r w:rsidRPr="00082A32">
          <w:rPr>
            <w:rStyle w:val="Hyperlink"/>
            <w:noProof/>
          </w:rPr>
          <w:instrText xml:space="preserve"> </w:instrText>
        </w:r>
        <w:r w:rsidRPr="00082A32">
          <w:rPr>
            <w:rStyle w:val="Hyperlink"/>
            <w:noProof/>
          </w:rPr>
        </w:r>
        <w:r w:rsidRPr="00082A32">
          <w:rPr>
            <w:rStyle w:val="Hyperlink"/>
            <w:noProof/>
          </w:rPr>
          <w:fldChar w:fldCharType="separate"/>
        </w:r>
        <w:r w:rsidRPr="00082A32">
          <w:rPr>
            <w:rStyle w:val="Hyperlink"/>
            <w:noProof/>
          </w:rPr>
          <w:t>Objetivos secundarios</w:t>
        </w:r>
        <w:r>
          <w:rPr>
            <w:noProof/>
            <w:webHidden/>
          </w:rPr>
          <w:tab/>
        </w:r>
        <w:r>
          <w:rPr>
            <w:noProof/>
            <w:webHidden/>
          </w:rPr>
          <w:fldChar w:fldCharType="begin"/>
        </w:r>
        <w:r>
          <w:rPr>
            <w:noProof/>
            <w:webHidden/>
          </w:rPr>
          <w:instrText xml:space="preserve"> PAGEREF _Toc112348044 \h </w:instrText>
        </w:r>
        <w:r>
          <w:rPr>
            <w:noProof/>
            <w:webHidden/>
          </w:rPr>
        </w:r>
      </w:ins>
      <w:r>
        <w:rPr>
          <w:noProof/>
          <w:webHidden/>
        </w:rPr>
        <w:fldChar w:fldCharType="separate"/>
      </w:r>
      <w:ins w:id="164" w:author="MIGUEL FUERTES FERNANDEZ" w:date="2022-08-25T19:35:00Z">
        <w:r w:rsidR="00F6173C">
          <w:rPr>
            <w:noProof/>
            <w:webHidden/>
          </w:rPr>
          <w:t>3</w:t>
        </w:r>
      </w:ins>
      <w:ins w:id="165" w:author="MIGUEL FUERTES FERNANDEZ" w:date="2022-08-25T19:26:00Z">
        <w:r>
          <w:rPr>
            <w:noProof/>
            <w:webHidden/>
          </w:rPr>
          <w:fldChar w:fldCharType="end"/>
        </w:r>
        <w:r w:rsidRPr="00082A32">
          <w:rPr>
            <w:rStyle w:val="Hyperlink"/>
            <w:noProof/>
          </w:rPr>
          <w:fldChar w:fldCharType="end"/>
        </w:r>
      </w:ins>
    </w:p>
    <w:p w14:paraId="15159C51" w14:textId="7C4E18B1" w:rsidR="00B41C32" w:rsidRDefault="00B41C32" w:rsidP="00E71AE5">
      <w:pPr>
        <w:pStyle w:val="TOC2"/>
        <w:rPr>
          <w:ins w:id="166" w:author="MIGUEL FUERTES FERNANDEZ" w:date="2022-08-25T19:26:00Z"/>
          <w:rFonts w:asciiTheme="minorHAnsi" w:hAnsiTheme="minorHAnsi"/>
          <w:noProof/>
          <w:sz w:val="22"/>
          <w:szCs w:val="22"/>
          <w:lang w:val="en-GB" w:eastAsia="en-GB"/>
        </w:rPr>
        <w:pPrChange w:id="167" w:author="MIGUEL FUERTES FERNANDEZ" w:date="2022-08-25T19:28:00Z">
          <w:pPr>
            <w:pStyle w:val="TOC2"/>
            <w:spacing w:after="288"/>
          </w:pPr>
        </w:pPrChange>
      </w:pPr>
      <w:ins w:id="168" w:author="MIGUEL FUERTES FERNANDEZ" w:date="2022-08-25T19:26:00Z">
        <w:r w:rsidRPr="00082A32">
          <w:rPr>
            <w:rStyle w:val="Hyperlink"/>
            <w:noProof/>
          </w:rPr>
          <w:fldChar w:fldCharType="begin"/>
        </w:r>
        <w:r w:rsidRPr="00082A32">
          <w:rPr>
            <w:rStyle w:val="Hyperlink"/>
            <w:noProof/>
          </w:rPr>
          <w:instrText xml:space="preserve"> </w:instrText>
        </w:r>
        <w:r>
          <w:rPr>
            <w:noProof/>
          </w:rPr>
          <w:instrText>HYPERLINK \l "_Toc112348045"</w:instrText>
        </w:r>
        <w:r w:rsidRPr="00082A32">
          <w:rPr>
            <w:rStyle w:val="Hyperlink"/>
            <w:noProof/>
          </w:rPr>
          <w:instrText xml:space="preserve"> </w:instrText>
        </w:r>
        <w:r w:rsidRPr="00082A32">
          <w:rPr>
            <w:rStyle w:val="Hyperlink"/>
            <w:noProof/>
          </w:rPr>
        </w:r>
        <w:r w:rsidRPr="00082A32">
          <w:rPr>
            <w:rStyle w:val="Hyperlink"/>
            <w:noProof/>
          </w:rPr>
          <w:fldChar w:fldCharType="separate"/>
        </w:r>
        <w:r w:rsidRPr="00082A32">
          <w:rPr>
            <w:rStyle w:val="Hyperlink"/>
            <w:noProof/>
          </w:rPr>
          <w:t>Estructura del TFM</w:t>
        </w:r>
        <w:r>
          <w:rPr>
            <w:noProof/>
            <w:webHidden/>
          </w:rPr>
          <w:tab/>
        </w:r>
        <w:r>
          <w:rPr>
            <w:noProof/>
            <w:webHidden/>
          </w:rPr>
          <w:fldChar w:fldCharType="begin"/>
        </w:r>
        <w:r>
          <w:rPr>
            <w:noProof/>
            <w:webHidden/>
          </w:rPr>
          <w:instrText xml:space="preserve"> PAGEREF _Toc112348045 \h </w:instrText>
        </w:r>
        <w:r>
          <w:rPr>
            <w:noProof/>
            <w:webHidden/>
          </w:rPr>
        </w:r>
      </w:ins>
      <w:r>
        <w:rPr>
          <w:noProof/>
          <w:webHidden/>
        </w:rPr>
        <w:fldChar w:fldCharType="separate"/>
      </w:r>
      <w:ins w:id="169" w:author="MIGUEL FUERTES FERNANDEZ" w:date="2022-08-25T19:35:00Z">
        <w:r w:rsidR="00F6173C">
          <w:rPr>
            <w:noProof/>
            <w:webHidden/>
          </w:rPr>
          <w:t>4</w:t>
        </w:r>
      </w:ins>
      <w:ins w:id="170" w:author="MIGUEL FUERTES FERNANDEZ" w:date="2022-08-25T19:26:00Z">
        <w:r>
          <w:rPr>
            <w:noProof/>
            <w:webHidden/>
          </w:rPr>
          <w:fldChar w:fldCharType="end"/>
        </w:r>
        <w:r w:rsidRPr="00082A32">
          <w:rPr>
            <w:rStyle w:val="Hyperlink"/>
            <w:noProof/>
          </w:rPr>
          <w:fldChar w:fldCharType="end"/>
        </w:r>
      </w:ins>
    </w:p>
    <w:p w14:paraId="791A7D5B" w14:textId="7F7CCBC7" w:rsidR="00B41C32" w:rsidRDefault="00B41C32" w:rsidP="00B41C32">
      <w:pPr>
        <w:pStyle w:val="TOC1"/>
        <w:rPr>
          <w:ins w:id="171" w:author="MIGUEL FUERTES FERNANDEZ" w:date="2022-08-25T19:26:00Z"/>
          <w:rFonts w:asciiTheme="minorHAnsi" w:eastAsiaTheme="minorEastAsia" w:hAnsiTheme="minorHAnsi" w:cstheme="minorBidi"/>
          <w:noProof/>
          <w:color w:val="auto"/>
          <w:sz w:val="22"/>
          <w:szCs w:val="22"/>
          <w:lang w:val="en-GB" w:eastAsia="en-GB"/>
        </w:rPr>
      </w:pPr>
      <w:ins w:id="172" w:author="MIGUEL FUERTES FERNANDEZ" w:date="2022-08-25T19:26:00Z">
        <w:r w:rsidRPr="00082A32">
          <w:rPr>
            <w:rStyle w:val="Hyperlink"/>
            <w:noProof/>
          </w:rPr>
          <w:fldChar w:fldCharType="begin"/>
        </w:r>
        <w:r w:rsidRPr="00082A32">
          <w:rPr>
            <w:rStyle w:val="Hyperlink"/>
            <w:noProof/>
          </w:rPr>
          <w:instrText xml:space="preserve"> </w:instrText>
        </w:r>
        <w:r>
          <w:rPr>
            <w:noProof/>
          </w:rPr>
          <w:instrText>HYPERLINK \l "_Toc112348046"</w:instrText>
        </w:r>
        <w:r w:rsidRPr="00082A32">
          <w:rPr>
            <w:rStyle w:val="Hyperlink"/>
            <w:noProof/>
          </w:rPr>
          <w:instrText xml:space="preserve"> </w:instrText>
        </w:r>
        <w:r w:rsidRPr="00082A32">
          <w:rPr>
            <w:rStyle w:val="Hyperlink"/>
            <w:noProof/>
          </w:rPr>
        </w:r>
        <w:r w:rsidRPr="00082A32">
          <w:rPr>
            <w:rStyle w:val="Hyperlink"/>
            <w:noProof/>
          </w:rPr>
          <w:fldChar w:fldCharType="separate"/>
        </w:r>
        <w:r w:rsidRPr="00082A32">
          <w:rPr>
            <w:rStyle w:val="Hyperlink"/>
            <w:noProof/>
          </w:rPr>
          <w:t>2.</w:t>
        </w:r>
        <w:r>
          <w:rPr>
            <w:rFonts w:asciiTheme="minorHAnsi" w:eastAsiaTheme="minorEastAsia" w:hAnsiTheme="minorHAnsi" w:cstheme="minorBidi"/>
            <w:noProof/>
            <w:color w:val="auto"/>
            <w:sz w:val="22"/>
            <w:szCs w:val="22"/>
            <w:lang w:val="en-GB" w:eastAsia="en-GB"/>
          </w:rPr>
          <w:tab/>
        </w:r>
        <w:r w:rsidRPr="00082A32">
          <w:rPr>
            <w:rStyle w:val="Hyperlink"/>
            <w:noProof/>
          </w:rPr>
          <w:t>Estado de la cuestión</w:t>
        </w:r>
        <w:r>
          <w:rPr>
            <w:noProof/>
            <w:webHidden/>
          </w:rPr>
          <w:tab/>
        </w:r>
        <w:r>
          <w:rPr>
            <w:noProof/>
            <w:webHidden/>
          </w:rPr>
          <w:fldChar w:fldCharType="begin"/>
        </w:r>
        <w:r>
          <w:rPr>
            <w:noProof/>
            <w:webHidden/>
          </w:rPr>
          <w:instrText xml:space="preserve"> PAGEREF _Toc112348046 \h </w:instrText>
        </w:r>
        <w:r>
          <w:rPr>
            <w:noProof/>
            <w:webHidden/>
          </w:rPr>
        </w:r>
      </w:ins>
      <w:r>
        <w:rPr>
          <w:noProof/>
          <w:webHidden/>
        </w:rPr>
        <w:fldChar w:fldCharType="separate"/>
      </w:r>
      <w:ins w:id="173" w:author="MIGUEL FUERTES FERNANDEZ" w:date="2022-08-25T19:35:00Z">
        <w:r w:rsidR="00F6173C">
          <w:rPr>
            <w:noProof/>
            <w:webHidden/>
          </w:rPr>
          <w:t>5</w:t>
        </w:r>
      </w:ins>
      <w:ins w:id="174" w:author="MIGUEL FUERTES FERNANDEZ" w:date="2022-08-25T19:26:00Z">
        <w:r>
          <w:rPr>
            <w:noProof/>
            <w:webHidden/>
          </w:rPr>
          <w:fldChar w:fldCharType="end"/>
        </w:r>
        <w:r w:rsidRPr="00082A32">
          <w:rPr>
            <w:rStyle w:val="Hyperlink"/>
            <w:noProof/>
          </w:rPr>
          <w:fldChar w:fldCharType="end"/>
        </w:r>
      </w:ins>
    </w:p>
    <w:p w14:paraId="0847F32A" w14:textId="02674179" w:rsidR="00B41C32" w:rsidRDefault="00B41C32" w:rsidP="00B41C32">
      <w:pPr>
        <w:pStyle w:val="TOC1"/>
        <w:rPr>
          <w:ins w:id="175" w:author="MIGUEL FUERTES FERNANDEZ" w:date="2022-08-25T19:26:00Z"/>
          <w:rFonts w:asciiTheme="minorHAnsi" w:eastAsiaTheme="minorEastAsia" w:hAnsiTheme="minorHAnsi" w:cstheme="minorBidi"/>
          <w:noProof/>
          <w:color w:val="auto"/>
          <w:sz w:val="22"/>
          <w:szCs w:val="22"/>
          <w:lang w:val="en-GB" w:eastAsia="en-GB"/>
        </w:rPr>
      </w:pPr>
      <w:ins w:id="176" w:author="MIGUEL FUERTES FERNANDEZ" w:date="2022-08-25T19:26:00Z">
        <w:r w:rsidRPr="00082A32">
          <w:rPr>
            <w:rStyle w:val="Hyperlink"/>
            <w:noProof/>
          </w:rPr>
          <w:fldChar w:fldCharType="begin"/>
        </w:r>
        <w:r w:rsidRPr="00082A32">
          <w:rPr>
            <w:rStyle w:val="Hyperlink"/>
            <w:noProof/>
          </w:rPr>
          <w:instrText xml:space="preserve"> </w:instrText>
        </w:r>
        <w:r>
          <w:rPr>
            <w:noProof/>
          </w:rPr>
          <w:instrText>HYPERLINK \l "_Toc112348047"</w:instrText>
        </w:r>
        <w:r w:rsidRPr="00082A32">
          <w:rPr>
            <w:rStyle w:val="Hyperlink"/>
            <w:noProof/>
          </w:rPr>
          <w:instrText xml:space="preserve"> </w:instrText>
        </w:r>
        <w:r w:rsidRPr="00082A32">
          <w:rPr>
            <w:rStyle w:val="Hyperlink"/>
            <w:noProof/>
          </w:rPr>
        </w:r>
        <w:r w:rsidRPr="00082A32">
          <w:rPr>
            <w:rStyle w:val="Hyperlink"/>
            <w:noProof/>
          </w:rPr>
          <w:fldChar w:fldCharType="separate"/>
        </w:r>
        <w:r w:rsidRPr="00082A32">
          <w:rPr>
            <w:rStyle w:val="Hyperlink"/>
            <w:noProof/>
          </w:rPr>
          <w:t>3.</w:t>
        </w:r>
        <w:r>
          <w:rPr>
            <w:rFonts w:asciiTheme="minorHAnsi" w:eastAsiaTheme="minorEastAsia" w:hAnsiTheme="minorHAnsi" w:cstheme="minorBidi"/>
            <w:noProof/>
            <w:color w:val="auto"/>
            <w:sz w:val="22"/>
            <w:szCs w:val="22"/>
            <w:lang w:val="en-GB" w:eastAsia="en-GB"/>
          </w:rPr>
          <w:tab/>
        </w:r>
        <w:r w:rsidRPr="00082A32">
          <w:rPr>
            <w:rStyle w:val="Hyperlink"/>
            <w:noProof/>
          </w:rPr>
          <w:t>Marco teórico</w:t>
        </w:r>
        <w:r>
          <w:rPr>
            <w:noProof/>
            <w:webHidden/>
          </w:rPr>
          <w:tab/>
        </w:r>
        <w:r>
          <w:rPr>
            <w:noProof/>
            <w:webHidden/>
          </w:rPr>
          <w:fldChar w:fldCharType="begin"/>
        </w:r>
        <w:r>
          <w:rPr>
            <w:noProof/>
            <w:webHidden/>
          </w:rPr>
          <w:instrText xml:space="preserve"> PAGEREF _Toc112348047 \h </w:instrText>
        </w:r>
        <w:r>
          <w:rPr>
            <w:noProof/>
            <w:webHidden/>
          </w:rPr>
        </w:r>
      </w:ins>
      <w:r>
        <w:rPr>
          <w:noProof/>
          <w:webHidden/>
        </w:rPr>
        <w:fldChar w:fldCharType="separate"/>
      </w:r>
      <w:ins w:id="177" w:author="MIGUEL FUERTES FERNANDEZ" w:date="2022-08-25T19:35:00Z">
        <w:r w:rsidR="00F6173C">
          <w:rPr>
            <w:noProof/>
            <w:webHidden/>
          </w:rPr>
          <w:t>12</w:t>
        </w:r>
      </w:ins>
      <w:ins w:id="178" w:author="MIGUEL FUERTES FERNANDEZ" w:date="2022-08-25T19:26:00Z">
        <w:r>
          <w:rPr>
            <w:noProof/>
            <w:webHidden/>
          </w:rPr>
          <w:fldChar w:fldCharType="end"/>
        </w:r>
        <w:r w:rsidRPr="00082A32">
          <w:rPr>
            <w:rStyle w:val="Hyperlink"/>
            <w:noProof/>
          </w:rPr>
          <w:fldChar w:fldCharType="end"/>
        </w:r>
      </w:ins>
    </w:p>
    <w:p w14:paraId="4B484356" w14:textId="2825C52B" w:rsidR="00B41C32" w:rsidRDefault="00B41C32" w:rsidP="00E71AE5">
      <w:pPr>
        <w:pStyle w:val="TOC2"/>
        <w:rPr>
          <w:ins w:id="179" w:author="MIGUEL FUERTES FERNANDEZ" w:date="2022-08-25T19:26:00Z"/>
          <w:rFonts w:asciiTheme="minorHAnsi" w:hAnsiTheme="minorHAnsi"/>
          <w:noProof/>
          <w:sz w:val="22"/>
          <w:szCs w:val="22"/>
          <w:lang w:val="en-GB" w:eastAsia="en-GB"/>
        </w:rPr>
        <w:pPrChange w:id="180" w:author="MIGUEL FUERTES FERNANDEZ" w:date="2022-08-25T19:28:00Z">
          <w:pPr>
            <w:pStyle w:val="TOC2"/>
            <w:spacing w:after="288"/>
          </w:pPr>
        </w:pPrChange>
      </w:pPr>
      <w:ins w:id="181" w:author="MIGUEL FUERTES FERNANDEZ" w:date="2022-08-25T19:26:00Z">
        <w:r w:rsidRPr="00082A32">
          <w:rPr>
            <w:rStyle w:val="Hyperlink"/>
            <w:noProof/>
          </w:rPr>
          <w:fldChar w:fldCharType="begin"/>
        </w:r>
        <w:r w:rsidRPr="00082A32">
          <w:rPr>
            <w:rStyle w:val="Hyperlink"/>
            <w:noProof/>
          </w:rPr>
          <w:instrText xml:space="preserve"> </w:instrText>
        </w:r>
        <w:r>
          <w:rPr>
            <w:noProof/>
          </w:rPr>
          <w:instrText>HYPERLINK \l "_Toc112348048"</w:instrText>
        </w:r>
        <w:r w:rsidRPr="00082A32">
          <w:rPr>
            <w:rStyle w:val="Hyperlink"/>
            <w:noProof/>
          </w:rPr>
          <w:instrText xml:space="preserve"> </w:instrText>
        </w:r>
        <w:r w:rsidRPr="00082A32">
          <w:rPr>
            <w:rStyle w:val="Hyperlink"/>
            <w:noProof/>
          </w:rPr>
        </w:r>
        <w:r w:rsidRPr="00082A32">
          <w:rPr>
            <w:rStyle w:val="Hyperlink"/>
            <w:noProof/>
          </w:rPr>
          <w:fldChar w:fldCharType="separate"/>
        </w:r>
        <w:r w:rsidRPr="00082A32">
          <w:rPr>
            <w:rStyle w:val="Hyperlink"/>
            <w:noProof/>
          </w:rPr>
          <w:t>¿Qué es el aprendizaje colaborativo?</w:t>
        </w:r>
        <w:r>
          <w:rPr>
            <w:noProof/>
            <w:webHidden/>
          </w:rPr>
          <w:tab/>
        </w:r>
        <w:r>
          <w:rPr>
            <w:noProof/>
            <w:webHidden/>
          </w:rPr>
          <w:fldChar w:fldCharType="begin"/>
        </w:r>
        <w:r>
          <w:rPr>
            <w:noProof/>
            <w:webHidden/>
          </w:rPr>
          <w:instrText xml:space="preserve"> PAGEREF _Toc112348048 \h </w:instrText>
        </w:r>
        <w:r>
          <w:rPr>
            <w:noProof/>
            <w:webHidden/>
          </w:rPr>
        </w:r>
      </w:ins>
      <w:r>
        <w:rPr>
          <w:noProof/>
          <w:webHidden/>
        </w:rPr>
        <w:fldChar w:fldCharType="separate"/>
      </w:r>
      <w:ins w:id="182" w:author="MIGUEL FUERTES FERNANDEZ" w:date="2022-08-25T19:35:00Z">
        <w:r w:rsidR="00F6173C">
          <w:rPr>
            <w:noProof/>
            <w:webHidden/>
          </w:rPr>
          <w:t>12</w:t>
        </w:r>
      </w:ins>
      <w:ins w:id="183" w:author="MIGUEL FUERTES FERNANDEZ" w:date="2022-08-25T19:26:00Z">
        <w:r>
          <w:rPr>
            <w:noProof/>
            <w:webHidden/>
          </w:rPr>
          <w:fldChar w:fldCharType="end"/>
        </w:r>
        <w:r w:rsidRPr="00082A32">
          <w:rPr>
            <w:rStyle w:val="Hyperlink"/>
            <w:noProof/>
          </w:rPr>
          <w:fldChar w:fldCharType="end"/>
        </w:r>
      </w:ins>
    </w:p>
    <w:p w14:paraId="2E4C131C" w14:textId="3124CEFF" w:rsidR="00B41C32" w:rsidRDefault="00B41C32" w:rsidP="00E71AE5">
      <w:pPr>
        <w:pStyle w:val="TOC2"/>
        <w:rPr>
          <w:ins w:id="184" w:author="MIGUEL FUERTES FERNANDEZ" w:date="2022-08-25T19:26:00Z"/>
          <w:rFonts w:asciiTheme="minorHAnsi" w:hAnsiTheme="minorHAnsi"/>
          <w:noProof/>
          <w:sz w:val="22"/>
          <w:szCs w:val="22"/>
          <w:lang w:val="en-GB" w:eastAsia="en-GB"/>
        </w:rPr>
        <w:pPrChange w:id="185" w:author="MIGUEL FUERTES FERNANDEZ" w:date="2022-08-25T19:28:00Z">
          <w:pPr>
            <w:pStyle w:val="TOC2"/>
            <w:spacing w:after="288"/>
          </w:pPr>
        </w:pPrChange>
      </w:pPr>
      <w:ins w:id="186" w:author="MIGUEL FUERTES FERNANDEZ" w:date="2022-08-25T19:26:00Z">
        <w:r w:rsidRPr="00082A32">
          <w:rPr>
            <w:rStyle w:val="Hyperlink"/>
            <w:noProof/>
          </w:rPr>
          <w:fldChar w:fldCharType="begin"/>
        </w:r>
        <w:r w:rsidRPr="00082A32">
          <w:rPr>
            <w:rStyle w:val="Hyperlink"/>
            <w:noProof/>
          </w:rPr>
          <w:instrText xml:space="preserve"> </w:instrText>
        </w:r>
        <w:r>
          <w:rPr>
            <w:noProof/>
          </w:rPr>
          <w:instrText>HYPERLINK \l "_Toc112348049"</w:instrText>
        </w:r>
        <w:r w:rsidRPr="00082A32">
          <w:rPr>
            <w:rStyle w:val="Hyperlink"/>
            <w:noProof/>
          </w:rPr>
          <w:instrText xml:space="preserve"> </w:instrText>
        </w:r>
        <w:r w:rsidRPr="00082A32">
          <w:rPr>
            <w:rStyle w:val="Hyperlink"/>
            <w:noProof/>
          </w:rPr>
        </w:r>
        <w:r w:rsidRPr="00082A32">
          <w:rPr>
            <w:rStyle w:val="Hyperlink"/>
            <w:noProof/>
          </w:rPr>
          <w:fldChar w:fldCharType="separate"/>
        </w:r>
        <w:r w:rsidRPr="00082A32">
          <w:rPr>
            <w:rStyle w:val="Hyperlink"/>
            <w:noProof/>
          </w:rPr>
          <w:t>Motivación</w:t>
        </w:r>
        <w:r>
          <w:rPr>
            <w:noProof/>
            <w:webHidden/>
          </w:rPr>
          <w:tab/>
        </w:r>
        <w:r>
          <w:rPr>
            <w:noProof/>
            <w:webHidden/>
          </w:rPr>
          <w:fldChar w:fldCharType="begin"/>
        </w:r>
        <w:r>
          <w:rPr>
            <w:noProof/>
            <w:webHidden/>
          </w:rPr>
          <w:instrText xml:space="preserve"> PAGEREF _Toc112348049 \h </w:instrText>
        </w:r>
        <w:r>
          <w:rPr>
            <w:noProof/>
            <w:webHidden/>
          </w:rPr>
        </w:r>
      </w:ins>
      <w:r>
        <w:rPr>
          <w:noProof/>
          <w:webHidden/>
        </w:rPr>
        <w:fldChar w:fldCharType="separate"/>
      </w:r>
      <w:ins w:id="187" w:author="MIGUEL FUERTES FERNANDEZ" w:date="2022-08-25T19:35:00Z">
        <w:r w:rsidR="00F6173C">
          <w:rPr>
            <w:noProof/>
            <w:webHidden/>
          </w:rPr>
          <w:t>13</w:t>
        </w:r>
      </w:ins>
      <w:ins w:id="188" w:author="MIGUEL FUERTES FERNANDEZ" w:date="2022-08-25T19:26:00Z">
        <w:r>
          <w:rPr>
            <w:noProof/>
            <w:webHidden/>
          </w:rPr>
          <w:fldChar w:fldCharType="end"/>
        </w:r>
        <w:r w:rsidRPr="00082A32">
          <w:rPr>
            <w:rStyle w:val="Hyperlink"/>
            <w:noProof/>
          </w:rPr>
          <w:fldChar w:fldCharType="end"/>
        </w:r>
      </w:ins>
    </w:p>
    <w:p w14:paraId="3785DCFC" w14:textId="0532C60E" w:rsidR="00B41C32" w:rsidRDefault="00B41C32" w:rsidP="00E71AE5">
      <w:pPr>
        <w:pStyle w:val="TOC2"/>
        <w:rPr>
          <w:ins w:id="189" w:author="MIGUEL FUERTES FERNANDEZ" w:date="2022-08-25T19:26:00Z"/>
          <w:rFonts w:asciiTheme="minorHAnsi" w:hAnsiTheme="minorHAnsi"/>
          <w:noProof/>
          <w:sz w:val="22"/>
          <w:szCs w:val="22"/>
          <w:lang w:val="en-GB" w:eastAsia="en-GB"/>
        </w:rPr>
        <w:pPrChange w:id="190" w:author="MIGUEL FUERTES FERNANDEZ" w:date="2022-08-25T19:28:00Z">
          <w:pPr>
            <w:pStyle w:val="TOC2"/>
            <w:spacing w:after="288"/>
          </w:pPr>
        </w:pPrChange>
      </w:pPr>
      <w:ins w:id="191" w:author="MIGUEL FUERTES FERNANDEZ" w:date="2022-08-25T19:26:00Z">
        <w:r w:rsidRPr="00082A32">
          <w:rPr>
            <w:rStyle w:val="Hyperlink"/>
            <w:noProof/>
          </w:rPr>
          <w:fldChar w:fldCharType="begin"/>
        </w:r>
        <w:r w:rsidRPr="00082A32">
          <w:rPr>
            <w:rStyle w:val="Hyperlink"/>
            <w:noProof/>
          </w:rPr>
          <w:instrText xml:space="preserve"> </w:instrText>
        </w:r>
        <w:r>
          <w:rPr>
            <w:noProof/>
          </w:rPr>
          <w:instrText>HYPERLINK \l "_Toc112348050"</w:instrText>
        </w:r>
        <w:r w:rsidRPr="00082A32">
          <w:rPr>
            <w:rStyle w:val="Hyperlink"/>
            <w:noProof/>
          </w:rPr>
          <w:instrText xml:space="preserve"> </w:instrText>
        </w:r>
        <w:r w:rsidRPr="00082A32">
          <w:rPr>
            <w:rStyle w:val="Hyperlink"/>
            <w:noProof/>
          </w:rPr>
        </w:r>
        <w:r w:rsidRPr="00082A32">
          <w:rPr>
            <w:rStyle w:val="Hyperlink"/>
            <w:noProof/>
          </w:rPr>
          <w:fldChar w:fldCharType="separate"/>
        </w:r>
        <w:r w:rsidRPr="00082A32">
          <w:rPr>
            <w:rStyle w:val="Hyperlink"/>
            <w:noProof/>
            <w:lang w:val="es-ES"/>
          </w:rPr>
          <w:t>Habilidades para sigo XXI</w:t>
        </w:r>
        <w:r>
          <w:rPr>
            <w:noProof/>
            <w:webHidden/>
          </w:rPr>
          <w:tab/>
        </w:r>
        <w:r>
          <w:rPr>
            <w:noProof/>
            <w:webHidden/>
          </w:rPr>
          <w:fldChar w:fldCharType="begin"/>
        </w:r>
        <w:r>
          <w:rPr>
            <w:noProof/>
            <w:webHidden/>
          </w:rPr>
          <w:instrText xml:space="preserve"> PAGEREF _Toc112348050 \h </w:instrText>
        </w:r>
        <w:r>
          <w:rPr>
            <w:noProof/>
            <w:webHidden/>
          </w:rPr>
        </w:r>
      </w:ins>
      <w:r>
        <w:rPr>
          <w:noProof/>
          <w:webHidden/>
        </w:rPr>
        <w:fldChar w:fldCharType="separate"/>
      </w:r>
      <w:ins w:id="192" w:author="MIGUEL FUERTES FERNANDEZ" w:date="2022-08-25T19:35:00Z">
        <w:r w:rsidR="00F6173C">
          <w:rPr>
            <w:noProof/>
            <w:webHidden/>
          </w:rPr>
          <w:t>13</w:t>
        </w:r>
      </w:ins>
      <w:ins w:id="193" w:author="MIGUEL FUERTES FERNANDEZ" w:date="2022-08-25T19:26:00Z">
        <w:r>
          <w:rPr>
            <w:noProof/>
            <w:webHidden/>
          </w:rPr>
          <w:fldChar w:fldCharType="end"/>
        </w:r>
        <w:r w:rsidRPr="00082A32">
          <w:rPr>
            <w:rStyle w:val="Hyperlink"/>
            <w:noProof/>
          </w:rPr>
          <w:fldChar w:fldCharType="end"/>
        </w:r>
      </w:ins>
    </w:p>
    <w:p w14:paraId="257B71C9" w14:textId="6F039EE4" w:rsidR="00B41C32" w:rsidRDefault="00B41C32" w:rsidP="000D39D1">
      <w:pPr>
        <w:pStyle w:val="TOC3"/>
        <w:rPr>
          <w:ins w:id="194" w:author="MIGUEL FUERTES FERNANDEZ" w:date="2022-08-25T19:26:00Z"/>
          <w:rFonts w:asciiTheme="minorHAnsi" w:hAnsiTheme="minorHAnsi"/>
          <w:noProof/>
          <w:color w:val="auto"/>
          <w:szCs w:val="22"/>
          <w:lang w:val="en-GB" w:eastAsia="en-GB"/>
        </w:rPr>
      </w:pPr>
      <w:ins w:id="195" w:author="MIGUEL FUERTES FERNANDEZ" w:date="2022-08-25T19:26:00Z">
        <w:r w:rsidRPr="00082A32">
          <w:rPr>
            <w:rStyle w:val="Hyperlink"/>
            <w:noProof/>
          </w:rPr>
          <w:fldChar w:fldCharType="begin"/>
        </w:r>
        <w:r w:rsidRPr="00082A32">
          <w:rPr>
            <w:rStyle w:val="Hyperlink"/>
            <w:noProof/>
          </w:rPr>
          <w:instrText xml:space="preserve"> </w:instrText>
        </w:r>
        <w:r>
          <w:rPr>
            <w:noProof/>
          </w:rPr>
          <w:instrText>HYPERLINK \l "_Toc112348051"</w:instrText>
        </w:r>
        <w:r w:rsidRPr="00082A32">
          <w:rPr>
            <w:rStyle w:val="Hyperlink"/>
            <w:noProof/>
          </w:rPr>
          <w:instrText xml:space="preserve"> </w:instrText>
        </w:r>
        <w:r w:rsidRPr="00082A32">
          <w:rPr>
            <w:rStyle w:val="Hyperlink"/>
            <w:noProof/>
          </w:rPr>
        </w:r>
        <w:r w:rsidRPr="00082A32">
          <w:rPr>
            <w:rStyle w:val="Hyperlink"/>
            <w:noProof/>
          </w:rPr>
          <w:fldChar w:fldCharType="separate"/>
        </w:r>
        <w:r w:rsidRPr="00082A32">
          <w:rPr>
            <w:rStyle w:val="Hyperlink"/>
            <w:noProof/>
            <w:lang w:val="es-ES"/>
          </w:rPr>
          <w:t>Interdependencia Positiva</w:t>
        </w:r>
        <w:r>
          <w:rPr>
            <w:noProof/>
            <w:webHidden/>
          </w:rPr>
          <w:tab/>
        </w:r>
        <w:r>
          <w:rPr>
            <w:noProof/>
            <w:webHidden/>
          </w:rPr>
          <w:fldChar w:fldCharType="begin"/>
        </w:r>
        <w:r>
          <w:rPr>
            <w:noProof/>
            <w:webHidden/>
          </w:rPr>
          <w:instrText xml:space="preserve"> PAGEREF _Toc112348051 \h </w:instrText>
        </w:r>
        <w:r>
          <w:rPr>
            <w:noProof/>
            <w:webHidden/>
          </w:rPr>
        </w:r>
      </w:ins>
      <w:r>
        <w:rPr>
          <w:noProof/>
          <w:webHidden/>
        </w:rPr>
        <w:fldChar w:fldCharType="separate"/>
      </w:r>
      <w:ins w:id="196" w:author="MIGUEL FUERTES FERNANDEZ" w:date="2022-08-25T19:35:00Z">
        <w:r w:rsidR="00F6173C">
          <w:rPr>
            <w:noProof/>
            <w:webHidden/>
          </w:rPr>
          <w:t>14</w:t>
        </w:r>
      </w:ins>
      <w:ins w:id="197" w:author="MIGUEL FUERTES FERNANDEZ" w:date="2022-08-25T19:26:00Z">
        <w:r>
          <w:rPr>
            <w:noProof/>
            <w:webHidden/>
          </w:rPr>
          <w:fldChar w:fldCharType="end"/>
        </w:r>
        <w:r w:rsidRPr="00082A32">
          <w:rPr>
            <w:rStyle w:val="Hyperlink"/>
            <w:noProof/>
          </w:rPr>
          <w:fldChar w:fldCharType="end"/>
        </w:r>
      </w:ins>
    </w:p>
    <w:p w14:paraId="0BC8F561" w14:textId="33EA27D3" w:rsidR="00B41C32" w:rsidRDefault="00B41C32" w:rsidP="000D39D1">
      <w:pPr>
        <w:pStyle w:val="TOC3"/>
        <w:rPr>
          <w:ins w:id="198" w:author="MIGUEL FUERTES FERNANDEZ" w:date="2022-08-25T19:26:00Z"/>
          <w:rFonts w:asciiTheme="minorHAnsi" w:hAnsiTheme="minorHAnsi"/>
          <w:noProof/>
          <w:color w:val="auto"/>
          <w:szCs w:val="22"/>
          <w:lang w:val="en-GB" w:eastAsia="en-GB"/>
        </w:rPr>
      </w:pPr>
      <w:ins w:id="199" w:author="MIGUEL FUERTES FERNANDEZ" w:date="2022-08-25T19:26:00Z">
        <w:r w:rsidRPr="00082A32">
          <w:rPr>
            <w:rStyle w:val="Hyperlink"/>
            <w:noProof/>
          </w:rPr>
          <w:fldChar w:fldCharType="begin"/>
        </w:r>
        <w:r w:rsidRPr="00082A32">
          <w:rPr>
            <w:rStyle w:val="Hyperlink"/>
            <w:noProof/>
          </w:rPr>
          <w:instrText xml:space="preserve"> </w:instrText>
        </w:r>
        <w:r>
          <w:rPr>
            <w:noProof/>
          </w:rPr>
          <w:instrText>HYPERLINK \l "_Toc112348052"</w:instrText>
        </w:r>
        <w:r w:rsidRPr="00082A32">
          <w:rPr>
            <w:rStyle w:val="Hyperlink"/>
            <w:noProof/>
          </w:rPr>
          <w:instrText xml:space="preserve"> </w:instrText>
        </w:r>
        <w:r w:rsidRPr="00082A32">
          <w:rPr>
            <w:rStyle w:val="Hyperlink"/>
            <w:noProof/>
          </w:rPr>
        </w:r>
        <w:r w:rsidRPr="00082A32">
          <w:rPr>
            <w:rStyle w:val="Hyperlink"/>
            <w:noProof/>
          </w:rPr>
          <w:fldChar w:fldCharType="separate"/>
        </w:r>
        <w:r w:rsidRPr="00082A32">
          <w:rPr>
            <w:rStyle w:val="Hyperlink"/>
            <w:noProof/>
            <w:lang w:val="es-ES"/>
          </w:rPr>
          <w:t>Responsabilidad Individual</w:t>
        </w:r>
        <w:r>
          <w:rPr>
            <w:noProof/>
            <w:webHidden/>
          </w:rPr>
          <w:tab/>
        </w:r>
        <w:r>
          <w:rPr>
            <w:noProof/>
            <w:webHidden/>
          </w:rPr>
          <w:fldChar w:fldCharType="begin"/>
        </w:r>
        <w:r>
          <w:rPr>
            <w:noProof/>
            <w:webHidden/>
          </w:rPr>
          <w:instrText xml:space="preserve"> PAGEREF _Toc112348052 \h </w:instrText>
        </w:r>
        <w:r>
          <w:rPr>
            <w:noProof/>
            <w:webHidden/>
          </w:rPr>
        </w:r>
      </w:ins>
      <w:r>
        <w:rPr>
          <w:noProof/>
          <w:webHidden/>
        </w:rPr>
        <w:fldChar w:fldCharType="separate"/>
      </w:r>
      <w:ins w:id="200" w:author="MIGUEL FUERTES FERNANDEZ" w:date="2022-08-25T19:35:00Z">
        <w:r w:rsidR="00F6173C">
          <w:rPr>
            <w:noProof/>
            <w:webHidden/>
          </w:rPr>
          <w:t>15</w:t>
        </w:r>
      </w:ins>
      <w:ins w:id="201" w:author="MIGUEL FUERTES FERNANDEZ" w:date="2022-08-25T19:26:00Z">
        <w:r>
          <w:rPr>
            <w:noProof/>
            <w:webHidden/>
          </w:rPr>
          <w:fldChar w:fldCharType="end"/>
        </w:r>
        <w:r w:rsidRPr="00082A32">
          <w:rPr>
            <w:rStyle w:val="Hyperlink"/>
            <w:noProof/>
          </w:rPr>
          <w:fldChar w:fldCharType="end"/>
        </w:r>
      </w:ins>
    </w:p>
    <w:p w14:paraId="377A370C" w14:textId="4EC669ED" w:rsidR="00B41C32" w:rsidRDefault="00B41C32" w:rsidP="000D39D1">
      <w:pPr>
        <w:pStyle w:val="TOC3"/>
        <w:rPr>
          <w:ins w:id="202" w:author="MIGUEL FUERTES FERNANDEZ" w:date="2022-08-25T19:26:00Z"/>
          <w:rFonts w:asciiTheme="minorHAnsi" w:hAnsiTheme="minorHAnsi"/>
          <w:noProof/>
          <w:color w:val="auto"/>
          <w:szCs w:val="22"/>
          <w:lang w:val="en-GB" w:eastAsia="en-GB"/>
        </w:rPr>
      </w:pPr>
      <w:ins w:id="203" w:author="MIGUEL FUERTES FERNANDEZ" w:date="2022-08-25T19:26:00Z">
        <w:r w:rsidRPr="00082A32">
          <w:rPr>
            <w:rStyle w:val="Hyperlink"/>
            <w:noProof/>
          </w:rPr>
          <w:fldChar w:fldCharType="begin"/>
        </w:r>
        <w:r w:rsidRPr="00082A32">
          <w:rPr>
            <w:rStyle w:val="Hyperlink"/>
            <w:noProof/>
          </w:rPr>
          <w:instrText xml:space="preserve"> </w:instrText>
        </w:r>
        <w:r>
          <w:rPr>
            <w:noProof/>
          </w:rPr>
          <w:instrText>HYPERLINK \l "_Toc112348053"</w:instrText>
        </w:r>
        <w:r w:rsidRPr="00082A32">
          <w:rPr>
            <w:rStyle w:val="Hyperlink"/>
            <w:noProof/>
          </w:rPr>
          <w:instrText xml:space="preserve"> </w:instrText>
        </w:r>
        <w:r w:rsidRPr="00082A32">
          <w:rPr>
            <w:rStyle w:val="Hyperlink"/>
            <w:noProof/>
          </w:rPr>
        </w:r>
        <w:r w:rsidRPr="00082A32">
          <w:rPr>
            <w:rStyle w:val="Hyperlink"/>
            <w:noProof/>
          </w:rPr>
          <w:fldChar w:fldCharType="separate"/>
        </w:r>
        <w:r w:rsidRPr="00082A32">
          <w:rPr>
            <w:rStyle w:val="Hyperlink"/>
            <w:noProof/>
            <w:lang w:val="es-ES"/>
          </w:rPr>
          <w:t>Interacción Social</w:t>
        </w:r>
        <w:r>
          <w:rPr>
            <w:noProof/>
            <w:webHidden/>
          </w:rPr>
          <w:tab/>
        </w:r>
        <w:r>
          <w:rPr>
            <w:noProof/>
            <w:webHidden/>
          </w:rPr>
          <w:fldChar w:fldCharType="begin"/>
        </w:r>
        <w:r>
          <w:rPr>
            <w:noProof/>
            <w:webHidden/>
          </w:rPr>
          <w:instrText xml:space="preserve"> PAGEREF _Toc112348053 \h </w:instrText>
        </w:r>
        <w:r>
          <w:rPr>
            <w:noProof/>
            <w:webHidden/>
          </w:rPr>
        </w:r>
      </w:ins>
      <w:r>
        <w:rPr>
          <w:noProof/>
          <w:webHidden/>
        </w:rPr>
        <w:fldChar w:fldCharType="separate"/>
      </w:r>
      <w:ins w:id="204" w:author="MIGUEL FUERTES FERNANDEZ" w:date="2022-08-25T19:35:00Z">
        <w:r w:rsidR="00F6173C">
          <w:rPr>
            <w:noProof/>
            <w:webHidden/>
          </w:rPr>
          <w:t>15</w:t>
        </w:r>
      </w:ins>
      <w:ins w:id="205" w:author="MIGUEL FUERTES FERNANDEZ" w:date="2022-08-25T19:26:00Z">
        <w:r>
          <w:rPr>
            <w:noProof/>
            <w:webHidden/>
          </w:rPr>
          <w:fldChar w:fldCharType="end"/>
        </w:r>
        <w:r w:rsidRPr="00082A32">
          <w:rPr>
            <w:rStyle w:val="Hyperlink"/>
            <w:noProof/>
          </w:rPr>
          <w:fldChar w:fldCharType="end"/>
        </w:r>
      </w:ins>
    </w:p>
    <w:p w14:paraId="669E92A9" w14:textId="59141DDF" w:rsidR="00B41C32" w:rsidRDefault="00B41C32" w:rsidP="000D39D1">
      <w:pPr>
        <w:pStyle w:val="TOC3"/>
        <w:rPr>
          <w:ins w:id="206" w:author="MIGUEL FUERTES FERNANDEZ" w:date="2022-08-25T19:26:00Z"/>
          <w:rFonts w:asciiTheme="minorHAnsi" w:hAnsiTheme="minorHAnsi"/>
          <w:noProof/>
          <w:color w:val="auto"/>
          <w:szCs w:val="22"/>
          <w:lang w:val="en-GB" w:eastAsia="en-GB"/>
        </w:rPr>
      </w:pPr>
      <w:ins w:id="207" w:author="MIGUEL FUERTES FERNANDEZ" w:date="2022-08-25T19:26:00Z">
        <w:r w:rsidRPr="00082A32">
          <w:rPr>
            <w:rStyle w:val="Hyperlink"/>
            <w:noProof/>
          </w:rPr>
          <w:fldChar w:fldCharType="begin"/>
        </w:r>
        <w:r w:rsidRPr="00082A32">
          <w:rPr>
            <w:rStyle w:val="Hyperlink"/>
            <w:noProof/>
          </w:rPr>
          <w:instrText xml:space="preserve"> </w:instrText>
        </w:r>
        <w:r>
          <w:rPr>
            <w:noProof/>
          </w:rPr>
          <w:instrText>HYPERLINK \l "_Toc112348054"</w:instrText>
        </w:r>
        <w:r w:rsidRPr="00082A32">
          <w:rPr>
            <w:rStyle w:val="Hyperlink"/>
            <w:noProof/>
          </w:rPr>
          <w:instrText xml:space="preserve"> </w:instrText>
        </w:r>
        <w:r w:rsidRPr="00082A32">
          <w:rPr>
            <w:rStyle w:val="Hyperlink"/>
            <w:noProof/>
          </w:rPr>
        </w:r>
        <w:r w:rsidRPr="00082A32">
          <w:rPr>
            <w:rStyle w:val="Hyperlink"/>
            <w:noProof/>
          </w:rPr>
          <w:fldChar w:fldCharType="separate"/>
        </w:r>
        <w:r w:rsidRPr="00082A32">
          <w:rPr>
            <w:rStyle w:val="Hyperlink"/>
            <w:noProof/>
            <w:lang w:val="es-ES"/>
          </w:rPr>
          <w:t>Habilidades Interpersonales</w:t>
        </w:r>
        <w:r>
          <w:rPr>
            <w:noProof/>
            <w:webHidden/>
          </w:rPr>
          <w:tab/>
        </w:r>
        <w:r>
          <w:rPr>
            <w:noProof/>
            <w:webHidden/>
          </w:rPr>
          <w:fldChar w:fldCharType="begin"/>
        </w:r>
        <w:r>
          <w:rPr>
            <w:noProof/>
            <w:webHidden/>
          </w:rPr>
          <w:instrText xml:space="preserve"> PAGEREF _Toc112348054 \h </w:instrText>
        </w:r>
        <w:r>
          <w:rPr>
            <w:noProof/>
            <w:webHidden/>
          </w:rPr>
        </w:r>
      </w:ins>
      <w:r>
        <w:rPr>
          <w:noProof/>
          <w:webHidden/>
        </w:rPr>
        <w:fldChar w:fldCharType="separate"/>
      </w:r>
      <w:ins w:id="208" w:author="MIGUEL FUERTES FERNANDEZ" w:date="2022-08-25T19:35:00Z">
        <w:r w:rsidR="00F6173C">
          <w:rPr>
            <w:noProof/>
            <w:webHidden/>
          </w:rPr>
          <w:t>15</w:t>
        </w:r>
      </w:ins>
      <w:ins w:id="209" w:author="MIGUEL FUERTES FERNANDEZ" w:date="2022-08-25T19:26:00Z">
        <w:r>
          <w:rPr>
            <w:noProof/>
            <w:webHidden/>
          </w:rPr>
          <w:fldChar w:fldCharType="end"/>
        </w:r>
        <w:r w:rsidRPr="00082A32">
          <w:rPr>
            <w:rStyle w:val="Hyperlink"/>
            <w:noProof/>
          </w:rPr>
          <w:fldChar w:fldCharType="end"/>
        </w:r>
      </w:ins>
    </w:p>
    <w:p w14:paraId="6C6D4C49" w14:textId="47CEE447" w:rsidR="00B41C32" w:rsidRDefault="00B41C32" w:rsidP="000D39D1">
      <w:pPr>
        <w:pStyle w:val="TOC3"/>
        <w:rPr>
          <w:ins w:id="210" w:author="MIGUEL FUERTES FERNANDEZ" w:date="2022-08-25T19:26:00Z"/>
          <w:rFonts w:asciiTheme="minorHAnsi" w:hAnsiTheme="minorHAnsi"/>
          <w:noProof/>
          <w:color w:val="auto"/>
          <w:szCs w:val="22"/>
          <w:lang w:val="en-GB" w:eastAsia="en-GB"/>
        </w:rPr>
      </w:pPr>
      <w:ins w:id="211" w:author="MIGUEL FUERTES FERNANDEZ" w:date="2022-08-25T19:26:00Z">
        <w:r w:rsidRPr="00082A32">
          <w:rPr>
            <w:rStyle w:val="Hyperlink"/>
            <w:noProof/>
          </w:rPr>
          <w:fldChar w:fldCharType="begin"/>
        </w:r>
        <w:r w:rsidRPr="00082A32">
          <w:rPr>
            <w:rStyle w:val="Hyperlink"/>
            <w:noProof/>
          </w:rPr>
          <w:instrText xml:space="preserve"> </w:instrText>
        </w:r>
        <w:r>
          <w:rPr>
            <w:noProof/>
          </w:rPr>
          <w:instrText>HYPERLINK \l "_Toc112348055"</w:instrText>
        </w:r>
        <w:r w:rsidRPr="00082A32">
          <w:rPr>
            <w:rStyle w:val="Hyperlink"/>
            <w:noProof/>
          </w:rPr>
          <w:instrText xml:space="preserve"> </w:instrText>
        </w:r>
        <w:r w:rsidRPr="00082A32">
          <w:rPr>
            <w:rStyle w:val="Hyperlink"/>
            <w:noProof/>
          </w:rPr>
        </w:r>
        <w:r w:rsidRPr="00082A32">
          <w:rPr>
            <w:rStyle w:val="Hyperlink"/>
            <w:noProof/>
          </w:rPr>
          <w:fldChar w:fldCharType="separate"/>
        </w:r>
        <w:r w:rsidRPr="00082A32">
          <w:rPr>
            <w:rStyle w:val="Hyperlink"/>
            <w:noProof/>
            <w:lang w:val="es-ES"/>
          </w:rPr>
          <w:t>Supervisión Grupal</w:t>
        </w:r>
        <w:r>
          <w:rPr>
            <w:noProof/>
            <w:webHidden/>
          </w:rPr>
          <w:tab/>
        </w:r>
        <w:r>
          <w:rPr>
            <w:noProof/>
            <w:webHidden/>
          </w:rPr>
          <w:fldChar w:fldCharType="begin"/>
        </w:r>
        <w:r>
          <w:rPr>
            <w:noProof/>
            <w:webHidden/>
          </w:rPr>
          <w:instrText xml:space="preserve"> PAGEREF _Toc112348055 \h </w:instrText>
        </w:r>
        <w:r>
          <w:rPr>
            <w:noProof/>
            <w:webHidden/>
          </w:rPr>
        </w:r>
      </w:ins>
      <w:r>
        <w:rPr>
          <w:noProof/>
          <w:webHidden/>
        </w:rPr>
        <w:fldChar w:fldCharType="separate"/>
      </w:r>
      <w:ins w:id="212" w:author="MIGUEL FUERTES FERNANDEZ" w:date="2022-08-25T19:35:00Z">
        <w:r w:rsidR="00F6173C">
          <w:rPr>
            <w:noProof/>
            <w:webHidden/>
          </w:rPr>
          <w:t>16</w:t>
        </w:r>
      </w:ins>
      <w:ins w:id="213" w:author="MIGUEL FUERTES FERNANDEZ" w:date="2022-08-25T19:26:00Z">
        <w:r>
          <w:rPr>
            <w:noProof/>
            <w:webHidden/>
          </w:rPr>
          <w:fldChar w:fldCharType="end"/>
        </w:r>
        <w:r w:rsidRPr="00082A32">
          <w:rPr>
            <w:rStyle w:val="Hyperlink"/>
            <w:noProof/>
          </w:rPr>
          <w:fldChar w:fldCharType="end"/>
        </w:r>
      </w:ins>
    </w:p>
    <w:p w14:paraId="38148621" w14:textId="2D33EC2D" w:rsidR="00B41C32" w:rsidRDefault="00B41C32" w:rsidP="000D39D1">
      <w:pPr>
        <w:pStyle w:val="TOC3"/>
        <w:rPr>
          <w:ins w:id="214" w:author="MIGUEL FUERTES FERNANDEZ" w:date="2022-08-25T19:26:00Z"/>
          <w:rFonts w:asciiTheme="minorHAnsi" w:hAnsiTheme="minorHAnsi"/>
          <w:noProof/>
          <w:color w:val="auto"/>
          <w:szCs w:val="22"/>
          <w:lang w:val="en-GB" w:eastAsia="en-GB"/>
        </w:rPr>
      </w:pPr>
      <w:ins w:id="215" w:author="MIGUEL FUERTES FERNANDEZ" w:date="2022-08-25T19:26:00Z">
        <w:r w:rsidRPr="00082A32">
          <w:rPr>
            <w:rStyle w:val="Hyperlink"/>
            <w:noProof/>
          </w:rPr>
          <w:fldChar w:fldCharType="begin"/>
        </w:r>
        <w:r w:rsidRPr="00082A32">
          <w:rPr>
            <w:rStyle w:val="Hyperlink"/>
            <w:noProof/>
          </w:rPr>
          <w:instrText xml:space="preserve"> </w:instrText>
        </w:r>
        <w:r>
          <w:rPr>
            <w:noProof/>
          </w:rPr>
          <w:instrText>HYPERLINK \l "_Toc112348056"</w:instrText>
        </w:r>
        <w:r w:rsidRPr="00082A32">
          <w:rPr>
            <w:rStyle w:val="Hyperlink"/>
            <w:noProof/>
          </w:rPr>
          <w:instrText xml:space="preserve"> </w:instrText>
        </w:r>
        <w:r w:rsidRPr="00082A32">
          <w:rPr>
            <w:rStyle w:val="Hyperlink"/>
            <w:noProof/>
          </w:rPr>
        </w:r>
        <w:r w:rsidRPr="00082A32">
          <w:rPr>
            <w:rStyle w:val="Hyperlink"/>
            <w:noProof/>
          </w:rPr>
          <w:fldChar w:fldCharType="separate"/>
        </w:r>
        <w:r w:rsidRPr="00082A32">
          <w:rPr>
            <w:rStyle w:val="Hyperlink"/>
            <w:noProof/>
            <w:lang w:val="es-ES"/>
          </w:rPr>
          <w:t>Participación</w:t>
        </w:r>
        <w:r>
          <w:rPr>
            <w:noProof/>
            <w:webHidden/>
          </w:rPr>
          <w:tab/>
        </w:r>
        <w:r>
          <w:rPr>
            <w:noProof/>
            <w:webHidden/>
          </w:rPr>
          <w:fldChar w:fldCharType="begin"/>
        </w:r>
        <w:r>
          <w:rPr>
            <w:noProof/>
            <w:webHidden/>
          </w:rPr>
          <w:instrText xml:space="preserve"> PAGEREF _Toc112348056 \h </w:instrText>
        </w:r>
        <w:r>
          <w:rPr>
            <w:noProof/>
            <w:webHidden/>
          </w:rPr>
        </w:r>
      </w:ins>
      <w:r>
        <w:rPr>
          <w:noProof/>
          <w:webHidden/>
        </w:rPr>
        <w:fldChar w:fldCharType="separate"/>
      </w:r>
      <w:ins w:id="216" w:author="MIGUEL FUERTES FERNANDEZ" w:date="2022-08-25T19:35:00Z">
        <w:r w:rsidR="00F6173C">
          <w:rPr>
            <w:noProof/>
            <w:webHidden/>
          </w:rPr>
          <w:t>16</w:t>
        </w:r>
      </w:ins>
      <w:ins w:id="217" w:author="MIGUEL FUERTES FERNANDEZ" w:date="2022-08-25T19:26:00Z">
        <w:r>
          <w:rPr>
            <w:noProof/>
            <w:webHidden/>
          </w:rPr>
          <w:fldChar w:fldCharType="end"/>
        </w:r>
        <w:r w:rsidRPr="00082A32">
          <w:rPr>
            <w:rStyle w:val="Hyperlink"/>
            <w:noProof/>
          </w:rPr>
          <w:fldChar w:fldCharType="end"/>
        </w:r>
      </w:ins>
    </w:p>
    <w:p w14:paraId="066A7257" w14:textId="4060CB82" w:rsidR="00B41C32" w:rsidRDefault="00B41C32" w:rsidP="000D39D1">
      <w:pPr>
        <w:pStyle w:val="TOC3"/>
        <w:rPr>
          <w:ins w:id="218" w:author="MIGUEL FUERTES FERNANDEZ" w:date="2022-08-25T19:26:00Z"/>
          <w:rFonts w:asciiTheme="minorHAnsi" w:hAnsiTheme="minorHAnsi"/>
          <w:noProof/>
          <w:color w:val="auto"/>
          <w:szCs w:val="22"/>
          <w:lang w:val="en-GB" w:eastAsia="en-GB"/>
        </w:rPr>
      </w:pPr>
      <w:ins w:id="219" w:author="MIGUEL FUERTES FERNANDEZ" w:date="2022-08-25T19:26:00Z">
        <w:r w:rsidRPr="00082A32">
          <w:rPr>
            <w:rStyle w:val="Hyperlink"/>
            <w:noProof/>
          </w:rPr>
          <w:fldChar w:fldCharType="begin"/>
        </w:r>
        <w:r w:rsidRPr="00082A32">
          <w:rPr>
            <w:rStyle w:val="Hyperlink"/>
            <w:noProof/>
          </w:rPr>
          <w:instrText xml:space="preserve"> </w:instrText>
        </w:r>
        <w:r>
          <w:rPr>
            <w:noProof/>
          </w:rPr>
          <w:instrText>HYPERLINK \l "_Toc112348057"</w:instrText>
        </w:r>
        <w:r w:rsidRPr="00082A32">
          <w:rPr>
            <w:rStyle w:val="Hyperlink"/>
            <w:noProof/>
          </w:rPr>
          <w:instrText xml:space="preserve"> </w:instrText>
        </w:r>
        <w:r w:rsidRPr="00082A32">
          <w:rPr>
            <w:rStyle w:val="Hyperlink"/>
            <w:noProof/>
          </w:rPr>
        </w:r>
        <w:r w:rsidRPr="00082A32">
          <w:rPr>
            <w:rStyle w:val="Hyperlink"/>
            <w:noProof/>
          </w:rPr>
          <w:fldChar w:fldCharType="separate"/>
        </w:r>
        <w:r w:rsidRPr="00082A32">
          <w:rPr>
            <w:rStyle w:val="Hyperlink"/>
            <w:noProof/>
            <w:lang w:val="es-ES"/>
          </w:rPr>
          <w:t>Convivencia</w:t>
        </w:r>
        <w:r>
          <w:rPr>
            <w:noProof/>
            <w:webHidden/>
          </w:rPr>
          <w:tab/>
        </w:r>
        <w:r>
          <w:rPr>
            <w:noProof/>
            <w:webHidden/>
          </w:rPr>
          <w:fldChar w:fldCharType="begin"/>
        </w:r>
        <w:r>
          <w:rPr>
            <w:noProof/>
            <w:webHidden/>
          </w:rPr>
          <w:instrText xml:space="preserve"> PAGEREF _Toc112348057 \h </w:instrText>
        </w:r>
        <w:r>
          <w:rPr>
            <w:noProof/>
            <w:webHidden/>
          </w:rPr>
        </w:r>
      </w:ins>
      <w:r>
        <w:rPr>
          <w:noProof/>
          <w:webHidden/>
        </w:rPr>
        <w:fldChar w:fldCharType="separate"/>
      </w:r>
      <w:ins w:id="220" w:author="MIGUEL FUERTES FERNANDEZ" w:date="2022-08-25T19:35:00Z">
        <w:r w:rsidR="00F6173C">
          <w:rPr>
            <w:noProof/>
            <w:webHidden/>
          </w:rPr>
          <w:t>17</w:t>
        </w:r>
      </w:ins>
      <w:ins w:id="221" w:author="MIGUEL FUERTES FERNANDEZ" w:date="2022-08-25T19:26:00Z">
        <w:r>
          <w:rPr>
            <w:noProof/>
            <w:webHidden/>
          </w:rPr>
          <w:fldChar w:fldCharType="end"/>
        </w:r>
        <w:r w:rsidRPr="00082A32">
          <w:rPr>
            <w:rStyle w:val="Hyperlink"/>
            <w:noProof/>
          </w:rPr>
          <w:fldChar w:fldCharType="end"/>
        </w:r>
      </w:ins>
    </w:p>
    <w:p w14:paraId="3CB1189F" w14:textId="3739B9A5" w:rsidR="00B41C32" w:rsidRDefault="00B41C32" w:rsidP="000D39D1">
      <w:pPr>
        <w:pStyle w:val="TOC3"/>
        <w:rPr>
          <w:ins w:id="222" w:author="MIGUEL FUERTES FERNANDEZ" w:date="2022-08-25T19:26:00Z"/>
          <w:rFonts w:asciiTheme="minorHAnsi" w:hAnsiTheme="minorHAnsi"/>
          <w:noProof/>
          <w:color w:val="auto"/>
          <w:szCs w:val="22"/>
          <w:lang w:val="en-GB" w:eastAsia="en-GB"/>
        </w:rPr>
      </w:pPr>
      <w:ins w:id="223" w:author="MIGUEL FUERTES FERNANDEZ" w:date="2022-08-25T19:26:00Z">
        <w:r w:rsidRPr="00082A32">
          <w:rPr>
            <w:rStyle w:val="Hyperlink"/>
            <w:noProof/>
          </w:rPr>
          <w:fldChar w:fldCharType="begin"/>
        </w:r>
        <w:r w:rsidRPr="00082A32">
          <w:rPr>
            <w:rStyle w:val="Hyperlink"/>
            <w:noProof/>
          </w:rPr>
          <w:instrText xml:space="preserve"> </w:instrText>
        </w:r>
        <w:r>
          <w:rPr>
            <w:noProof/>
          </w:rPr>
          <w:instrText>HYPERLINK \l "_Toc112348058"</w:instrText>
        </w:r>
        <w:r w:rsidRPr="00082A32">
          <w:rPr>
            <w:rStyle w:val="Hyperlink"/>
            <w:noProof/>
          </w:rPr>
          <w:instrText xml:space="preserve"> </w:instrText>
        </w:r>
        <w:r w:rsidRPr="00082A32">
          <w:rPr>
            <w:rStyle w:val="Hyperlink"/>
            <w:noProof/>
          </w:rPr>
        </w:r>
        <w:r w:rsidRPr="00082A32">
          <w:rPr>
            <w:rStyle w:val="Hyperlink"/>
            <w:noProof/>
          </w:rPr>
          <w:fldChar w:fldCharType="separate"/>
        </w:r>
        <w:r w:rsidRPr="00082A32">
          <w:rPr>
            <w:rStyle w:val="Hyperlink"/>
            <w:noProof/>
            <w:lang w:val="es-ES"/>
          </w:rPr>
          <w:t>Comunicación</w:t>
        </w:r>
        <w:r>
          <w:rPr>
            <w:noProof/>
            <w:webHidden/>
          </w:rPr>
          <w:tab/>
        </w:r>
        <w:r>
          <w:rPr>
            <w:noProof/>
            <w:webHidden/>
          </w:rPr>
          <w:fldChar w:fldCharType="begin"/>
        </w:r>
        <w:r>
          <w:rPr>
            <w:noProof/>
            <w:webHidden/>
          </w:rPr>
          <w:instrText xml:space="preserve"> PAGEREF _Toc112348058 \h </w:instrText>
        </w:r>
        <w:r>
          <w:rPr>
            <w:noProof/>
            <w:webHidden/>
          </w:rPr>
        </w:r>
      </w:ins>
      <w:r>
        <w:rPr>
          <w:noProof/>
          <w:webHidden/>
        </w:rPr>
        <w:fldChar w:fldCharType="separate"/>
      </w:r>
      <w:ins w:id="224" w:author="MIGUEL FUERTES FERNANDEZ" w:date="2022-08-25T19:35:00Z">
        <w:r w:rsidR="00F6173C">
          <w:rPr>
            <w:noProof/>
            <w:webHidden/>
          </w:rPr>
          <w:t>18</w:t>
        </w:r>
      </w:ins>
      <w:ins w:id="225" w:author="MIGUEL FUERTES FERNANDEZ" w:date="2022-08-25T19:26:00Z">
        <w:r>
          <w:rPr>
            <w:noProof/>
            <w:webHidden/>
          </w:rPr>
          <w:fldChar w:fldCharType="end"/>
        </w:r>
        <w:r w:rsidRPr="00082A32">
          <w:rPr>
            <w:rStyle w:val="Hyperlink"/>
            <w:noProof/>
          </w:rPr>
          <w:fldChar w:fldCharType="end"/>
        </w:r>
      </w:ins>
    </w:p>
    <w:p w14:paraId="710A5B42" w14:textId="0B2042A0" w:rsidR="00B41C32" w:rsidRDefault="00B41C32" w:rsidP="000D39D1">
      <w:pPr>
        <w:pStyle w:val="TOC3"/>
        <w:rPr>
          <w:ins w:id="226" w:author="MIGUEL FUERTES FERNANDEZ" w:date="2022-08-25T19:26:00Z"/>
          <w:rFonts w:asciiTheme="minorHAnsi" w:hAnsiTheme="minorHAnsi"/>
          <w:noProof/>
          <w:color w:val="auto"/>
          <w:szCs w:val="22"/>
          <w:lang w:val="en-GB" w:eastAsia="en-GB"/>
        </w:rPr>
      </w:pPr>
      <w:ins w:id="227" w:author="MIGUEL FUERTES FERNANDEZ" w:date="2022-08-25T19:26:00Z">
        <w:r w:rsidRPr="00082A32">
          <w:rPr>
            <w:rStyle w:val="Hyperlink"/>
            <w:noProof/>
          </w:rPr>
          <w:fldChar w:fldCharType="begin"/>
        </w:r>
        <w:r w:rsidRPr="00082A32">
          <w:rPr>
            <w:rStyle w:val="Hyperlink"/>
            <w:noProof/>
          </w:rPr>
          <w:instrText xml:space="preserve"> </w:instrText>
        </w:r>
        <w:r>
          <w:rPr>
            <w:noProof/>
          </w:rPr>
          <w:instrText>HYPERLINK \l "_Toc112348059"</w:instrText>
        </w:r>
        <w:r w:rsidRPr="00082A32">
          <w:rPr>
            <w:rStyle w:val="Hyperlink"/>
            <w:noProof/>
          </w:rPr>
          <w:instrText xml:space="preserve"> </w:instrText>
        </w:r>
        <w:r w:rsidRPr="00082A32">
          <w:rPr>
            <w:rStyle w:val="Hyperlink"/>
            <w:noProof/>
          </w:rPr>
        </w:r>
        <w:r w:rsidRPr="00082A32">
          <w:rPr>
            <w:rStyle w:val="Hyperlink"/>
            <w:noProof/>
          </w:rPr>
          <w:fldChar w:fldCharType="separate"/>
        </w:r>
        <w:r w:rsidRPr="00082A32">
          <w:rPr>
            <w:rStyle w:val="Hyperlink"/>
            <w:noProof/>
            <w:lang w:val="es-ES"/>
          </w:rPr>
          <w:t>Formación en valores</w:t>
        </w:r>
        <w:r>
          <w:rPr>
            <w:noProof/>
            <w:webHidden/>
          </w:rPr>
          <w:tab/>
        </w:r>
        <w:r>
          <w:rPr>
            <w:noProof/>
            <w:webHidden/>
          </w:rPr>
          <w:fldChar w:fldCharType="begin"/>
        </w:r>
        <w:r>
          <w:rPr>
            <w:noProof/>
            <w:webHidden/>
          </w:rPr>
          <w:instrText xml:space="preserve"> PAGEREF _Toc112348059 \h </w:instrText>
        </w:r>
        <w:r>
          <w:rPr>
            <w:noProof/>
            <w:webHidden/>
          </w:rPr>
        </w:r>
      </w:ins>
      <w:r>
        <w:rPr>
          <w:noProof/>
          <w:webHidden/>
        </w:rPr>
        <w:fldChar w:fldCharType="separate"/>
      </w:r>
      <w:ins w:id="228" w:author="MIGUEL FUERTES FERNANDEZ" w:date="2022-08-25T19:35:00Z">
        <w:r w:rsidR="00F6173C">
          <w:rPr>
            <w:noProof/>
            <w:webHidden/>
          </w:rPr>
          <w:t>18</w:t>
        </w:r>
      </w:ins>
      <w:ins w:id="229" w:author="MIGUEL FUERTES FERNANDEZ" w:date="2022-08-25T19:26:00Z">
        <w:r>
          <w:rPr>
            <w:noProof/>
            <w:webHidden/>
          </w:rPr>
          <w:fldChar w:fldCharType="end"/>
        </w:r>
        <w:r w:rsidRPr="00082A32">
          <w:rPr>
            <w:rStyle w:val="Hyperlink"/>
            <w:noProof/>
          </w:rPr>
          <w:fldChar w:fldCharType="end"/>
        </w:r>
      </w:ins>
    </w:p>
    <w:p w14:paraId="355BE877" w14:textId="3734EDF5" w:rsidR="00B41C32" w:rsidRDefault="00B41C32" w:rsidP="000D39D1">
      <w:pPr>
        <w:pStyle w:val="TOC3"/>
        <w:rPr>
          <w:ins w:id="230" w:author="MIGUEL FUERTES FERNANDEZ" w:date="2022-08-25T19:26:00Z"/>
          <w:rFonts w:asciiTheme="minorHAnsi" w:hAnsiTheme="minorHAnsi"/>
          <w:noProof/>
          <w:color w:val="auto"/>
          <w:szCs w:val="22"/>
          <w:lang w:val="en-GB" w:eastAsia="en-GB"/>
        </w:rPr>
      </w:pPr>
      <w:ins w:id="231" w:author="MIGUEL FUERTES FERNANDEZ" w:date="2022-08-25T19:26:00Z">
        <w:r w:rsidRPr="00082A32">
          <w:rPr>
            <w:rStyle w:val="Hyperlink"/>
            <w:noProof/>
          </w:rPr>
          <w:fldChar w:fldCharType="begin"/>
        </w:r>
        <w:r w:rsidRPr="00082A32">
          <w:rPr>
            <w:rStyle w:val="Hyperlink"/>
            <w:noProof/>
          </w:rPr>
          <w:instrText xml:space="preserve"> </w:instrText>
        </w:r>
        <w:r>
          <w:rPr>
            <w:noProof/>
          </w:rPr>
          <w:instrText>HYPERLINK \l "_Toc112348060"</w:instrText>
        </w:r>
        <w:r w:rsidRPr="00082A32">
          <w:rPr>
            <w:rStyle w:val="Hyperlink"/>
            <w:noProof/>
          </w:rPr>
          <w:instrText xml:space="preserve"> </w:instrText>
        </w:r>
        <w:r w:rsidRPr="00082A32">
          <w:rPr>
            <w:rStyle w:val="Hyperlink"/>
            <w:noProof/>
          </w:rPr>
        </w:r>
        <w:r w:rsidRPr="00082A32">
          <w:rPr>
            <w:rStyle w:val="Hyperlink"/>
            <w:noProof/>
          </w:rPr>
          <w:fldChar w:fldCharType="separate"/>
        </w:r>
        <w:r w:rsidRPr="00082A32">
          <w:rPr>
            <w:rStyle w:val="Hyperlink"/>
            <w:rFonts w:eastAsia="Times New Roman"/>
            <w:noProof/>
            <w:lang w:val="es-ES"/>
          </w:rPr>
          <w:t>Mayor Implicación</w:t>
        </w:r>
        <w:r>
          <w:rPr>
            <w:noProof/>
            <w:webHidden/>
          </w:rPr>
          <w:tab/>
        </w:r>
        <w:r>
          <w:rPr>
            <w:noProof/>
            <w:webHidden/>
          </w:rPr>
          <w:fldChar w:fldCharType="begin"/>
        </w:r>
        <w:r>
          <w:rPr>
            <w:noProof/>
            <w:webHidden/>
          </w:rPr>
          <w:instrText xml:space="preserve"> PAGEREF _Toc112348060 \h </w:instrText>
        </w:r>
        <w:r>
          <w:rPr>
            <w:noProof/>
            <w:webHidden/>
          </w:rPr>
        </w:r>
      </w:ins>
      <w:r>
        <w:rPr>
          <w:noProof/>
          <w:webHidden/>
        </w:rPr>
        <w:fldChar w:fldCharType="separate"/>
      </w:r>
      <w:ins w:id="232" w:author="MIGUEL FUERTES FERNANDEZ" w:date="2022-08-25T19:35:00Z">
        <w:r w:rsidR="00F6173C">
          <w:rPr>
            <w:noProof/>
            <w:webHidden/>
          </w:rPr>
          <w:t>18</w:t>
        </w:r>
      </w:ins>
      <w:ins w:id="233" w:author="MIGUEL FUERTES FERNANDEZ" w:date="2022-08-25T19:26:00Z">
        <w:r>
          <w:rPr>
            <w:noProof/>
            <w:webHidden/>
          </w:rPr>
          <w:fldChar w:fldCharType="end"/>
        </w:r>
        <w:r w:rsidRPr="00082A32">
          <w:rPr>
            <w:rStyle w:val="Hyperlink"/>
            <w:noProof/>
          </w:rPr>
          <w:fldChar w:fldCharType="end"/>
        </w:r>
      </w:ins>
    </w:p>
    <w:p w14:paraId="21F1EFE1" w14:textId="174087B2" w:rsidR="00B41C32" w:rsidRDefault="00B41C32" w:rsidP="000D39D1">
      <w:pPr>
        <w:pStyle w:val="TOC3"/>
        <w:rPr>
          <w:ins w:id="234" w:author="MIGUEL FUERTES FERNANDEZ" w:date="2022-08-25T19:26:00Z"/>
          <w:rFonts w:asciiTheme="minorHAnsi" w:hAnsiTheme="minorHAnsi"/>
          <w:noProof/>
          <w:color w:val="auto"/>
          <w:szCs w:val="22"/>
          <w:lang w:val="en-GB" w:eastAsia="en-GB"/>
        </w:rPr>
      </w:pPr>
      <w:ins w:id="235" w:author="MIGUEL FUERTES FERNANDEZ" w:date="2022-08-25T19:26:00Z">
        <w:r w:rsidRPr="00082A32">
          <w:rPr>
            <w:rStyle w:val="Hyperlink"/>
            <w:noProof/>
          </w:rPr>
          <w:fldChar w:fldCharType="begin"/>
        </w:r>
        <w:r w:rsidRPr="00082A32">
          <w:rPr>
            <w:rStyle w:val="Hyperlink"/>
            <w:noProof/>
          </w:rPr>
          <w:instrText xml:space="preserve"> </w:instrText>
        </w:r>
        <w:r>
          <w:rPr>
            <w:noProof/>
          </w:rPr>
          <w:instrText>HYPERLINK \l "_Toc112348061"</w:instrText>
        </w:r>
        <w:r w:rsidRPr="00082A32">
          <w:rPr>
            <w:rStyle w:val="Hyperlink"/>
            <w:noProof/>
          </w:rPr>
          <w:instrText xml:space="preserve"> </w:instrText>
        </w:r>
        <w:r w:rsidRPr="00082A32">
          <w:rPr>
            <w:rStyle w:val="Hyperlink"/>
            <w:noProof/>
          </w:rPr>
        </w:r>
        <w:r w:rsidRPr="00082A32">
          <w:rPr>
            <w:rStyle w:val="Hyperlink"/>
            <w:noProof/>
          </w:rPr>
          <w:fldChar w:fldCharType="separate"/>
        </w:r>
        <w:r w:rsidRPr="00082A32">
          <w:rPr>
            <w:rStyle w:val="Hyperlink"/>
            <w:noProof/>
            <w:lang w:val="es-ES"/>
          </w:rPr>
          <w:t>Mejores Resultados</w:t>
        </w:r>
        <w:r>
          <w:rPr>
            <w:noProof/>
            <w:webHidden/>
          </w:rPr>
          <w:tab/>
        </w:r>
        <w:r>
          <w:rPr>
            <w:noProof/>
            <w:webHidden/>
          </w:rPr>
          <w:fldChar w:fldCharType="begin"/>
        </w:r>
        <w:r>
          <w:rPr>
            <w:noProof/>
            <w:webHidden/>
          </w:rPr>
          <w:instrText xml:space="preserve"> PAGEREF _Toc112348061 \h </w:instrText>
        </w:r>
        <w:r>
          <w:rPr>
            <w:noProof/>
            <w:webHidden/>
          </w:rPr>
        </w:r>
      </w:ins>
      <w:r>
        <w:rPr>
          <w:noProof/>
          <w:webHidden/>
        </w:rPr>
        <w:fldChar w:fldCharType="separate"/>
      </w:r>
      <w:ins w:id="236" w:author="MIGUEL FUERTES FERNANDEZ" w:date="2022-08-25T19:35:00Z">
        <w:r w:rsidR="00F6173C">
          <w:rPr>
            <w:noProof/>
            <w:webHidden/>
          </w:rPr>
          <w:t>19</w:t>
        </w:r>
      </w:ins>
      <w:ins w:id="237" w:author="MIGUEL FUERTES FERNANDEZ" w:date="2022-08-25T19:26:00Z">
        <w:r>
          <w:rPr>
            <w:noProof/>
            <w:webHidden/>
          </w:rPr>
          <w:fldChar w:fldCharType="end"/>
        </w:r>
        <w:r w:rsidRPr="00082A32">
          <w:rPr>
            <w:rStyle w:val="Hyperlink"/>
            <w:noProof/>
          </w:rPr>
          <w:fldChar w:fldCharType="end"/>
        </w:r>
      </w:ins>
    </w:p>
    <w:p w14:paraId="598C4BA0" w14:textId="6DE6E1E7" w:rsidR="00B41C32" w:rsidRDefault="00B41C32" w:rsidP="000D39D1">
      <w:pPr>
        <w:pStyle w:val="TOC3"/>
        <w:rPr>
          <w:ins w:id="238" w:author="MIGUEL FUERTES FERNANDEZ" w:date="2022-08-25T19:26:00Z"/>
          <w:rFonts w:asciiTheme="minorHAnsi" w:hAnsiTheme="minorHAnsi"/>
          <w:noProof/>
          <w:color w:val="auto"/>
          <w:szCs w:val="22"/>
          <w:lang w:val="en-GB" w:eastAsia="en-GB"/>
        </w:rPr>
      </w:pPr>
      <w:ins w:id="239" w:author="MIGUEL FUERTES FERNANDEZ" w:date="2022-08-25T19:26:00Z">
        <w:r w:rsidRPr="00082A32">
          <w:rPr>
            <w:rStyle w:val="Hyperlink"/>
            <w:noProof/>
          </w:rPr>
          <w:fldChar w:fldCharType="begin"/>
        </w:r>
        <w:r w:rsidRPr="00082A32">
          <w:rPr>
            <w:rStyle w:val="Hyperlink"/>
            <w:noProof/>
          </w:rPr>
          <w:instrText xml:space="preserve"> </w:instrText>
        </w:r>
        <w:r>
          <w:rPr>
            <w:noProof/>
          </w:rPr>
          <w:instrText>HYPERLINK \l "_Toc112348062"</w:instrText>
        </w:r>
        <w:r w:rsidRPr="00082A32">
          <w:rPr>
            <w:rStyle w:val="Hyperlink"/>
            <w:noProof/>
          </w:rPr>
          <w:instrText xml:space="preserve"> </w:instrText>
        </w:r>
        <w:r w:rsidRPr="00082A32">
          <w:rPr>
            <w:rStyle w:val="Hyperlink"/>
            <w:noProof/>
          </w:rPr>
        </w:r>
        <w:r w:rsidRPr="00082A32">
          <w:rPr>
            <w:rStyle w:val="Hyperlink"/>
            <w:noProof/>
          </w:rPr>
          <w:fldChar w:fldCharType="separate"/>
        </w:r>
        <w:r w:rsidRPr="00082A32">
          <w:rPr>
            <w:rStyle w:val="Hyperlink"/>
            <w:noProof/>
            <w:lang w:val="es-ES"/>
          </w:rPr>
          <w:t>Reduce la ansiedad</w:t>
        </w:r>
        <w:r>
          <w:rPr>
            <w:noProof/>
            <w:webHidden/>
          </w:rPr>
          <w:tab/>
        </w:r>
        <w:r>
          <w:rPr>
            <w:noProof/>
            <w:webHidden/>
          </w:rPr>
          <w:fldChar w:fldCharType="begin"/>
        </w:r>
        <w:r>
          <w:rPr>
            <w:noProof/>
            <w:webHidden/>
          </w:rPr>
          <w:instrText xml:space="preserve"> PAGEREF _Toc112348062 \h </w:instrText>
        </w:r>
        <w:r>
          <w:rPr>
            <w:noProof/>
            <w:webHidden/>
          </w:rPr>
        </w:r>
      </w:ins>
      <w:r>
        <w:rPr>
          <w:noProof/>
          <w:webHidden/>
        </w:rPr>
        <w:fldChar w:fldCharType="separate"/>
      </w:r>
      <w:ins w:id="240" w:author="MIGUEL FUERTES FERNANDEZ" w:date="2022-08-25T19:35:00Z">
        <w:r w:rsidR="00F6173C">
          <w:rPr>
            <w:noProof/>
            <w:webHidden/>
          </w:rPr>
          <w:t>20</w:t>
        </w:r>
      </w:ins>
      <w:ins w:id="241" w:author="MIGUEL FUERTES FERNANDEZ" w:date="2022-08-25T19:26:00Z">
        <w:r>
          <w:rPr>
            <w:noProof/>
            <w:webHidden/>
          </w:rPr>
          <w:fldChar w:fldCharType="end"/>
        </w:r>
        <w:r w:rsidRPr="00082A32">
          <w:rPr>
            <w:rStyle w:val="Hyperlink"/>
            <w:noProof/>
          </w:rPr>
          <w:fldChar w:fldCharType="end"/>
        </w:r>
      </w:ins>
    </w:p>
    <w:p w14:paraId="763E1E80" w14:textId="2AB40052" w:rsidR="00B41C32" w:rsidRDefault="00B41C32" w:rsidP="000D39D1">
      <w:pPr>
        <w:pStyle w:val="TOC3"/>
        <w:rPr>
          <w:ins w:id="242" w:author="MIGUEL FUERTES FERNANDEZ" w:date="2022-08-25T19:26:00Z"/>
          <w:rFonts w:asciiTheme="minorHAnsi" w:hAnsiTheme="minorHAnsi"/>
          <w:noProof/>
          <w:color w:val="auto"/>
          <w:szCs w:val="22"/>
          <w:lang w:val="en-GB" w:eastAsia="en-GB"/>
        </w:rPr>
      </w:pPr>
      <w:ins w:id="243" w:author="MIGUEL FUERTES FERNANDEZ" w:date="2022-08-25T19:26:00Z">
        <w:r w:rsidRPr="00082A32">
          <w:rPr>
            <w:rStyle w:val="Hyperlink"/>
            <w:noProof/>
          </w:rPr>
          <w:fldChar w:fldCharType="begin"/>
        </w:r>
        <w:r w:rsidRPr="00082A32">
          <w:rPr>
            <w:rStyle w:val="Hyperlink"/>
            <w:noProof/>
          </w:rPr>
          <w:instrText xml:space="preserve"> </w:instrText>
        </w:r>
        <w:r>
          <w:rPr>
            <w:noProof/>
          </w:rPr>
          <w:instrText>HYPERLINK \l "_Toc112348063"</w:instrText>
        </w:r>
        <w:r w:rsidRPr="00082A32">
          <w:rPr>
            <w:rStyle w:val="Hyperlink"/>
            <w:noProof/>
          </w:rPr>
          <w:instrText xml:space="preserve"> </w:instrText>
        </w:r>
        <w:r w:rsidRPr="00082A32">
          <w:rPr>
            <w:rStyle w:val="Hyperlink"/>
            <w:noProof/>
          </w:rPr>
        </w:r>
        <w:r w:rsidRPr="00082A32">
          <w:rPr>
            <w:rStyle w:val="Hyperlink"/>
            <w:noProof/>
          </w:rPr>
          <w:fldChar w:fldCharType="separate"/>
        </w:r>
        <w:r w:rsidRPr="00082A32">
          <w:rPr>
            <w:rStyle w:val="Hyperlink"/>
            <w:noProof/>
            <w:lang w:val="es-ES"/>
          </w:rPr>
          <w:t>Colaboración y cooperación</w:t>
        </w:r>
        <w:r>
          <w:rPr>
            <w:noProof/>
            <w:webHidden/>
          </w:rPr>
          <w:tab/>
        </w:r>
        <w:r>
          <w:rPr>
            <w:noProof/>
            <w:webHidden/>
          </w:rPr>
          <w:fldChar w:fldCharType="begin"/>
        </w:r>
        <w:r>
          <w:rPr>
            <w:noProof/>
            <w:webHidden/>
          </w:rPr>
          <w:instrText xml:space="preserve"> PAGEREF _Toc112348063 \h </w:instrText>
        </w:r>
        <w:r>
          <w:rPr>
            <w:noProof/>
            <w:webHidden/>
          </w:rPr>
        </w:r>
      </w:ins>
      <w:r>
        <w:rPr>
          <w:noProof/>
          <w:webHidden/>
        </w:rPr>
        <w:fldChar w:fldCharType="separate"/>
      </w:r>
      <w:ins w:id="244" w:author="MIGUEL FUERTES FERNANDEZ" w:date="2022-08-25T19:35:00Z">
        <w:r w:rsidR="00F6173C">
          <w:rPr>
            <w:noProof/>
            <w:webHidden/>
          </w:rPr>
          <w:t>20</w:t>
        </w:r>
      </w:ins>
      <w:ins w:id="245" w:author="MIGUEL FUERTES FERNANDEZ" w:date="2022-08-25T19:26:00Z">
        <w:r>
          <w:rPr>
            <w:noProof/>
            <w:webHidden/>
          </w:rPr>
          <w:fldChar w:fldCharType="end"/>
        </w:r>
        <w:r w:rsidRPr="00082A32">
          <w:rPr>
            <w:rStyle w:val="Hyperlink"/>
            <w:noProof/>
          </w:rPr>
          <w:fldChar w:fldCharType="end"/>
        </w:r>
      </w:ins>
    </w:p>
    <w:p w14:paraId="48250B7C" w14:textId="16996E05" w:rsidR="00B41C32" w:rsidRDefault="00B41C32" w:rsidP="00E71AE5">
      <w:pPr>
        <w:pStyle w:val="TOC2"/>
        <w:rPr>
          <w:ins w:id="246" w:author="MIGUEL FUERTES FERNANDEZ" w:date="2022-08-25T19:26:00Z"/>
          <w:rFonts w:asciiTheme="minorHAnsi" w:hAnsiTheme="minorHAnsi"/>
          <w:noProof/>
          <w:sz w:val="22"/>
          <w:szCs w:val="22"/>
          <w:lang w:val="en-GB" w:eastAsia="en-GB"/>
        </w:rPr>
        <w:pPrChange w:id="247" w:author="MIGUEL FUERTES FERNANDEZ" w:date="2022-08-25T19:28:00Z">
          <w:pPr>
            <w:pStyle w:val="TOC2"/>
            <w:spacing w:after="288"/>
          </w:pPr>
        </w:pPrChange>
      </w:pPr>
      <w:ins w:id="248" w:author="MIGUEL FUERTES FERNANDEZ" w:date="2022-08-25T19:26:00Z">
        <w:r w:rsidRPr="00082A32">
          <w:rPr>
            <w:rStyle w:val="Hyperlink"/>
            <w:noProof/>
          </w:rPr>
          <w:fldChar w:fldCharType="begin"/>
        </w:r>
        <w:r w:rsidRPr="00082A32">
          <w:rPr>
            <w:rStyle w:val="Hyperlink"/>
            <w:noProof/>
          </w:rPr>
          <w:instrText xml:space="preserve"> </w:instrText>
        </w:r>
        <w:r>
          <w:rPr>
            <w:noProof/>
          </w:rPr>
          <w:instrText>HYPERLINK \l "_Toc112348064"</w:instrText>
        </w:r>
        <w:r w:rsidRPr="00082A32">
          <w:rPr>
            <w:rStyle w:val="Hyperlink"/>
            <w:noProof/>
          </w:rPr>
          <w:instrText xml:space="preserve"> </w:instrText>
        </w:r>
        <w:r w:rsidRPr="00082A32">
          <w:rPr>
            <w:rStyle w:val="Hyperlink"/>
            <w:noProof/>
          </w:rPr>
        </w:r>
        <w:r w:rsidRPr="00082A32">
          <w:rPr>
            <w:rStyle w:val="Hyperlink"/>
            <w:noProof/>
          </w:rPr>
          <w:fldChar w:fldCharType="separate"/>
        </w:r>
        <w:r w:rsidRPr="00082A32">
          <w:rPr>
            <w:rStyle w:val="Hyperlink"/>
            <w:noProof/>
            <w:lang w:val="es-ES"/>
          </w:rPr>
          <w:t>Detractores del aprendizaje colaborativo y sus razones</w:t>
        </w:r>
        <w:r>
          <w:rPr>
            <w:noProof/>
            <w:webHidden/>
          </w:rPr>
          <w:tab/>
        </w:r>
        <w:r>
          <w:rPr>
            <w:noProof/>
            <w:webHidden/>
          </w:rPr>
          <w:fldChar w:fldCharType="begin"/>
        </w:r>
        <w:r>
          <w:rPr>
            <w:noProof/>
            <w:webHidden/>
          </w:rPr>
          <w:instrText xml:space="preserve"> PAGEREF _Toc112348064 \h </w:instrText>
        </w:r>
        <w:r>
          <w:rPr>
            <w:noProof/>
            <w:webHidden/>
          </w:rPr>
        </w:r>
      </w:ins>
      <w:r>
        <w:rPr>
          <w:noProof/>
          <w:webHidden/>
        </w:rPr>
        <w:fldChar w:fldCharType="separate"/>
      </w:r>
      <w:ins w:id="249" w:author="MIGUEL FUERTES FERNANDEZ" w:date="2022-08-25T19:35:00Z">
        <w:r w:rsidR="00F6173C">
          <w:rPr>
            <w:noProof/>
            <w:webHidden/>
          </w:rPr>
          <w:t>22</w:t>
        </w:r>
      </w:ins>
      <w:ins w:id="250" w:author="MIGUEL FUERTES FERNANDEZ" w:date="2022-08-25T19:26:00Z">
        <w:r>
          <w:rPr>
            <w:noProof/>
            <w:webHidden/>
          </w:rPr>
          <w:fldChar w:fldCharType="end"/>
        </w:r>
        <w:r w:rsidRPr="00082A32">
          <w:rPr>
            <w:rStyle w:val="Hyperlink"/>
            <w:noProof/>
          </w:rPr>
          <w:fldChar w:fldCharType="end"/>
        </w:r>
      </w:ins>
    </w:p>
    <w:p w14:paraId="50367EF8" w14:textId="08326BF6" w:rsidR="00B41C32" w:rsidRDefault="00B41C32" w:rsidP="00E71AE5">
      <w:pPr>
        <w:pStyle w:val="TOC2"/>
        <w:rPr>
          <w:ins w:id="251" w:author="MIGUEL FUERTES FERNANDEZ" w:date="2022-08-25T19:26:00Z"/>
          <w:rFonts w:asciiTheme="minorHAnsi" w:hAnsiTheme="minorHAnsi"/>
          <w:noProof/>
          <w:sz w:val="22"/>
          <w:szCs w:val="22"/>
          <w:lang w:val="en-GB" w:eastAsia="en-GB"/>
        </w:rPr>
        <w:pPrChange w:id="252" w:author="MIGUEL FUERTES FERNANDEZ" w:date="2022-08-25T19:28:00Z">
          <w:pPr>
            <w:pStyle w:val="TOC2"/>
            <w:spacing w:after="288"/>
          </w:pPr>
        </w:pPrChange>
      </w:pPr>
      <w:ins w:id="253" w:author="MIGUEL FUERTES FERNANDEZ" w:date="2022-08-25T19:26:00Z">
        <w:r w:rsidRPr="00082A32">
          <w:rPr>
            <w:rStyle w:val="Hyperlink"/>
            <w:noProof/>
          </w:rPr>
          <w:fldChar w:fldCharType="begin"/>
        </w:r>
        <w:r w:rsidRPr="00082A32">
          <w:rPr>
            <w:rStyle w:val="Hyperlink"/>
            <w:noProof/>
          </w:rPr>
          <w:instrText xml:space="preserve"> </w:instrText>
        </w:r>
        <w:r>
          <w:rPr>
            <w:noProof/>
          </w:rPr>
          <w:instrText>HYPERLINK \l "_Toc112348065"</w:instrText>
        </w:r>
        <w:r w:rsidRPr="00082A32">
          <w:rPr>
            <w:rStyle w:val="Hyperlink"/>
            <w:noProof/>
          </w:rPr>
          <w:instrText xml:space="preserve"> </w:instrText>
        </w:r>
        <w:r w:rsidRPr="00082A32">
          <w:rPr>
            <w:rStyle w:val="Hyperlink"/>
            <w:noProof/>
          </w:rPr>
        </w:r>
        <w:r w:rsidRPr="00082A32">
          <w:rPr>
            <w:rStyle w:val="Hyperlink"/>
            <w:noProof/>
          </w:rPr>
          <w:fldChar w:fldCharType="separate"/>
        </w:r>
        <w:r w:rsidRPr="00082A32">
          <w:rPr>
            <w:rStyle w:val="Hyperlink"/>
            <w:noProof/>
            <w:lang w:val="es-ES"/>
          </w:rPr>
          <w:t xml:space="preserve">Trabajo colaborativo en contraposición al trabajo en </w:t>
        </w:r>
        <w:r w:rsidRPr="00082A32">
          <w:rPr>
            <w:rStyle w:val="Hyperlink"/>
            <w:noProof/>
            <w:lang w:val="es-ES"/>
          </w:rPr>
          <w:t>g</w:t>
        </w:r>
        <w:r w:rsidRPr="00082A32">
          <w:rPr>
            <w:rStyle w:val="Hyperlink"/>
            <w:noProof/>
            <w:lang w:val="es-ES"/>
          </w:rPr>
          <w:t xml:space="preserve">rupo </w:t>
        </w:r>
      </w:ins>
      <w:ins w:id="254" w:author="MIGUEL FUERTES FERNANDEZ" w:date="2022-08-25T19:28:00Z">
        <w:r w:rsidR="00E71AE5">
          <w:rPr>
            <w:rStyle w:val="Hyperlink"/>
            <w:noProof/>
            <w:lang w:val="es-ES"/>
          </w:rPr>
          <w:t>y</w:t>
        </w:r>
      </w:ins>
      <w:ins w:id="255" w:author="MIGUEL FUERTES FERNANDEZ" w:date="2022-08-25T19:26:00Z">
        <w:r w:rsidRPr="00082A32">
          <w:rPr>
            <w:rStyle w:val="Hyperlink"/>
            <w:noProof/>
            <w:lang w:val="es-ES"/>
          </w:rPr>
          <w:t xml:space="preserve"> otras formas organizativas</w:t>
        </w:r>
        <w:r>
          <w:rPr>
            <w:noProof/>
            <w:webHidden/>
          </w:rPr>
          <w:tab/>
        </w:r>
        <w:r>
          <w:rPr>
            <w:noProof/>
            <w:webHidden/>
          </w:rPr>
          <w:fldChar w:fldCharType="begin"/>
        </w:r>
        <w:r>
          <w:rPr>
            <w:noProof/>
            <w:webHidden/>
          </w:rPr>
          <w:instrText xml:space="preserve"> PAGEREF _Toc112348065 \h </w:instrText>
        </w:r>
        <w:r>
          <w:rPr>
            <w:noProof/>
            <w:webHidden/>
          </w:rPr>
        </w:r>
      </w:ins>
      <w:r>
        <w:rPr>
          <w:noProof/>
          <w:webHidden/>
        </w:rPr>
        <w:fldChar w:fldCharType="separate"/>
      </w:r>
      <w:ins w:id="256" w:author="MIGUEL FUERTES FERNANDEZ" w:date="2022-08-25T19:35:00Z">
        <w:r w:rsidR="00F6173C">
          <w:rPr>
            <w:noProof/>
            <w:webHidden/>
          </w:rPr>
          <w:t>23</w:t>
        </w:r>
      </w:ins>
      <w:ins w:id="257" w:author="MIGUEL FUERTES FERNANDEZ" w:date="2022-08-25T19:26:00Z">
        <w:r>
          <w:rPr>
            <w:noProof/>
            <w:webHidden/>
          </w:rPr>
          <w:fldChar w:fldCharType="end"/>
        </w:r>
        <w:r w:rsidRPr="00082A32">
          <w:rPr>
            <w:rStyle w:val="Hyperlink"/>
            <w:noProof/>
          </w:rPr>
          <w:fldChar w:fldCharType="end"/>
        </w:r>
      </w:ins>
    </w:p>
    <w:p w14:paraId="55B1D1A6" w14:textId="53F5B0B8" w:rsidR="00B41C32" w:rsidRDefault="00B41C32" w:rsidP="00E71AE5">
      <w:pPr>
        <w:pStyle w:val="TOC2"/>
        <w:rPr>
          <w:ins w:id="258" w:author="MIGUEL FUERTES FERNANDEZ" w:date="2022-08-25T19:26:00Z"/>
          <w:rFonts w:asciiTheme="minorHAnsi" w:hAnsiTheme="minorHAnsi"/>
          <w:noProof/>
          <w:sz w:val="22"/>
          <w:szCs w:val="22"/>
          <w:lang w:val="en-GB" w:eastAsia="en-GB"/>
        </w:rPr>
        <w:pPrChange w:id="259" w:author="MIGUEL FUERTES FERNANDEZ" w:date="2022-08-25T19:28:00Z">
          <w:pPr>
            <w:pStyle w:val="TOC2"/>
            <w:spacing w:after="288"/>
          </w:pPr>
        </w:pPrChange>
      </w:pPr>
      <w:ins w:id="260" w:author="MIGUEL FUERTES FERNANDEZ" w:date="2022-08-25T19:26:00Z">
        <w:r w:rsidRPr="00082A32">
          <w:rPr>
            <w:rStyle w:val="Hyperlink"/>
            <w:noProof/>
          </w:rPr>
          <w:fldChar w:fldCharType="begin"/>
        </w:r>
        <w:r w:rsidRPr="00082A32">
          <w:rPr>
            <w:rStyle w:val="Hyperlink"/>
            <w:noProof/>
          </w:rPr>
          <w:instrText xml:space="preserve"> </w:instrText>
        </w:r>
        <w:r>
          <w:rPr>
            <w:noProof/>
          </w:rPr>
          <w:instrText>HYPERLINK \l "_Toc112348066"</w:instrText>
        </w:r>
        <w:r w:rsidRPr="00082A32">
          <w:rPr>
            <w:rStyle w:val="Hyperlink"/>
            <w:noProof/>
          </w:rPr>
          <w:instrText xml:space="preserve"> </w:instrText>
        </w:r>
        <w:r w:rsidRPr="00082A32">
          <w:rPr>
            <w:rStyle w:val="Hyperlink"/>
            <w:noProof/>
          </w:rPr>
        </w:r>
        <w:r w:rsidRPr="00082A32">
          <w:rPr>
            <w:rStyle w:val="Hyperlink"/>
            <w:noProof/>
          </w:rPr>
          <w:fldChar w:fldCharType="separate"/>
        </w:r>
        <w:r w:rsidRPr="00082A32">
          <w:rPr>
            <w:rStyle w:val="Hyperlink"/>
            <w:noProof/>
          </w:rPr>
          <w:t>Alumnos con necesidades especiales</w:t>
        </w:r>
        <w:r>
          <w:rPr>
            <w:noProof/>
            <w:webHidden/>
          </w:rPr>
          <w:tab/>
        </w:r>
        <w:r>
          <w:rPr>
            <w:noProof/>
            <w:webHidden/>
          </w:rPr>
          <w:fldChar w:fldCharType="begin"/>
        </w:r>
        <w:r>
          <w:rPr>
            <w:noProof/>
            <w:webHidden/>
          </w:rPr>
          <w:instrText xml:space="preserve"> PAGEREF _Toc112348066 \h </w:instrText>
        </w:r>
        <w:r>
          <w:rPr>
            <w:noProof/>
            <w:webHidden/>
          </w:rPr>
        </w:r>
      </w:ins>
      <w:r>
        <w:rPr>
          <w:noProof/>
          <w:webHidden/>
        </w:rPr>
        <w:fldChar w:fldCharType="separate"/>
      </w:r>
      <w:ins w:id="261" w:author="MIGUEL FUERTES FERNANDEZ" w:date="2022-08-25T19:35:00Z">
        <w:r w:rsidR="00F6173C">
          <w:rPr>
            <w:noProof/>
            <w:webHidden/>
          </w:rPr>
          <w:t>24</w:t>
        </w:r>
      </w:ins>
      <w:ins w:id="262" w:author="MIGUEL FUERTES FERNANDEZ" w:date="2022-08-25T19:26:00Z">
        <w:r>
          <w:rPr>
            <w:noProof/>
            <w:webHidden/>
          </w:rPr>
          <w:fldChar w:fldCharType="end"/>
        </w:r>
        <w:r w:rsidRPr="00082A32">
          <w:rPr>
            <w:rStyle w:val="Hyperlink"/>
            <w:noProof/>
          </w:rPr>
          <w:fldChar w:fldCharType="end"/>
        </w:r>
      </w:ins>
    </w:p>
    <w:p w14:paraId="21C4BA2D" w14:textId="193F4588" w:rsidR="00B41C32" w:rsidRDefault="00B41C32" w:rsidP="00E71AE5">
      <w:pPr>
        <w:pStyle w:val="TOC2"/>
        <w:rPr>
          <w:ins w:id="263" w:author="MIGUEL FUERTES FERNANDEZ" w:date="2022-08-25T19:26:00Z"/>
          <w:rFonts w:asciiTheme="minorHAnsi" w:hAnsiTheme="minorHAnsi"/>
          <w:noProof/>
          <w:sz w:val="22"/>
          <w:szCs w:val="22"/>
          <w:lang w:val="en-GB" w:eastAsia="en-GB"/>
        </w:rPr>
        <w:pPrChange w:id="264" w:author="MIGUEL FUERTES FERNANDEZ" w:date="2022-08-25T19:28:00Z">
          <w:pPr>
            <w:pStyle w:val="TOC2"/>
            <w:spacing w:after="288"/>
          </w:pPr>
        </w:pPrChange>
      </w:pPr>
      <w:ins w:id="265" w:author="MIGUEL FUERTES FERNANDEZ" w:date="2022-08-25T19:26:00Z">
        <w:r w:rsidRPr="00082A32">
          <w:rPr>
            <w:rStyle w:val="Hyperlink"/>
            <w:noProof/>
          </w:rPr>
          <w:fldChar w:fldCharType="begin"/>
        </w:r>
        <w:r w:rsidRPr="00082A32">
          <w:rPr>
            <w:rStyle w:val="Hyperlink"/>
            <w:noProof/>
          </w:rPr>
          <w:instrText xml:space="preserve"> </w:instrText>
        </w:r>
        <w:r>
          <w:rPr>
            <w:noProof/>
          </w:rPr>
          <w:instrText>HYPERLINK \l "_Toc112348067"</w:instrText>
        </w:r>
        <w:r w:rsidRPr="00082A32">
          <w:rPr>
            <w:rStyle w:val="Hyperlink"/>
            <w:noProof/>
          </w:rPr>
          <w:instrText xml:space="preserve"> </w:instrText>
        </w:r>
        <w:r w:rsidRPr="00082A32">
          <w:rPr>
            <w:rStyle w:val="Hyperlink"/>
            <w:noProof/>
          </w:rPr>
        </w:r>
        <w:r w:rsidRPr="00082A32">
          <w:rPr>
            <w:rStyle w:val="Hyperlink"/>
            <w:noProof/>
          </w:rPr>
          <w:fldChar w:fldCharType="separate"/>
        </w:r>
        <w:r w:rsidRPr="00082A32">
          <w:rPr>
            <w:rStyle w:val="Hyperlink"/>
            <w:noProof/>
          </w:rPr>
          <w:t>¿Cómo se crean estos grupos de trabajo?</w:t>
        </w:r>
        <w:r>
          <w:rPr>
            <w:noProof/>
            <w:webHidden/>
          </w:rPr>
          <w:tab/>
        </w:r>
        <w:r>
          <w:rPr>
            <w:noProof/>
            <w:webHidden/>
          </w:rPr>
          <w:fldChar w:fldCharType="begin"/>
        </w:r>
        <w:r>
          <w:rPr>
            <w:noProof/>
            <w:webHidden/>
          </w:rPr>
          <w:instrText xml:space="preserve"> PAGEREF _Toc112348067 \h </w:instrText>
        </w:r>
        <w:r>
          <w:rPr>
            <w:noProof/>
            <w:webHidden/>
          </w:rPr>
        </w:r>
      </w:ins>
      <w:r>
        <w:rPr>
          <w:noProof/>
          <w:webHidden/>
        </w:rPr>
        <w:fldChar w:fldCharType="separate"/>
      </w:r>
      <w:ins w:id="266" w:author="MIGUEL FUERTES FERNANDEZ" w:date="2022-08-25T19:35:00Z">
        <w:r w:rsidR="00F6173C">
          <w:rPr>
            <w:noProof/>
            <w:webHidden/>
          </w:rPr>
          <w:t>26</w:t>
        </w:r>
      </w:ins>
      <w:ins w:id="267" w:author="MIGUEL FUERTES FERNANDEZ" w:date="2022-08-25T19:26:00Z">
        <w:r>
          <w:rPr>
            <w:noProof/>
            <w:webHidden/>
          </w:rPr>
          <w:fldChar w:fldCharType="end"/>
        </w:r>
        <w:r w:rsidRPr="00082A32">
          <w:rPr>
            <w:rStyle w:val="Hyperlink"/>
            <w:noProof/>
          </w:rPr>
          <w:fldChar w:fldCharType="end"/>
        </w:r>
      </w:ins>
    </w:p>
    <w:p w14:paraId="13272744" w14:textId="6458AECC" w:rsidR="00B41C32" w:rsidRDefault="00B41C32" w:rsidP="00E71AE5">
      <w:pPr>
        <w:pStyle w:val="TOC2"/>
        <w:rPr>
          <w:ins w:id="268" w:author="MIGUEL FUERTES FERNANDEZ" w:date="2022-08-25T19:26:00Z"/>
          <w:rFonts w:asciiTheme="minorHAnsi" w:hAnsiTheme="minorHAnsi"/>
          <w:noProof/>
          <w:sz w:val="22"/>
          <w:szCs w:val="22"/>
          <w:lang w:val="en-GB" w:eastAsia="en-GB"/>
        </w:rPr>
        <w:pPrChange w:id="269" w:author="MIGUEL FUERTES FERNANDEZ" w:date="2022-08-25T19:28:00Z">
          <w:pPr>
            <w:pStyle w:val="TOC2"/>
            <w:spacing w:after="288"/>
          </w:pPr>
        </w:pPrChange>
      </w:pPr>
      <w:ins w:id="270" w:author="MIGUEL FUERTES FERNANDEZ" w:date="2022-08-25T19:26:00Z">
        <w:r w:rsidRPr="00082A32">
          <w:rPr>
            <w:rStyle w:val="Hyperlink"/>
            <w:noProof/>
          </w:rPr>
          <w:fldChar w:fldCharType="begin"/>
        </w:r>
        <w:r w:rsidRPr="00082A32">
          <w:rPr>
            <w:rStyle w:val="Hyperlink"/>
            <w:noProof/>
          </w:rPr>
          <w:instrText xml:space="preserve"> </w:instrText>
        </w:r>
        <w:r>
          <w:rPr>
            <w:noProof/>
          </w:rPr>
          <w:instrText>HYPERLINK \l "_Toc112348068"</w:instrText>
        </w:r>
        <w:r w:rsidRPr="00082A32">
          <w:rPr>
            <w:rStyle w:val="Hyperlink"/>
            <w:noProof/>
          </w:rPr>
          <w:instrText xml:space="preserve"> </w:instrText>
        </w:r>
        <w:r w:rsidRPr="00082A32">
          <w:rPr>
            <w:rStyle w:val="Hyperlink"/>
            <w:noProof/>
          </w:rPr>
        </w:r>
        <w:r w:rsidRPr="00082A32">
          <w:rPr>
            <w:rStyle w:val="Hyperlink"/>
            <w:noProof/>
          </w:rPr>
          <w:fldChar w:fldCharType="separate"/>
        </w:r>
        <w:r w:rsidRPr="00082A32">
          <w:rPr>
            <w:rStyle w:val="Hyperlink"/>
            <w:noProof/>
          </w:rPr>
          <w:t>Test Sociométricos</w:t>
        </w:r>
        <w:r>
          <w:rPr>
            <w:noProof/>
            <w:webHidden/>
          </w:rPr>
          <w:tab/>
        </w:r>
        <w:r>
          <w:rPr>
            <w:noProof/>
            <w:webHidden/>
          </w:rPr>
          <w:fldChar w:fldCharType="begin"/>
        </w:r>
        <w:r>
          <w:rPr>
            <w:noProof/>
            <w:webHidden/>
          </w:rPr>
          <w:instrText xml:space="preserve"> PAGEREF _Toc112348068 \h </w:instrText>
        </w:r>
        <w:r>
          <w:rPr>
            <w:noProof/>
            <w:webHidden/>
          </w:rPr>
        </w:r>
      </w:ins>
      <w:r>
        <w:rPr>
          <w:noProof/>
          <w:webHidden/>
        </w:rPr>
        <w:fldChar w:fldCharType="separate"/>
      </w:r>
      <w:ins w:id="271" w:author="MIGUEL FUERTES FERNANDEZ" w:date="2022-08-25T19:35:00Z">
        <w:r w:rsidR="00F6173C">
          <w:rPr>
            <w:noProof/>
            <w:webHidden/>
          </w:rPr>
          <w:t>27</w:t>
        </w:r>
      </w:ins>
      <w:ins w:id="272" w:author="MIGUEL FUERTES FERNANDEZ" w:date="2022-08-25T19:26:00Z">
        <w:r>
          <w:rPr>
            <w:noProof/>
            <w:webHidden/>
          </w:rPr>
          <w:fldChar w:fldCharType="end"/>
        </w:r>
        <w:r w:rsidRPr="00082A32">
          <w:rPr>
            <w:rStyle w:val="Hyperlink"/>
            <w:noProof/>
          </w:rPr>
          <w:fldChar w:fldCharType="end"/>
        </w:r>
      </w:ins>
    </w:p>
    <w:p w14:paraId="601A2A27" w14:textId="00431534" w:rsidR="00B41C32" w:rsidRDefault="00B41C32" w:rsidP="00B41C32">
      <w:pPr>
        <w:pStyle w:val="TOC1"/>
        <w:rPr>
          <w:ins w:id="273" w:author="MIGUEL FUERTES FERNANDEZ" w:date="2022-08-25T19:26:00Z"/>
          <w:rFonts w:asciiTheme="minorHAnsi" w:eastAsiaTheme="minorEastAsia" w:hAnsiTheme="minorHAnsi" w:cstheme="minorBidi"/>
          <w:noProof/>
          <w:color w:val="auto"/>
          <w:sz w:val="22"/>
          <w:szCs w:val="22"/>
          <w:lang w:val="en-GB" w:eastAsia="en-GB"/>
        </w:rPr>
      </w:pPr>
      <w:ins w:id="274" w:author="MIGUEL FUERTES FERNANDEZ" w:date="2022-08-25T19:26:00Z">
        <w:r w:rsidRPr="00082A32">
          <w:rPr>
            <w:rStyle w:val="Hyperlink"/>
            <w:noProof/>
          </w:rPr>
          <w:fldChar w:fldCharType="begin"/>
        </w:r>
        <w:r w:rsidRPr="00082A32">
          <w:rPr>
            <w:rStyle w:val="Hyperlink"/>
            <w:noProof/>
          </w:rPr>
          <w:instrText xml:space="preserve"> </w:instrText>
        </w:r>
        <w:r>
          <w:rPr>
            <w:noProof/>
          </w:rPr>
          <w:instrText>HYPERLINK \l "_Toc112348069"</w:instrText>
        </w:r>
        <w:r w:rsidRPr="00082A32">
          <w:rPr>
            <w:rStyle w:val="Hyperlink"/>
            <w:noProof/>
          </w:rPr>
          <w:instrText xml:space="preserve"> </w:instrText>
        </w:r>
        <w:r w:rsidRPr="00082A32">
          <w:rPr>
            <w:rStyle w:val="Hyperlink"/>
            <w:noProof/>
          </w:rPr>
        </w:r>
        <w:r w:rsidRPr="00082A32">
          <w:rPr>
            <w:rStyle w:val="Hyperlink"/>
            <w:noProof/>
          </w:rPr>
          <w:fldChar w:fldCharType="separate"/>
        </w:r>
        <w:r w:rsidRPr="00082A32">
          <w:rPr>
            <w:rStyle w:val="Hyperlink"/>
            <w:noProof/>
          </w:rPr>
          <w:t>4.</w:t>
        </w:r>
        <w:r>
          <w:rPr>
            <w:rFonts w:asciiTheme="minorHAnsi" w:eastAsiaTheme="minorEastAsia" w:hAnsiTheme="minorHAnsi" w:cstheme="minorBidi"/>
            <w:noProof/>
            <w:color w:val="auto"/>
            <w:sz w:val="22"/>
            <w:szCs w:val="22"/>
            <w:lang w:val="en-GB" w:eastAsia="en-GB"/>
          </w:rPr>
          <w:tab/>
        </w:r>
        <w:r w:rsidRPr="00082A32">
          <w:rPr>
            <w:rStyle w:val="Hyperlink"/>
            <w:noProof/>
          </w:rPr>
          <w:t>Diseño de la propuesta y metodología</w:t>
        </w:r>
        <w:r>
          <w:rPr>
            <w:noProof/>
            <w:webHidden/>
          </w:rPr>
          <w:tab/>
        </w:r>
        <w:r>
          <w:rPr>
            <w:noProof/>
            <w:webHidden/>
          </w:rPr>
          <w:fldChar w:fldCharType="begin"/>
        </w:r>
        <w:r>
          <w:rPr>
            <w:noProof/>
            <w:webHidden/>
          </w:rPr>
          <w:instrText xml:space="preserve"> PAGEREF _Toc112348069 \h </w:instrText>
        </w:r>
        <w:r>
          <w:rPr>
            <w:noProof/>
            <w:webHidden/>
          </w:rPr>
        </w:r>
      </w:ins>
      <w:r>
        <w:rPr>
          <w:noProof/>
          <w:webHidden/>
        </w:rPr>
        <w:fldChar w:fldCharType="separate"/>
      </w:r>
      <w:ins w:id="275" w:author="MIGUEL FUERTES FERNANDEZ" w:date="2022-08-25T19:35:00Z">
        <w:r w:rsidR="00F6173C">
          <w:rPr>
            <w:noProof/>
            <w:webHidden/>
          </w:rPr>
          <w:t>33</w:t>
        </w:r>
      </w:ins>
      <w:ins w:id="276" w:author="MIGUEL FUERTES FERNANDEZ" w:date="2022-08-25T19:26:00Z">
        <w:r>
          <w:rPr>
            <w:noProof/>
            <w:webHidden/>
          </w:rPr>
          <w:fldChar w:fldCharType="end"/>
        </w:r>
        <w:r w:rsidRPr="00082A32">
          <w:rPr>
            <w:rStyle w:val="Hyperlink"/>
            <w:noProof/>
          </w:rPr>
          <w:fldChar w:fldCharType="end"/>
        </w:r>
      </w:ins>
    </w:p>
    <w:p w14:paraId="66CFFAD3" w14:textId="61B2533A" w:rsidR="00B41C32" w:rsidRDefault="00B41C32" w:rsidP="00E71AE5">
      <w:pPr>
        <w:pStyle w:val="TOC2"/>
        <w:rPr>
          <w:ins w:id="277" w:author="MIGUEL FUERTES FERNANDEZ" w:date="2022-08-25T19:26:00Z"/>
          <w:rFonts w:asciiTheme="minorHAnsi" w:hAnsiTheme="minorHAnsi"/>
          <w:noProof/>
          <w:sz w:val="22"/>
          <w:szCs w:val="22"/>
          <w:lang w:val="en-GB" w:eastAsia="en-GB"/>
        </w:rPr>
        <w:pPrChange w:id="278" w:author="MIGUEL FUERTES FERNANDEZ" w:date="2022-08-25T19:28:00Z">
          <w:pPr>
            <w:pStyle w:val="TOC2"/>
            <w:spacing w:after="288"/>
          </w:pPr>
        </w:pPrChange>
      </w:pPr>
      <w:ins w:id="279" w:author="MIGUEL FUERTES FERNANDEZ" w:date="2022-08-25T19:26:00Z">
        <w:r w:rsidRPr="00082A32">
          <w:rPr>
            <w:rStyle w:val="Hyperlink"/>
            <w:noProof/>
          </w:rPr>
          <w:fldChar w:fldCharType="begin"/>
        </w:r>
        <w:r w:rsidRPr="00082A32">
          <w:rPr>
            <w:rStyle w:val="Hyperlink"/>
            <w:noProof/>
          </w:rPr>
          <w:instrText xml:space="preserve"> </w:instrText>
        </w:r>
        <w:r>
          <w:rPr>
            <w:noProof/>
          </w:rPr>
          <w:instrText>HYPERLINK \l "_Toc112348070"</w:instrText>
        </w:r>
        <w:r w:rsidRPr="00082A32">
          <w:rPr>
            <w:rStyle w:val="Hyperlink"/>
            <w:noProof/>
          </w:rPr>
          <w:instrText xml:space="preserve"> </w:instrText>
        </w:r>
        <w:r w:rsidRPr="00082A32">
          <w:rPr>
            <w:rStyle w:val="Hyperlink"/>
            <w:noProof/>
          </w:rPr>
        </w:r>
        <w:r w:rsidRPr="00082A32">
          <w:rPr>
            <w:rStyle w:val="Hyperlink"/>
            <w:noProof/>
          </w:rPr>
          <w:fldChar w:fldCharType="separate"/>
        </w:r>
        <w:r w:rsidRPr="00082A32">
          <w:rPr>
            <w:rStyle w:val="Hyperlink"/>
            <w:noProof/>
          </w:rPr>
          <w:t>Requerimientos</w:t>
        </w:r>
        <w:r>
          <w:rPr>
            <w:noProof/>
            <w:webHidden/>
          </w:rPr>
          <w:tab/>
        </w:r>
        <w:r>
          <w:rPr>
            <w:noProof/>
            <w:webHidden/>
          </w:rPr>
          <w:fldChar w:fldCharType="begin"/>
        </w:r>
        <w:r>
          <w:rPr>
            <w:noProof/>
            <w:webHidden/>
          </w:rPr>
          <w:instrText xml:space="preserve"> PAGEREF _Toc112348070 \h </w:instrText>
        </w:r>
        <w:r>
          <w:rPr>
            <w:noProof/>
            <w:webHidden/>
          </w:rPr>
        </w:r>
      </w:ins>
      <w:r>
        <w:rPr>
          <w:noProof/>
          <w:webHidden/>
        </w:rPr>
        <w:fldChar w:fldCharType="separate"/>
      </w:r>
      <w:ins w:id="280" w:author="MIGUEL FUERTES FERNANDEZ" w:date="2022-08-25T19:35:00Z">
        <w:r w:rsidR="00F6173C">
          <w:rPr>
            <w:noProof/>
            <w:webHidden/>
          </w:rPr>
          <w:t>33</w:t>
        </w:r>
      </w:ins>
      <w:ins w:id="281" w:author="MIGUEL FUERTES FERNANDEZ" w:date="2022-08-25T19:26:00Z">
        <w:r>
          <w:rPr>
            <w:noProof/>
            <w:webHidden/>
          </w:rPr>
          <w:fldChar w:fldCharType="end"/>
        </w:r>
        <w:r w:rsidRPr="00082A32">
          <w:rPr>
            <w:rStyle w:val="Hyperlink"/>
            <w:noProof/>
          </w:rPr>
          <w:fldChar w:fldCharType="end"/>
        </w:r>
      </w:ins>
    </w:p>
    <w:p w14:paraId="53D656A1" w14:textId="6FC5D26C" w:rsidR="00B41C32" w:rsidRDefault="00B41C32" w:rsidP="00E71AE5">
      <w:pPr>
        <w:pStyle w:val="TOC2"/>
        <w:rPr>
          <w:ins w:id="282" w:author="MIGUEL FUERTES FERNANDEZ" w:date="2022-08-25T19:26:00Z"/>
          <w:rFonts w:asciiTheme="minorHAnsi" w:hAnsiTheme="minorHAnsi"/>
          <w:noProof/>
          <w:sz w:val="22"/>
          <w:szCs w:val="22"/>
          <w:lang w:val="en-GB" w:eastAsia="en-GB"/>
        </w:rPr>
        <w:pPrChange w:id="283" w:author="MIGUEL FUERTES FERNANDEZ" w:date="2022-08-25T19:28:00Z">
          <w:pPr>
            <w:pStyle w:val="TOC2"/>
            <w:spacing w:after="288"/>
          </w:pPr>
        </w:pPrChange>
      </w:pPr>
      <w:ins w:id="284" w:author="MIGUEL FUERTES FERNANDEZ" w:date="2022-08-25T19:26:00Z">
        <w:r w:rsidRPr="00082A32">
          <w:rPr>
            <w:rStyle w:val="Hyperlink"/>
            <w:noProof/>
          </w:rPr>
          <w:fldChar w:fldCharType="begin"/>
        </w:r>
        <w:r w:rsidRPr="00082A32">
          <w:rPr>
            <w:rStyle w:val="Hyperlink"/>
            <w:noProof/>
          </w:rPr>
          <w:instrText xml:space="preserve"> </w:instrText>
        </w:r>
        <w:r>
          <w:rPr>
            <w:noProof/>
          </w:rPr>
          <w:instrText>HYPERLINK \l "_Toc112348071"</w:instrText>
        </w:r>
        <w:r w:rsidRPr="00082A32">
          <w:rPr>
            <w:rStyle w:val="Hyperlink"/>
            <w:noProof/>
          </w:rPr>
          <w:instrText xml:space="preserve"> </w:instrText>
        </w:r>
        <w:r w:rsidRPr="00082A32">
          <w:rPr>
            <w:rStyle w:val="Hyperlink"/>
            <w:noProof/>
          </w:rPr>
        </w:r>
        <w:r w:rsidRPr="00082A32">
          <w:rPr>
            <w:rStyle w:val="Hyperlink"/>
            <w:noProof/>
          </w:rPr>
          <w:fldChar w:fldCharType="separate"/>
        </w:r>
        <w:r w:rsidRPr="00082A32">
          <w:rPr>
            <w:rStyle w:val="Hyperlink"/>
            <w:noProof/>
          </w:rPr>
          <w:t>Diseño de la aplicación</w:t>
        </w:r>
        <w:r>
          <w:rPr>
            <w:noProof/>
            <w:webHidden/>
          </w:rPr>
          <w:tab/>
        </w:r>
        <w:r>
          <w:rPr>
            <w:noProof/>
            <w:webHidden/>
          </w:rPr>
          <w:fldChar w:fldCharType="begin"/>
        </w:r>
        <w:r>
          <w:rPr>
            <w:noProof/>
            <w:webHidden/>
          </w:rPr>
          <w:instrText xml:space="preserve"> PAGEREF _Toc112348071 \h </w:instrText>
        </w:r>
        <w:r>
          <w:rPr>
            <w:noProof/>
            <w:webHidden/>
          </w:rPr>
        </w:r>
      </w:ins>
      <w:r>
        <w:rPr>
          <w:noProof/>
          <w:webHidden/>
        </w:rPr>
        <w:fldChar w:fldCharType="separate"/>
      </w:r>
      <w:ins w:id="285" w:author="MIGUEL FUERTES FERNANDEZ" w:date="2022-08-25T19:35:00Z">
        <w:r w:rsidR="00F6173C">
          <w:rPr>
            <w:noProof/>
            <w:webHidden/>
          </w:rPr>
          <w:t>35</w:t>
        </w:r>
      </w:ins>
      <w:ins w:id="286" w:author="MIGUEL FUERTES FERNANDEZ" w:date="2022-08-25T19:26:00Z">
        <w:r>
          <w:rPr>
            <w:noProof/>
            <w:webHidden/>
          </w:rPr>
          <w:fldChar w:fldCharType="end"/>
        </w:r>
        <w:r w:rsidRPr="00082A32">
          <w:rPr>
            <w:rStyle w:val="Hyperlink"/>
            <w:noProof/>
          </w:rPr>
          <w:fldChar w:fldCharType="end"/>
        </w:r>
      </w:ins>
    </w:p>
    <w:p w14:paraId="60C6407E" w14:textId="45E83131" w:rsidR="00B41C32" w:rsidRDefault="00B41C32" w:rsidP="000D39D1">
      <w:pPr>
        <w:pStyle w:val="TOC3"/>
        <w:rPr>
          <w:ins w:id="287" w:author="MIGUEL FUERTES FERNANDEZ" w:date="2022-08-25T19:26:00Z"/>
          <w:rFonts w:asciiTheme="minorHAnsi" w:hAnsiTheme="minorHAnsi"/>
          <w:noProof/>
          <w:color w:val="auto"/>
          <w:szCs w:val="22"/>
          <w:lang w:val="en-GB" w:eastAsia="en-GB"/>
        </w:rPr>
      </w:pPr>
      <w:ins w:id="288" w:author="MIGUEL FUERTES FERNANDEZ" w:date="2022-08-25T19:26:00Z">
        <w:r w:rsidRPr="00082A32">
          <w:rPr>
            <w:rStyle w:val="Hyperlink"/>
            <w:noProof/>
          </w:rPr>
          <w:fldChar w:fldCharType="begin"/>
        </w:r>
        <w:r w:rsidRPr="00082A32">
          <w:rPr>
            <w:rStyle w:val="Hyperlink"/>
            <w:noProof/>
          </w:rPr>
          <w:instrText xml:space="preserve"> </w:instrText>
        </w:r>
        <w:r>
          <w:rPr>
            <w:noProof/>
          </w:rPr>
          <w:instrText>HYPERLINK \l "_Toc112348072"</w:instrText>
        </w:r>
        <w:r w:rsidRPr="00082A32">
          <w:rPr>
            <w:rStyle w:val="Hyperlink"/>
            <w:noProof/>
          </w:rPr>
          <w:instrText xml:space="preserve"> </w:instrText>
        </w:r>
        <w:r w:rsidRPr="00082A32">
          <w:rPr>
            <w:rStyle w:val="Hyperlink"/>
            <w:noProof/>
          </w:rPr>
        </w:r>
        <w:r w:rsidRPr="00082A32">
          <w:rPr>
            <w:rStyle w:val="Hyperlink"/>
            <w:noProof/>
          </w:rPr>
          <w:fldChar w:fldCharType="separate"/>
        </w:r>
        <w:r w:rsidRPr="00082A32">
          <w:rPr>
            <w:rStyle w:val="Hyperlink"/>
            <w:noProof/>
          </w:rPr>
          <w:t>Modelo de datos</w:t>
        </w:r>
        <w:r>
          <w:rPr>
            <w:noProof/>
            <w:webHidden/>
          </w:rPr>
          <w:tab/>
        </w:r>
        <w:r>
          <w:rPr>
            <w:noProof/>
            <w:webHidden/>
          </w:rPr>
          <w:fldChar w:fldCharType="begin"/>
        </w:r>
        <w:r>
          <w:rPr>
            <w:noProof/>
            <w:webHidden/>
          </w:rPr>
          <w:instrText xml:space="preserve"> PAGEREF _Toc112348072 \h </w:instrText>
        </w:r>
        <w:r>
          <w:rPr>
            <w:noProof/>
            <w:webHidden/>
          </w:rPr>
        </w:r>
      </w:ins>
      <w:r>
        <w:rPr>
          <w:noProof/>
          <w:webHidden/>
        </w:rPr>
        <w:fldChar w:fldCharType="separate"/>
      </w:r>
      <w:ins w:id="289" w:author="MIGUEL FUERTES FERNANDEZ" w:date="2022-08-25T19:35:00Z">
        <w:r w:rsidR="00F6173C">
          <w:rPr>
            <w:noProof/>
            <w:webHidden/>
          </w:rPr>
          <w:t>35</w:t>
        </w:r>
      </w:ins>
      <w:ins w:id="290" w:author="MIGUEL FUERTES FERNANDEZ" w:date="2022-08-25T19:26:00Z">
        <w:r>
          <w:rPr>
            <w:noProof/>
            <w:webHidden/>
          </w:rPr>
          <w:fldChar w:fldCharType="end"/>
        </w:r>
        <w:r w:rsidRPr="00082A32">
          <w:rPr>
            <w:rStyle w:val="Hyperlink"/>
            <w:noProof/>
          </w:rPr>
          <w:fldChar w:fldCharType="end"/>
        </w:r>
      </w:ins>
    </w:p>
    <w:p w14:paraId="30A51218" w14:textId="4DC9DBEF" w:rsidR="00B41C32" w:rsidRDefault="00B41C32" w:rsidP="000D39D1">
      <w:pPr>
        <w:pStyle w:val="TOC3"/>
        <w:rPr>
          <w:ins w:id="291" w:author="MIGUEL FUERTES FERNANDEZ" w:date="2022-08-25T19:26:00Z"/>
          <w:rFonts w:asciiTheme="minorHAnsi" w:hAnsiTheme="minorHAnsi"/>
          <w:noProof/>
          <w:color w:val="auto"/>
          <w:szCs w:val="22"/>
          <w:lang w:val="en-GB" w:eastAsia="en-GB"/>
        </w:rPr>
      </w:pPr>
      <w:ins w:id="292" w:author="MIGUEL FUERTES FERNANDEZ" w:date="2022-08-25T19:26:00Z">
        <w:r w:rsidRPr="00082A32">
          <w:rPr>
            <w:rStyle w:val="Hyperlink"/>
            <w:noProof/>
          </w:rPr>
          <w:fldChar w:fldCharType="begin"/>
        </w:r>
        <w:r w:rsidRPr="00082A32">
          <w:rPr>
            <w:rStyle w:val="Hyperlink"/>
            <w:noProof/>
          </w:rPr>
          <w:instrText xml:space="preserve"> </w:instrText>
        </w:r>
        <w:r>
          <w:rPr>
            <w:noProof/>
          </w:rPr>
          <w:instrText>HYPERLINK \l "_Toc112348073"</w:instrText>
        </w:r>
        <w:r w:rsidRPr="00082A32">
          <w:rPr>
            <w:rStyle w:val="Hyperlink"/>
            <w:noProof/>
          </w:rPr>
          <w:instrText xml:space="preserve"> </w:instrText>
        </w:r>
        <w:r w:rsidRPr="00082A32">
          <w:rPr>
            <w:rStyle w:val="Hyperlink"/>
            <w:noProof/>
          </w:rPr>
        </w:r>
        <w:r w:rsidRPr="00082A32">
          <w:rPr>
            <w:rStyle w:val="Hyperlink"/>
            <w:noProof/>
          </w:rPr>
          <w:fldChar w:fldCharType="separate"/>
        </w:r>
        <w:r w:rsidRPr="00082A32">
          <w:rPr>
            <w:rStyle w:val="Hyperlink"/>
            <w:noProof/>
            <w:lang w:val="es-ES"/>
          </w:rPr>
          <w:t>Arquitectura</w:t>
        </w:r>
        <w:r>
          <w:rPr>
            <w:noProof/>
            <w:webHidden/>
          </w:rPr>
          <w:tab/>
        </w:r>
        <w:r>
          <w:rPr>
            <w:noProof/>
            <w:webHidden/>
          </w:rPr>
          <w:fldChar w:fldCharType="begin"/>
        </w:r>
        <w:r>
          <w:rPr>
            <w:noProof/>
            <w:webHidden/>
          </w:rPr>
          <w:instrText xml:space="preserve"> PAGEREF _Toc112348073 \h </w:instrText>
        </w:r>
        <w:r>
          <w:rPr>
            <w:noProof/>
            <w:webHidden/>
          </w:rPr>
        </w:r>
      </w:ins>
      <w:r>
        <w:rPr>
          <w:noProof/>
          <w:webHidden/>
        </w:rPr>
        <w:fldChar w:fldCharType="separate"/>
      </w:r>
      <w:ins w:id="293" w:author="MIGUEL FUERTES FERNANDEZ" w:date="2022-08-25T19:35:00Z">
        <w:r w:rsidR="00F6173C">
          <w:rPr>
            <w:noProof/>
            <w:webHidden/>
          </w:rPr>
          <w:t>38</w:t>
        </w:r>
      </w:ins>
      <w:ins w:id="294" w:author="MIGUEL FUERTES FERNANDEZ" w:date="2022-08-25T19:26:00Z">
        <w:r>
          <w:rPr>
            <w:noProof/>
            <w:webHidden/>
          </w:rPr>
          <w:fldChar w:fldCharType="end"/>
        </w:r>
        <w:r w:rsidRPr="00082A32">
          <w:rPr>
            <w:rStyle w:val="Hyperlink"/>
            <w:noProof/>
          </w:rPr>
          <w:fldChar w:fldCharType="end"/>
        </w:r>
      </w:ins>
    </w:p>
    <w:p w14:paraId="47B3E0E9" w14:textId="335BCA85" w:rsidR="00B41C32" w:rsidRDefault="00B41C32" w:rsidP="000D39D1">
      <w:pPr>
        <w:pStyle w:val="TOC3"/>
        <w:rPr>
          <w:ins w:id="295" w:author="MIGUEL FUERTES FERNANDEZ" w:date="2022-08-25T19:26:00Z"/>
          <w:rFonts w:asciiTheme="minorHAnsi" w:hAnsiTheme="minorHAnsi"/>
          <w:noProof/>
          <w:color w:val="auto"/>
          <w:szCs w:val="22"/>
          <w:lang w:val="en-GB" w:eastAsia="en-GB"/>
        </w:rPr>
      </w:pPr>
      <w:ins w:id="296" w:author="MIGUEL FUERTES FERNANDEZ" w:date="2022-08-25T19:26:00Z">
        <w:r w:rsidRPr="00082A32">
          <w:rPr>
            <w:rStyle w:val="Hyperlink"/>
            <w:noProof/>
          </w:rPr>
          <w:fldChar w:fldCharType="begin"/>
        </w:r>
        <w:r w:rsidRPr="00082A32">
          <w:rPr>
            <w:rStyle w:val="Hyperlink"/>
            <w:noProof/>
          </w:rPr>
          <w:instrText xml:space="preserve"> </w:instrText>
        </w:r>
        <w:r>
          <w:rPr>
            <w:noProof/>
          </w:rPr>
          <w:instrText>HYPERLINK \l "_Toc112348074"</w:instrText>
        </w:r>
        <w:r w:rsidRPr="00082A32">
          <w:rPr>
            <w:rStyle w:val="Hyperlink"/>
            <w:noProof/>
          </w:rPr>
          <w:instrText xml:space="preserve"> </w:instrText>
        </w:r>
        <w:r w:rsidRPr="00082A32">
          <w:rPr>
            <w:rStyle w:val="Hyperlink"/>
            <w:noProof/>
          </w:rPr>
        </w:r>
        <w:r w:rsidRPr="00082A32">
          <w:rPr>
            <w:rStyle w:val="Hyperlink"/>
            <w:noProof/>
          </w:rPr>
          <w:fldChar w:fldCharType="separate"/>
        </w:r>
        <w:r w:rsidRPr="00082A32">
          <w:rPr>
            <w:rStyle w:val="Hyperlink"/>
            <w:noProof/>
            <w:lang w:val="es-ES"/>
          </w:rPr>
          <w:t>Proceso del desarrollo</w:t>
        </w:r>
        <w:r>
          <w:rPr>
            <w:noProof/>
            <w:webHidden/>
          </w:rPr>
          <w:tab/>
        </w:r>
        <w:r>
          <w:rPr>
            <w:noProof/>
            <w:webHidden/>
          </w:rPr>
          <w:fldChar w:fldCharType="begin"/>
        </w:r>
        <w:r>
          <w:rPr>
            <w:noProof/>
            <w:webHidden/>
          </w:rPr>
          <w:instrText xml:space="preserve"> PAGEREF _Toc112348074 \h </w:instrText>
        </w:r>
        <w:r>
          <w:rPr>
            <w:noProof/>
            <w:webHidden/>
          </w:rPr>
        </w:r>
      </w:ins>
      <w:r>
        <w:rPr>
          <w:noProof/>
          <w:webHidden/>
        </w:rPr>
        <w:fldChar w:fldCharType="separate"/>
      </w:r>
      <w:ins w:id="297" w:author="MIGUEL FUERTES FERNANDEZ" w:date="2022-08-25T19:35:00Z">
        <w:r w:rsidR="00F6173C">
          <w:rPr>
            <w:noProof/>
            <w:webHidden/>
          </w:rPr>
          <w:t>41</w:t>
        </w:r>
      </w:ins>
      <w:ins w:id="298" w:author="MIGUEL FUERTES FERNANDEZ" w:date="2022-08-25T19:26:00Z">
        <w:r>
          <w:rPr>
            <w:noProof/>
            <w:webHidden/>
          </w:rPr>
          <w:fldChar w:fldCharType="end"/>
        </w:r>
        <w:r w:rsidRPr="00082A32">
          <w:rPr>
            <w:rStyle w:val="Hyperlink"/>
            <w:noProof/>
          </w:rPr>
          <w:fldChar w:fldCharType="end"/>
        </w:r>
      </w:ins>
    </w:p>
    <w:p w14:paraId="5AC81B57" w14:textId="1D3BBC1B" w:rsidR="00B41C32" w:rsidRDefault="00B41C32" w:rsidP="00B41C32">
      <w:pPr>
        <w:pStyle w:val="TOC1"/>
        <w:rPr>
          <w:ins w:id="299" w:author="MIGUEL FUERTES FERNANDEZ" w:date="2022-08-25T19:26:00Z"/>
          <w:rFonts w:asciiTheme="minorHAnsi" w:eastAsiaTheme="minorEastAsia" w:hAnsiTheme="minorHAnsi" w:cstheme="minorBidi"/>
          <w:noProof/>
          <w:color w:val="auto"/>
          <w:sz w:val="22"/>
          <w:szCs w:val="22"/>
          <w:lang w:val="en-GB" w:eastAsia="en-GB"/>
        </w:rPr>
      </w:pPr>
      <w:ins w:id="300" w:author="MIGUEL FUERTES FERNANDEZ" w:date="2022-08-25T19:26:00Z">
        <w:r w:rsidRPr="00082A32">
          <w:rPr>
            <w:rStyle w:val="Hyperlink"/>
            <w:noProof/>
          </w:rPr>
          <w:fldChar w:fldCharType="begin"/>
        </w:r>
        <w:r w:rsidRPr="00082A32">
          <w:rPr>
            <w:rStyle w:val="Hyperlink"/>
            <w:noProof/>
          </w:rPr>
          <w:instrText xml:space="preserve"> </w:instrText>
        </w:r>
        <w:r>
          <w:rPr>
            <w:noProof/>
          </w:rPr>
          <w:instrText>HYPERLINK \l "_Toc112348075"</w:instrText>
        </w:r>
        <w:r w:rsidRPr="00082A32">
          <w:rPr>
            <w:rStyle w:val="Hyperlink"/>
            <w:noProof/>
          </w:rPr>
          <w:instrText xml:space="preserve"> </w:instrText>
        </w:r>
        <w:r w:rsidRPr="00082A32">
          <w:rPr>
            <w:rStyle w:val="Hyperlink"/>
            <w:noProof/>
          </w:rPr>
        </w:r>
        <w:r w:rsidRPr="00082A32">
          <w:rPr>
            <w:rStyle w:val="Hyperlink"/>
            <w:noProof/>
          </w:rPr>
          <w:fldChar w:fldCharType="separate"/>
        </w:r>
        <w:r w:rsidRPr="00082A32">
          <w:rPr>
            <w:rStyle w:val="Hyperlink"/>
            <w:noProof/>
          </w:rPr>
          <w:t>5.</w:t>
        </w:r>
        <w:r>
          <w:rPr>
            <w:rFonts w:asciiTheme="minorHAnsi" w:eastAsiaTheme="minorEastAsia" w:hAnsiTheme="minorHAnsi" w:cstheme="minorBidi"/>
            <w:noProof/>
            <w:color w:val="auto"/>
            <w:sz w:val="22"/>
            <w:szCs w:val="22"/>
            <w:lang w:val="en-GB" w:eastAsia="en-GB"/>
          </w:rPr>
          <w:tab/>
        </w:r>
        <w:r w:rsidRPr="00082A32">
          <w:rPr>
            <w:rStyle w:val="Hyperlink"/>
            <w:noProof/>
          </w:rPr>
          <w:t>Resultados y discusión</w:t>
        </w:r>
        <w:r>
          <w:rPr>
            <w:noProof/>
            <w:webHidden/>
          </w:rPr>
          <w:tab/>
        </w:r>
        <w:r>
          <w:rPr>
            <w:noProof/>
            <w:webHidden/>
          </w:rPr>
          <w:fldChar w:fldCharType="begin"/>
        </w:r>
        <w:r>
          <w:rPr>
            <w:noProof/>
            <w:webHidden/>
          </w:rPr>
          <w:instrText xml:space="preserve"> PAGEREF _Toc112348075 \h </w:instrText>
        </w:r>
        <w:r>
          <w:rPr>
            <w:noProof/>
            <w:webHidden/>
          </w:rPr>
        </w:r>
      </w:ins>
      <w:r>
        <w:rPr>
          <w:noProof/>
          <w:webHidden/>
        </w:rPr>
        <w:fldChar w:fldCharType="separate"/>
      </w:r>
      <w:ins w:id="301" w:author="MIGUEL FUERTES FERNANDEZ" w:date="2022-08-25T19:35:00Z">
        <w:r w:rsidR="00F6173C">
          <w:rPr>
            <w:noProof/>
            <w:webHidden/>
          </w:rPr>
          <w:t>49</w:t>
        </w:r>
      </w:ins>
      <w:ins w:id="302" w:author="MIGUEL FUERTES FERNANDEZ" w:date="2022-08-25T19:26:00Z">
        <w:r>
          <w:rPr>
            <w:noProof/>
            <w:webHidden/>
          </w:rPr>
          <w:fldChar w:fldCharType="end"/>
        </w:r>
        <w:r w:rsidRPr="00082A32">
          <w:rPr>
            <w:rStyle w:val="Hyperlink"/>
            <w:noProof/>
          </w:rPr>
          <w:fldChar w:fldCharType="end"/>
        </w:r>
      </w:ins>
    </w:p>
    <w:p w14:paraId="49CDCA7F" w14:textId="42C8CCAF" w:rsidR="00B41C32" w:rsidRDefault="00B41C32" w:rsidP="00E71AE5">
      <w:pPr>
        <w:pStyle w:val="TOC2"/>
        <w:rPr>
          <w:ins w:id="303" w:author="MIGUEL FUERTES FERNANDEZ" w:date="2022-08-25T19:26:00Z"/>
          <w:rFonts w:asciiTheme="minorHAnsi" w:hAnsiTheme="minorHAnsi"/>
          <w:noProof/>
          <w:sz w:val="22"/>
          <w:szCs w:val="22"/>
          <w:lang w:val="en-GB" w:eastAsia="en-GB"/>
        </w:rPr>
        <w:pPrChange w:id="304" w:author="MIGUEL FUERTES FERNANDEZ" w:date="2022-08-25T19:28:00Z">
          <w:pPr>
            <w:pStyle w:val="TOC2"/>
            <w:spacing w:after="288"/>
          </w:pPr>
        </w:pPrChange>
      </w:pPr>
      <w:ins w:id="305" w:author="MIGUEL FUERTES FERNANDEZ" w:date="2022-08-25T19:26:00Z">
        <w:r w:rsidRPr="00082A32">
          <w:rPr>
            <w:rStyle w:val="Hyperlink"/>
            <w:noProof/>
          </w:rPr>
          <w:fldChar w:fldCharType="begin"/>
        </w:r>
        <w:r w:rsidRPr="00082A32">
          <w:rPr>
            <w:rStyle w:val="Hyperlink"/>
            <w:noProof/>
          </w:rPr>
          <w:instrText xml:space="preserve"> </w:instrText>
        </w:r>
        <w:r>
          <w:rPr>
            <w:noProof/>
          </w:rPr>
          <w:instrText>HYPERLINK \l "_Toc112348076"</w:instrText>
        </w:r>
        <w:r w:rsidRPr="00082A32">
          <w:rPr>
            <w:rStyle w:val="Hyperlink"/>
            <w:noProof/>
          </w:rPr>
          <w:instrText xml:space="preserve"> </w:instrText>
        </w:r>
        <w:r w:rsidRPr="00082A32">
          <w:rPr>
            <w:rStyle w:val="Hyperlink"/>
            <w:noProof/>
          </w:rPr>
        </w:r>
        <w:r w:rsidRPr="00082A32">
          <w:rPr>
            <w:rStyle w:val="Hyperlink"/>
            <w:noProof/>
          </w:rPr>
          <w:fldChar w:fldCharType="separate"/>
        </w:r>
        <w:r w:rsidRPr="00082A32">
          <w:rPr>
            <w:rStyle w:val="Hyperlink"/>
            <w:noProof/>
          </w:rPr>
          <w:t>Resultados</w:t>
        </w:r>
        <w:r>
          <w:rPr>
            <w:noProof/>
            <w:webHidden/>
          </w:rPr>
          <w:tab/>
        </w:r>
        <w:r>
          <w:rPr>
            <w:noProof/>
            <w:webHidden/>
          </w:rPr>
          <w:fldChar w:fldCharType="begin"/>
        </w:r>
        <w:r>
          <w:rPr>
            <w:noProof/>
            <w:webHidden/>
          </w:rPr>
          <w:instrText xml:space="preserve"> PAGEREF _Toc112348076 \h </w:instrText>
        </w:r>
        <w:r>
          <w:rPr>
            <w:noProof/>
            <w:webHidden/>
          </w:rPr>
        </w:r>
      </w:ins>
      <w:r>
        <w:rPr>
          <w:noProof/>
          <w:webHidden/>
        </w:rPr>
        <w:fldChar w:fldCharType="separate"/>
      </w:r>
      <w:ins w:id="306" w:author="MIGUEL FUERTES FERNANDEZ" w:date="2022-08-25T19:35:00Z">
        <w:r w:rsidR="00F6173C">
          <w:rPr>
            <w:noProof/>
            <w:webHidden/>
          </w:rPr>
          <w:t>49</w:t>
        </w:r>
      </w:ins>
      <w:ins w:id="307" w:author="MIGUEL FUERTES FERNANDEZ" w:date="2022-08-25T19:26:00Z">
        <w:r>
          <w:rPr>
            <w:noProof/>
            <w:webHidden/>
          </w:rPr>
          <w:fldChar w:fldCharType="end"/>
        </w:r>
        <w:r w:rsidRPr="00082A32">
          <w:rPr>
            <w:rStyle w:val="Hyperlink"/>
            <w:noProof/>
          </w:rPr>
          <w:fldChar w:fldCharType="end"/>
        </w:r>
      </w:ins>
    </w:p>
    <w:p w14:paraId="76DE4792" w14:textId="298CAE5A" w:rsidR="00B41C32" w:rsidRDefault="00B41C32" w:rsidP="00E71AE5">
      <w:pPr>
        <w:pStyle w:val="TOC2"/>
        <w:rPr>
          <w:ins w:id="308" w:author="MIGUEL FUERTES FERNANDEZ" w:date="2022-08-25T19:26:00Z"/>
          <w:rFonts w:asciiTheme="minorHAnsi" w:hAnsiTheme="minorHAnsi"/>
          <w:noProof/>
          <w:sz w:val="22"/>
          <w:szCs w:val="22"/>
          <w:lang w:val="en-GB" w:eastAsia="en-GB"/>
        </w:rPr>
        <w:pPrChange w:id="309" w:author="MIGUEL FUERTES FERNANDEZ" w:date="2022-08-25T19:28:00Z">
          <w:pPr>
            <w:pStyle w:val="TOC2"/>
            <w:spacing w:after="288"/>
          </w:pPr>
        </w:pPrChange>
      </w:pPr>
      <w:ins w:id="310" w:author="MIGUEL FUERTES FERNANDEZ" w:date="2022-08-25T19:26:00Z">
        <w:r w:rsidRPr="00082A32">
          <w:rPr>
            <w:rStyle w:val="Hyperlink"/>
            <w:noProof/>
          </w:rPr>
          <w:fldChar w:fldCharType="begin"/>
        </w:r>
        <w:r w:rsidRPr="00082A32">
          <w:rPr>
            <w:rStyle w:val="Hyperlink"/>
            <w:noProof/>
          </w:rPr>
          <w:instrText xml:space="preserve"> </w:instrText>
        </w:r>
        <w:r>
          <w:rPr>
            <w:noProof/>
          </w:rPr>
          <w:instrText>HYPERLINK \l "_Toc112348077"</w:instrText>
        </w:r>
        <w:r w:rsidRPr="00082A32">
          <w:rPr>
            <w:rStyle w:val="Hyperlink"/>
            <w:noProof/>
          </w:rPr>
          <w:instrText xml:space="preserve"> </w:instrText>
        </w:r>
        <w:r w:rsidRPr="00082A32">
          <w:rPr>
            <w:rStyle w:val="Hyperlink"/>
            <w:noProof/>
          </w:rPr>
        </w:r>
        <w:r w:rsidRPr="00082A32">
          <w:rPr>
            <w:rStyle w:val="Hyperlink"/>
            <w:noProof/>
          </w:rPr>
          <w:fldChar w:fldCharType="separate"/>
        </w:r>
        <w:r w:rsidRPr="00082A32">
          <w:rPr>
            <w:rStyle w:val="Hyperlink"/>
            <w:noProof/>
          </w:rPr>
          <w:t>Discusión</w:t>
        </w:r>
        <w:r>
          <w:rPr>
            <w:noProof/>
            <w:webHidden/>
          </w:rPr>
          <w:tab/>
        </w:r>
        <w:r>
          <w:rPr>
            <w:noProof/>
            <w:webHidden/>
          </w:rPr>
          <w:fldChar w:fldCharType="begin"/>
        </w:r>
        <w:r>
          <w:rPr>
            <w:noProof/>
            <w:webHidden/>
          </w:rPr>
          <w:instrText xml:space="preserve"> PAGEREF _Toc112348077 \h </w:instrText>
        </w:r>
        <w:r>
          <w:rPr>
            <w:noProof/>
            <w:webHidden/>
          </w:rPr>
        </w:r>
      </w:ins>
      <w:r>
        <w:rPr>
          <w:noProof/>
          <w:webHidden/>
        </w:rPr>
        <w:fldChar w:fldCharType="separate"/>
      </w:r>
      <w:ins w:id="311" w:author="MIGUEL FUERTES FERNANDEZ" w:date="2022-08-25T19:35:00Z">
        <w:r w:rsidR="00F6173C">
          <w:rPr>
            <w:noProof/>
            <w:webHidden/>
          </w:rPr>
          <w:t>50</w:t>
        </w:r>
      </w:ins>
      <w:ins w:id="312" w:author="MIGUEL FUERTES FERNANDEZ" w:date="2022-08-25T19:26:00Z">
        <w:r>
          <w:rPr>
            <w:noProof/>
            <w:webHidden/>
          </w:rPr>
          <w:fldChar w:fldCharType="end"/>
        </w:r>
        <w:r w:rsidRPr="00082A32">
          <w:rPr>
            <w:rStyle w:val="Hyperlink"/>
            <w:noProof/>
          </w:rPr>
          <w:fldChar w:fldCharType="end"/>
        </w:r>
      </w:ins>
    </w:p>
    <w:p w14:paraId="486C9949" w14:textId="26B81F9A" w:rsidR="00B41C32" w:rsidRDefault="00B41C32" w:rsidP="00B41C32">
      <w:pPr>
        <w:pStyle w:val="TOC1"/>
        <w:rPr>
          <w:ins w:id="313" w:author="MIGUEL FUERTES FERNANDEZ" w:date="2022-08-25T19:26:00Z"/>
          <w:rFonts w:asciiTheme="minorHAnsi" w:eastAsiaTheme="minorEastAsia" w:hAnsiTheme="minorHAnsi" w:cstheme="minorBidi"/>
          <w:noProof/>
          <w:color w:val="auto"/>
          <w:sz w:val="22"/>
          <w:szCs w:val="22"/>
          <w:lang w:val="en-GB" w:eastAsia="en-GB"/>
        </w:rPr>
      </w:pPr>
      <w:ins w:id="314" w:author="MIGUEL FUERTES FERNANDEZ" w:date="2022-08-25T19:26:00Z">
        <w:r w:rsidRPr="00082A32">
          <w:rPr>
            <w:rStyle w:val="Hyperlink"/>
            <w:noProof/>
          </w:rPr>
          <w:fldChar w:fldCharType="begin"/>
        </w:r>
        <w:r w:rsidRPr="00082A32">
          <w:rPr>
            <w:rStyle w:val="Hyperlink"/>
            <w:noProof/>
          </w:rPr>
          <w:instrText xml:space="preserve"> </w:instrText>
        </w:r>
        <w:r>
          <w:rPr>
            <w:noProof/>
          </w:rPr>
          <w:instrText>HYPERLINK \l "_Toc112348078"</w:instrText>
        </w:r>
        <w:r w:rsidRPr="00082A32">
          <w:rPr>
            <w:rStyle w:val="Hyperlink"/>
            <w:noProof/>
          </w:rPr>
          <w:instrText xml:space="preserve"> </w:instrText>
        </w:r>
        <w:r w:rsidRPr="00082A32">
          <w:rPr>
            <w:rStyle w:val="Hyperlink"/>
            <w:noProof/>
          </w:rPr>
        </w:r>
        <w:r w:rsidRPr="00082A32">
          <w:rPr>
            <w:rStyle w:val="Hyperlink"/>
            <w:noProof/>
          </w:rPr>
          <w:fldChar w:fldCharType="separate"/>
        </w:r>
        <w:r w:rsidRPr="00082A32">
          <w:rPr>
            <w:rStyle w:val="Hyperlink"/>
            <w:noProof/>
          </w:rPr>
          <w:t>6.</w:t>
        </w:r>
        <w:r>
          <w:rPr>
            <w:rFonts w:asciiTheme="minorHAnsi" w:eastAsiaTheme="minorEastAsia" w:hAnsiTheme="minorHAnsi" w:cstheme="minorBidi"/>
            <w:noProof/>
            <w:color w:val="auto"/>
            <w:sz w:val="22"/>
            <w:szCs w:val="22"/>
            <w:lang w:val="en-GB" w:eastAsia="en-GB"/>
          </w:rPr>
          <w:tab/>
        </w:r>
        <w:r w:rsidRPr="00082A32">
          <w:rPr>
            <w:rStyle w:val="Hyperlink"/>
            <w:noProof/>
          </w:rPr>
          <w:t>Conclusiones</w:t>
        </w:r>
        <w:r>
          <w:rPr>
            <w:noProof/>
            <w:webHidden/>
          </w:rPr>
          <w:tab/>
        </w:r>
        <w:r>
          <w:rPr>
            <w:noProof/>
            <w:webHidden/>
          </w:rPr>
          <w:fldChar w:fldCharType="begin"/>
        </w:r>
        <w:r>
          <w:rPr>
            <w:noProof/>
            <w:webHidden/>
          </w:rPr>
          <w:instrText xml:space="preserve"> PAGEREF _Toc112348078 \h </w:instrText>
        </w:r>
        <w:r>
          <w:rPr>
            <w:noProof/>
            <w:webHidden/>
          </w:rPr>
        </w:r>
      </w:ins>
      <w:r>
        <w:rPr>
          <w:noProof/>
          <w:webHidden/>
        </w:rPr>
        <w:fldChar w:fldCharType="separate"/>
      </w:r>
      <w:ins w:id="315" w:author="MIGUEL FUERTES FERNANDEZ" w:date="2022-08-25T19:35:00Z">
        <w:r w:rsidR="00F6173C">
          <w:rPr>
            <w:noProof/>
            <w:webHidden/>
          </w:rPr>
          <w:t>53</w:t>
        </w:r>
      </w:ins>
      <w:ins w:id="316" w:author="MIGUEL FUERTES FERNANDEZ" w:date="2022-08-25T19:26:00Z">
        <w:r>
          <w:rPr>
            <w:noProof/>
            <w:webHidden/>
          </w:rPr>
          <w:fldChar w:fldCharType="end"/>
        </w:r>
        <w:r w:rsidRPr="00082A32">
          <w:rPr>
            <w:rStyle w:val="Hyperlink"/>
            <w:noProof/>
          </w:rPr>
          <w:fldChar w:fldCharType="end"/>
        </w:r>
      </w:ins>
    </w:p>
    <w:p w14:paraId="09415911" w14:textId="42E4E02D" w:rsidR="00B41C32" w:rsidRDefault="00B41C32" w:rsidP="000D39D1">
      <w:pPr>
        <w:pStyle w:val="TOC3"/>
        <w:rPr>
          <w:ins w:id="317" w:author="MIGUEL FUERTES FERNANDEZ" w:date="2022-08-25T19:26:00Z"/>
          <w:rFonts w:asciiTheme="minorHAnsi" w:hAnsiTheme="minorHAnsi"/>
          <w:noProof/>
          <w:color w:val="auto"/>
          <w:szCs w:val="22"/>
          <w:lang w:val="en-GB" w:eastAsia="en-GB"/>
        </w:rPr>
      </w:pPr>
      <w:ins w:id="318" w:author="MIGUEL FUERTES FERNANDEZ" w:date="2022-08-25T19:26:00Z">
        <w:r w:rsidRPr="00082A32">
          <w:rPr>
            <w:rStyle w:val="Hyperlink"/>
            <w:noProof/>
          </w:rPr>
          <w:fldChar w:fldCharType="begin"/>
        </w:r>
        <w:r w:rsidRPr="00082A32">
          <w:rPr>
            <w:rStyle w:val="Hyperlink"/>
            <w:noProof/>
          </w:rPr>
          <w:instrText xml:space="preserve"> </w:instrText>
        </w:r>
        <w:r>
          <w:rPr>
            <w:noProof/>
          </w:rPr>
          <w:instrText>HYPERLINK \l "_Toc112348079"</w:instrText>
        </w:r>
        <w:r w:rsidRPr="00082A32">
          <w:rPr>
            <w:rStyle w:val="Hyperlink"/>
            <w:noProof/>
          </w:rPr>
          <w:instrText xml:space="preserve"> </w:instrText>
        </w:r>
        <w:r w:rsidRPr="00082A32">
          <w:rPr>
            <w:rStyle w:val="Hyperlink"/>
            <w:noProof/>
          </w:rPr>
        </w:r>
        <w:r w:rsidRPr="00082A32">
          <w:rPr>
            <w:rStyle w:val="Hyperlink"/>
            <w:noProof/>
          </w:rPr>
          <w:fldChar w:fldCharType="separate"/>
        </w:r>
        <w:r w:rsidRPr="00082A32">
          <w:rPr>
            <w:rStyle w:val="Hyperlink"/>
            <w:noProof/>
          </w:rPr>
          <w:t>Objetivo principal</w:t>
        </w:r>
        <w:r>
          <w:rPr>
            <w:noProof/>
            <w:webHidden/>
          </w:rPr>
          <w:tab/>
        </w:r>
        <w:r>
          <w:rPr>
            <w:noProof/>
            <w:webHidden/>
          </w:rPr>
          <w:fldChar w:fldCharType="begin"/>
        </w:r>
        <w:r>
          <w:rPr>
            <w:noProof/>
            <w:webHidden/>
          </w:rPr>
          <w:instrText xml:space="preserve"> PAGEREF _Toc112348079 \h </w:instrText>
        </w:r>
        <w:r>
          <w:rPr>
            <w:noProof/>
            <w:webHidden/>
          </w:rPr>
        </w:r>
      </w:ins>
      <w:r>
        <w:rPr>
          <w:noProof/>
          <w:webHidden/>
        </w:rPr>
        <w:fldChar w:fldCharType="separate"/>
      </w:r>
      <w:ins w:id="319" w:author="MIGUEL FUERTES FERNANDEZ" w:date="2022-08-25T19:35:00Z">
        <w:r w:rsidR="00F6173C">
          <w:rPr>
            <w:noProof/>
            <w:webHidden/>
          </w:rPr>
          <w:t>53</w:t>
        </w:r>
      </w:ins>
      <w:ins w:id="320" w:author="MIGUEL FUERTES FERNANDEZ" w:date="2022-08-25T19:26:00Z">
        <w:r>
          <w:rPr>
            <w:noProof/>
            <w:webHidden/>
          </w:rPr>
          <w:fldChar w:fldCharType="end"/>
        </w:r>
        <w:r w:rsidRPr="00082A32">
          <w:rPr>
            <w:rStyle w:val="Hyperlink"/>
            <w:noProof/>
          </w:rPr>
          <w:fldChar w:fldCharType="end"/>
        </w:r>
      </w:ins>
    </w:p>
    <w:p w14:paraId="2B02A8F5" w14:textId="764C83CC" w:rsidR="00B41C32" w:rsidRDefault="00B41C32" w:rsidP="000D39D1">
      <w:pPr>
        <w:pStyle w:val="TOC3"/>
        <w:rPr>
          <w:ins w:id="321" w:author="MIGUEL FUERTES FERNANDEZ" w:date="2022-08-25T19:26:00Z"/>
          <w:rFonts w:asciiTheme="minorHAnsi" w:hAnsiTheme="minorHAnsi"/>
          <w:noProof/>
          <w:color w:val="auto"/>
          <w:szCs w:val="22"/>
          <w:lang w:val="en-GB" w:eastAsia="en-GB"/>
        </w:rPr>
      </w:pPr>
      <w:ins w:id="322" w:author="MIGUEL FUERTES FERNANDEZ" w:date="2022-08-25T19:26:00Z">
        <w:r w:rsidRPr="00082A32">
          <w:rPr>
            <w:rStyle w:val="Hyperlink"/>
            <w:noProof/>
          </w:rPr>
          <w:fldChar w:fldCharType="begin"/>
        </w:r>
        <w:r w:rsidRPr="00082A32">
          <w:rPr>
            <w:rStyle w:val="Hyperlink"/>
            <w:noProof/>
          </w:rPr>
          <w:instrText xml:space="preserve"> </w:instrText>
        </w:r>
        <w:r>
          <w:rPr>
            <w:noProof/>
          </w:rPr>
          <w:instrText>HYPERLINK \l "_Toc112348080"</w:instrText>
        </w:r>
        <w:r w:rsidRPr="00082A32">
          <w:rPr>
            <w:rStyle w:val="Hyperlink"/>
            <w:noProof/>
          </w:rPr>
          <w:instrText xml:space="preserve"> </w:instrText>
        </w:r>
        <w:r w:rsidRPr="00082A32">
          <w:rPr>
            <w:rStyle w:val="Hyperlink"/>
            <w:noProof/>
          </w:rPr>
        </w:r>
        <w:r w:rsidRPr="00082A32">
          <w:rPr>
            <w:rStyle w:val="Hyperlink"/>
            <w:noProof/>
          </w:rPr>
          <w:fldChar w:fldCharType="separate"/>
        </w:r>
        <w:r w:rsidRPr="00082A32">
          <w:rPr>
            <w:rStyle w:val="Hyperlink"/>
            <w:noProof/>
          </w:rPr>
          <w:t>Objetivos secundarios</w:t>
        </w:r>
        <w:r>
          <w:rPr>
            <w:noProof/>
            <w:webHidden/>
          </w:rPr>
          <w:tab/>
        </w:r>
        <w:r>
          <w:rPr>
            <w:noProof/>
            <w:webHidden/>
          </w:rPr>
          <w:fldChar w:fldCharType="begin"/>
        </w:r>
        <w:r>
          <w:rPr>
            <w:noProof/>
            <w:webHidden/>
          </w:rPr>
          <w:instrText xml:space="preserve"> PAGEREF _Toc112348080 \h </w:instrText>
        </w:r>
        <w:r>
          <w:rPr>
            <w:noProof/>
            <w:webHidden/>
          </w:rPr>
        </w:r>
      </w:ins>
      <w:r>
        <w:rPr>
          <w:noProof/>
          <w:webHidden/>
        </w:rPr>
        <w:fldChar w:fldCharType="separate"/>
      </w:r>
      <w:ins w:id="323" w:author="MIGUEL FUERTES FERNANDEZ" w:date="2022-08-25T19:35:00Z">
        <w:r w:rsidR="00F6173C">
          <w:rPr>
            <w:noProof/>
            <w:webHidden/>
          </w:rPr>
          <w:t>53</w:t>
        </w:r>
      </w:ins>
      <w:ins w:id="324" w:author="MIGUEL FUERTES FERNANDEZ" w:date="2022-08-25T19:26:00Z">
        <w:r>
          <w:rPr>
            <w:noProof/>
            <w:webHidden/>
          </w:rPr>
          <w:fldChar w:fldCharType="end"/>
        </w:r>
        <w:r w:rsidRPr="00082A32">
          <w:rPr>
            <w:rStyle w:val="Hyperlink"/>
            <w:noProof/>
          </w:rPr>
          <w:fldChar w:fldCharType="end"/>
        </w:r>
      </w:ins>
    </w:p>
    <w:p w14:paraId="2018994B" w14:textId="0DB60FFD" w:rsidR="00B41C32" w:rsidRDefault="00B41C32" w:rsidP="000D39D1">
      <w:pPr>
        <w:pStyle w:val="TOC3"/>
        <w:rPr>
          <w:ins w:id="325" w:author="MIGUEL FUERTES FERNANDEZ" w:date="2022-08-25T19:26:00Z"/>
          <w:rFonts w:asciiTheme="minorHAnsi" w:hAnsiTheme="minorHAnsi"/>
          <w:noProof/>
          <w:color w:val="auto"/>
          <w:szCs w:val="22"/>
          <w:lang w:val="en-GB" w:eastAsia="en-GB"/>
        </w:rPr>
      </w:pPr>
      <w:ins w:id="326" w:author="MIGUEL FUERTES FERNANDEZ" w:date="2022-08-25T19:26:00Z">
        <w:r w:rsidRPr="00082A32">
          <w:rPr>
            <w:rStyle w:val="Hyperlink"/>
            <w:noProof/>
          </w:rPr>
          <w:fldChar w:fldCharType="begin"/>
        </w:r>
        <w:r w:rsidRPr="00082A32">
          <w:rPr>
            <w:rStyle w:val="Hyperlink"/>
            <w:noProof/>
          </w:rPr>
          <w:instrText xml:space="preserve"> </w:instrText>
        </w:r>
        <w:r>
          <w:rPr>
            <w:noProof/>
          </w:rPr>
          <w:instrText>HYPERLINK \l "_Toc112348081"</w:instrText>
        </w:r>
        <w:r w:rsidRPr="00082A32">
          <w:rPr>
            <w:rStyle w:val="Hyperlink"/>
            <w:noProof/>
          </w:rPr>
          <w:instrText xml:space="preserve"> </w:instrText>
        </w:r>
        <w:r w:rsidRPr="00082A32">
          <w:rPr>
            <w:rStyle w:val="Hyperlink"/>
            <w:noProof/>
          </w:rPr>
        </w:r>
        <w:r w:rsidRPr="00082A32">
          <w:rPr>
            <w:rStyle w:val="Hyperlink"/>
            <w:noProof/>
          </w:rPr>
          <w:fldChar w:fldCharType="separate"/>
        </w:r>
        <w:r w:rsidRPr="00082A32">
          <w:rPr>
            <w:rStyle w:val="Hyperlink"/>
            <w:noProof/>
          </w:rPr>
          <w:t>Objetivos no realizados</w:t>
        </w:r>
        <w:r>
          <w:rPr>
            <w:noProof/>
            <w:webHidden/>
          </w:rPr>
          <w:tab/>
        </w:r>
        <w:r>
          <w:rPr>
            <w:noProof/>
            <w:webHidden/>
          </w:rPr>
          <w:fldChar w:fldCharType="begin"/>
        </w:r>
        <w:r>
          <w:rPr>
            <w:noProof/>
            <w:webHidden/>
          </w:rPr>
          <w:instrText xml:space="preserve"> PAGEREF _Toc112348081 \h </w:instrText>
        </w:r>
        <w:r>
          <w:rPr>
            <w:noProof/>
            <w:webHidden/>
          </w:rPr>
        </w:r>
      </w:ins>
      <w:r>
        <w:rPr>
          <w:noProof/>
          <w:webHidden/>
        </w:rPr>
        <w:fldChar w:fldCharType="separate"/>
      </w:r>
      <w:ins w:id="327" w:author="MIGUEL FUERTES FERNANDEZ" w:date="2022-08-25T19:35:00Z">
        <w:r w:rsidR="00F6173C">
          <w:rPr>
            <w:noProof/>
            <w:webHidden/>
          </w:rPr>
          <w:t>55</w:t>
        </w:r>
      </w:ins>
      <w:ins w:id="328" w:author="MIGUEL FUERTES FERNANDEZ" w:date="2022-08-25T19:26:00Z">
        <w:r>
          <w:rPr>
            <w:noProof/>
            <w:webHidden/>
          </w:rPr>
          <w:fldChar w:fldCharType="end"/>
        </w:r>
        <w:r w:rsidRPr="00082A32">
          <w:rPr>
            <w:rStyle w:val="Hyperlink"/>
            <w:noProof/>
          </w:rPr>
          <w:fldChar w:fldCharType="end"/>
        </w:r>
      </w:ins>
    </w:p>
    <w:p w14:paraId="6ABDA75D" w14:textId="5D197FE9" w:rsidR="00B41C32" w:rsidRDefault="00B41C32" w:rsidP="00B41C32">
      <w:pPr>
        <w:pStyle w:val="TOC1"/>
        <w:rPr>
          <w:ins w:id="329" w:author="MIGUEL FUERTES FERNANDEZ" w:date="2022-08-25T19:26:00Z"/>
          <w:rFonts w:asciiTheme="minorHAnsi" w:eastAsiaTheme="minorEastAsia" w:hAnsiTheme="minorHAnsi" w:cstheme="minorBidi"/>
          <w:noProof/>
          <w:color w:val="auto"/>
          <w:sz w:val="22"/>
          <w:szCs w:val="22"/>
          <w:lang w:val="en-GB" w:eastAsia="en-GB"/>
        </w:rPr>
      </w:pPr>
      <w:ins w:id="330" w:author="MIGUEL FUERTES FERNANDEZ" w:date="2022-08-25T19:26:00Z">
        <w:r w:rsidRPr="00082A32">
          <w:rPr>
            <w:rStyle w:val="Hyperlink"/>
            <w:noProof/>
          </w:rPr>
          <w:fldChar w:fldCharType="begin"/>
        </w:r>
        <w:r w:rsidRPr="00082A32">
          <w:rPr>
            <w:rStyle w:val="Hyperlink"/>
            <w:noProof/>
          </w:rPr>
          <w:instrText xml:space="preserve"> </w:instrText>
        </w:r>
        <w:r>
          <w:rPr>
            <w:noProof/>
          </w:rPr>
          <w:instrText>HYPERLINK \l "_Toc112348085"</w:instrText>
        </w:r>
        <w:r w:rsidRPr="00082A32">
          <w:rPr>
            <w:rStyle w:val="Hyperlink"/>
            <w:noProof/>
          </w:rPr>
          <w:instrText xml:space="preserve"> </w:instrText>
        </w:r>
        <w:r w:rsidRPr="00082A32">
          <w:rPr>
            <w:rStyle w:val="Hyperlink"/>
            <w:noProof/>
          </w:rPr>
        </w:r>
        <w:r w:rsidRPr="00082A32">
          <w:rPr>
            <w:rStyle w:val="Hyperlink"/>
            <w:noProof/>
          </w:rPr>
          <w:fldChar w:fldCharType="separate"/>
        </w:r>
        <w:r w:rsidRPr="00082A32">
          <w:rPr>
            <w:rStyle w:val="Hyperlink"/>
            <w:noProof/>
          </w:rPr>
          <w:t>7.</w:t>
        </w:r>
        <w:r>
          <w:rPr>
            <w:rFonts w:asciiTheme="minorHAnsi" w:eastAsiaTheme="minorEastAsia" w:hAnsiTheme="minorHAnsi" w:cstheme="minorBidi"/>
            <w:noProof/>
            <w:color w:val="auto"/>
            <w:sz w:val="22"/>
            <w:szCs w:val="22"/>
            <w:lang w:val="en-GB" w:eastAsia="en-GB"/>
          </w:rPr>
          <w:tab/>
        </w:r>
        <w:r w:rsidRPr="00082A32">
          <w:rPr>
            <w:rStyle w:val="Hyperlink"/>
            <w:noProof/>
          </w:rPr>
          <w:t>Bibliografía</w:t>
        </w:r>
        <w:r>
          <w:rPr>
            <w:noProof/>
            <w:webHidden/>
          </w:rPr>
          <w:tab/>
        </w:r>
        <w:r>
          <w:rPr>
            <w:noProof/>
            <w:webHidden/>
          </w:rPr>
          <w:fldChar w:fldCharType="begin"/>
        </w:r>
        <w:r>
          <w:rPr>
            <w:noProof/>
            <w:webHidden/>
          </w:rPr>
          <w:instrText xml:space="preserve"> PAGEREF _Toc112348085 \h </w:instrText>
        </w:r>
        <w:r>
          <w:rPr>
            <w:noProof/>
            <w:webHidden/>
          </w:rPr>
        </w:r>
      </w:ins>
      <w:r>
        <w:rPr>
          <w:noProof/>
          <w:webHidden/>
        </w:rPr>
        <w:fldChar w:fldCharType="separate"/>
      </w:r>
      <w:ins w:id="331" w:author="MIGUEL FUERTES FERNANDEZ" w:date="2022-08-25T19:35:00Z">
        <w:r w:rsidR="00F6173C">
          <w:rPr>
            <w:noProof/>
            <w:webHidden/>
          </w:rPr>
          <w:t>56</w:t>
        </w:r>
      </w:ins>
      <w:ins w:id="332" w:author="MIGUEL FUERTES FERNANDEZ" w:date="2022-08-25T19:26:00Z">
        <w:r>
          <w:rPr>
            <w:noProof/>
            <w:webHidden/>
          </w:rPr>
          <w:fldChar w:fldCharType="end"/>
        </w:r>
        <w:r w:rsidRPr="00082A32">
          <w:rPr>
            <w:rStyle w:val="Hyperlink"/>
            <w:noProof/>
          </w:rPr>
          <w:fldChar w:fldCharType="end"/>
        </w:r>
      </w:ins>
    </w:p>
    <w:p w14:paraId="0CAB84D2" w14:textId="08CA81D1" w:rsidR="00CF567A" w:rsidRPr="00EE580E" w:rsidDel="00B41C32" w:rsidRDefault="00B41C32" w:rsidP="00B41C32">
      <w:pPr>
        <w:pStyle w:val="TOC1"/>
        <w:rPr>
          <w:del w:id="333" w:author="MIGUEL FUERTES FERNANDEZ" w:date="2022-08-25T19:24:00Z"/>
          <w:rFonts w:eastAsiaTheme="minorEastAsia"/>
          <w:noProof/>
          <w:lang w:val="en-GB" w:eastAsia="en-GB"/>
        </w:rPr>
        <w:pPrChange w:id="334" w:author="MIGUEL FUERTES FERNANDEZ" w:date="2022-08-25T19:23:00Z">
          <w:pPr>
            <w:pStyle w:val="TOC1"/>
            <w:tabs>
              <w:tab w:val="right" w:leader="dot" w:pos="9016"/>
            </w:tabs>
          </w:pPr>
        </w:pPrChange>
      </w:pPr>
      <w:ins w:id="335" w:author="MIGUEL FUERTES FERNANDEZ" w:date="2022-08-25T19:26:00Z">
        <w:r>
          <w:fldChar w:fldCharType="end"/>
        </w:r>
      </w:ins>
      <w:del w:id="336" w:author="MIGUEL FUERTES FERNANDEZ" w:date="2022-08-25T19:24:00Z">
        <w:r w:rsidR="00F62C5C" w:rsidRPr="00EE580E" w:rsidDel="00B41C32">
          <w:fldChar w:fldCharType="begin"/>
        </w:r>
        <w:r w:rsidR="00F62C5C" w:rsidRPr="00EE580E" w:rsidDel="00B41C32">
          <w:delInstrText xml:space="preserve"> TOC \f \h \z \t "Título 1 Plantilla,1,Título 2 plantilla,2,Título 3 plantilla,3" </w:delInstrText>
        </w:r>
        <w:r w:rsidR="00F62C5C" w:rsidRPr="00EE580E" w:rsidDel="00B41C32">
          <w:fldChar w:fldCharType="separate"/>
        </w:r>
        <w:r w:rsidR="00F6173C" w:rsidDel="00B41C32">
          <w:fldChar w:fldCharType="begin"/>
        </w:r>
        <w:r w:rsidR="00F6173C" w:rsidDel="00B41C32">
          <w:delInstrText xml:space="preserve"> HYPERLINK \l "_Toc112179942" </w:delInstrText>
        </w:r>
        <w:r w:rsidR="00F6173C" w:rsidDel="00B41C32">
          <w:fldChar w:fldCharType="separate"/>
        </w:r>
        <w:r w:rsidR="00CF567A" w:rsidRPr="00EE580E" w:rsidDel="00B41C32">
          <w:rPr>
            <w:rStyle w:val="Hyperlink"/>
            <w:noProof/>
          </w:rPr>
          <w:delText>Índice</w:delText>
        </w:r>
        <w:r w:rsidR="00CF567A" w:rsidRPr="00EE580E" w:rsidDel="00B41C32">
          <w:rPr>
            <w:noProof/>
            <w:webHidden/>
          </w:rPr>
          <w:tab/>
        </w:r>
        <w:r w:rsidR="00CF567A" w:rsidRPr="00EE580E" w:rsidDel="00B41C32">
          <w:rPr>
            <w:noProof/>
            <w:webHidden/>
          </w:rPr>
          <w:fldChar w:fldCharType="begin"/>
        </w:r>
        <w:r w:rsidR="00CF567A" w:rsidRPr="00EE580E" w:rsidDel="00B41C32">
          <w:rPr>
            <w:noProof/>
            <w:webHidden/>
          </w:rPr>
          <w:delInstrText xml:space="preserve"> PAGEREF _Toc112179942 \h </w:delInstrText>
        </w:r>
        <w:r w:rsidR="00CF567A" w:rsidRPr="00EE580E" w:rsidDel="00B41C32">
          <w:rPr>
            <w:noProof/>
            <w:webHidden/>
          </w:rPr>
        </w:r>
        <w:r w:rsidR="00CF567A" w:rsidRPr="00EE580E" w:rsidDel="00B41C32">
          <w:rPr>
            <w:noProof/>
            <w:webHidden/>
          </w:rPr>
          <w:fldChar w:fldCharType="separate"/>
        </w:r>
      </w:del>
      <w:del w:id="337" w:author="MIGUEL FUERTES FERNANDEZ" w:date="2022-08-25T19:01:00Z">
        <w:r w:rsidR="00CF567A" w:rsidRPr="00EE580E" w:rsidDel="008B0DF8">
          <w:rPr>
            <w:noProof/>
            <w:webHidden/>
          </w:rPr>
          <w:delText>i</w:delText>
        </w:r>
      </w:del>
      <w:del w:id="338" w:author="MIGUEL FUERTES FERNANDEZ" w:date="2022-08-25T19:24:00Z">
        <w:r w:rsidR="00CF567A" w:rsidRPr="00EE580E" w:rsidDel="00B41C32">
          <w:rPr>
            <w:noProof/>
            <w:webHidden/>
          </w:rPr>
          <w:fldChar w:fldCharType="end"/>
        </w:r>
        <w:r w:rsidR="00F6173C" w:rsidDel="00B41C32">
          <w:rPr>
            <w:noProof/>
          </w:rPr>
          <w:fldChar w:fldCharType="end"/>
        </w:r>
      </w:del>
    </w:p>
    <w:p w14:paraId="2B131C18" w14:textId="3D5B6B01" w:rsidR="00CF567A" w:rsidRPr="00EE580E" w:rsidDel="00B41C32" w:rsidRDefault="00F6173C" w:rsidP="00B41C32">
      <w:pPr>
        <w:pStyle w:val="TOC1"/>
        <w:rPr>
          <w:del w:id="339" w:author="MIGUEL FUERTES FERNANDEZ" w:date="2022-08-25T19:24:00Z"/>
          <w:rFonts w:eastAsiaTheme="minorEastAsia"/>
          <w:noProof/>
          <w:lang w:val="en-GB" w:eastAsia="en-GB"/>
        </w:rPr>
        <w:pPrChange w:id="340" w:author="MIGUEL FUERTES FERNANDEZ" w:date="2022-08-25T19:23:00Z">
          <w:pPr>
            <w:pStyle w:val="TOC1"/>
            <w:tabs>
              <w:tab w:val="right" w:leader="dot" w:pos="9016"/>
            </w:tabs>
          </w:pPr>
        </w:pPrChange>
      </w:pPr>
      <w:del w:id="341" w:author="MIGUEL FUERTES FERNANDEZ" w:date="2022-08-25T19:24:00Z">
        <w:r w:rsidDel="00B41C32">
          <w:fldChar w:fldCharType="begin"/>
        </w:r>
        <w:r w:rsidDel="00B41C32">
          <w:delInstrText xml:space="preserve"> HYPERLINK \l "_Toc112179943" </w:delInstrText>
        </w:r>
        <w:r w:rsidDel="00B41C32">
          <w:fldChar w:fldCharType="separate"/>
        </w:r>
        <w:r w:rsidR="00CF567A" w:rsidRPr="00EE580E" w:rsidDel="00B41C32">
          <w:rPr>
            <w:rStyle w:val="Hyperlink"/>
            <w:noProof/>
          </w:rPr>
          <w:delText>Índice de Ilustraciones y Tablas</w:delText>
        </w:r>
        <w:r w:rsidR="00CF567A" w:rsidRPr="00EE580E" w:rsidDel="00B41C32">
          <w:rPr>
            <w:noProof/>
            <w:webHidden/>
          </w:rPr>
          <w:tab/>
        </w:r>
        <w:r w:rsidR="00CF567A" w:rsidRPr="00EE580E" w:rsidDel="00B41C32">
          <w:rPr>
            <w:noProof/>
            <w:webHidden/>
          </w:rPr>
          <w:fldChar w:fldCharType="begin"/>
        </w:r>
        <w:r w:rsidR="00CF567A" w:rsidRPr="00EE580E" w:rsidDel="00B41C32">
          <w:rPr>
            <w:noProof/>
            <w:webHidden/>
          </w:rPr>
          <w:delInstrText xml:space="preserve"> PAGEREF _Toc112179943 \h </w:delInstrText>
        </w:r>
        <w:r w:rsidR="00CF567A" w:rsidRPr="00EE580E" w:rsidDel="00B41C32">
          <w:rPr>
            <w:noProof/>
            <w:webHidden/>
          </w:rPr>
        </w:r>
        <w:r w:rsidR="00CF567A" w:rsidRPr="00EE580E" w:rsidDel="00B41C32">
          <w:rPr>
            <w:noProof/>
            <w:webHidden/>
          </w:rPr>
          <w:fldChar w:fldCharType="separate"/>
        </w:r>
      </w:del>
      <w:del w:id="342" w:author="MIGUEL FUERTES FERNANDEZ" w:date="2022-08-25T19:01:00Z">
        <w:r w:rsidR="00CF567A" w:rsidRPr="00EE580E" w:rsidDel="008B0DF8">
          <w:rPr>
            <w:noProof/>
            <w:webHidden/>
          </w:rPr>
          <w:delText>iii</w:delText>
        </w:r>
      </w:del>
      <w:del w:id="343" w:author="MIGUEL FUERTES FERNANDEZ" w:date="2022-08-25T19:24:00Z">
        <w:r w:rsidR="00CF567A" w:rsidRPr="00EE580E" w:rsidDel="00B41C32">
          <w:rPr>
            <w:noProof/>
            <w:webHidden/>
          </w:rPr>
          <w:fldChar w:fldCharType="end"/>
        </w:r>
        <w:r w:rsidDel="00B41C32">
          <w:rPr>
            <w:noProof/>
          </w:rPr>
          <w:fldChar w:fldCharType="end"/>
        </w:r>
      </w:del>
    </w:p>
    <w:p w14:paraId="17299A37" w14:textId="623223D3" w:rsidR="00CF567A" w:rsidRPr="00EE580E" w:rsidDel="00B41C32" w:rsidRDefault="00F6173C" w:rsidP="00B41C32">
      <w:pPr>
        <w:pStyle w:val="TOC1"/>
        <w:rPr>
          <w:del w:id="344" w:author="MIGUEL FUERTES FERNANDEZ" w:date="2022-08-25T19:24:00Z"/>
          <w:rFonts w:eastAsiaTheme="minorEastAsia"/>
          <w:noProof/>
          <w:lang w:val="en-GB" w:eastAsia="en-GB"/>
        </w:rPr>
        <w:pPrChange w:id="345" w:author="MIGUEL FUERTES FERNANDEZ" w:date="2022-08-25T19:23:00Z">
          <w:pPr>
            <w:pStyle w:val="TOC1"/>
            <w:tabs>
              <w:tab w:val="right" w:leader="dot" w:pos="9016"/>
            </w:tabs>
          </w:pPr>
        </w:pPrChange>
      </w:pPr>
      <w:del w:id="346" w:author="MIGUEL FUERTES FERNANDEZ" w:date="2022-08-25T19:24:00Z">
        <w:r w:rsidDel="00B41C32">
          <w:fldChar w:fldCharType="begin"/>
        </w:r>
        <w:r w:rsidDel="00B41C32">
          <w:delInstrText xml:space="preserve"> HYPERLINK \l "_Toc112179944" </w:delInstrText>
        </w:r>
        <w:r w:rsidDel="00B41C32">
          <w:fldChar w:fldCharType="separate"/>
        </w:r>
        <w:r w:rsidR="00CF567A" w:rsidRPr="00EE580E" w:rsidDel="00B41C32">
          <w:rPr>
            <w:rStyle w:val="Hyperlink"/>
            <w:noProof/>
          </w:rPr>
          <w:delText>RESUMEN</w:delText>
        </w:r>
        <w:r w:rsidR="00CF567A" w:rsidRPr="00EE580E" w:rsidDel="00B41C32">
          <w:rPr>
            <w:noProof/>
            <w:webHidden/>
          </w:rPr>
          <w:tab/>
        </w:r>
        <w:r w:rsidR="00CF567A" w:rsidRPr="00EE580E" w:rsidDel="00B41C32">
          <w:rPr>
            <w:noProof/>
            <w:webHidden/>
          </w:rPr>
          <w:fldChar w:fldCharType="begin"/>
        </w:r>
        <w:r w:rsidR="00CF567A" w:rsidRPr="00EE580E" w:rsidDel="00B41C32">
          <w:rPr>
            <w:noProof/>
            <w:webHidden/>
          </w:rPr>
          <w:delInstrText xml:space="preserve"> PAGEREF _Toc112179944 \h </w:delInstrText>
        </w:r>
        <w:r w:rsidR="00CF567A" w:rsidRPr="00EE580E" w:rsidDel="00B41C32">
          <w:rPr>
            <w:noProof/>
            <w:webHidden/>
          </w:rPr>
        </w:r>
        <w:r w:rsidR="00CF567A" w:rsidRPr="00EE580E" w:rsidDel="00B41C32">
          <w:rPr>
            <w:noProof/>
            <w:webHidden/>
          </w:rPr>
          <w:fldChar w:fldCharType="separate"/>
        </w:r>
      </w:del>
      <w:del w:id="347" w:author="MIGUEL FUERTES FERNANDEZ" w:date="2022-08-25T19:01:00Z">
        <w:r w:rsidR="00CF567A" w:rsidRPr="00EE580E" w:rsidDel="008B0DF8">
          <w:rPr>
            <w:noProof/>
            <w:webHidden/>
          </w:rPr>
          <w:delText>v</w:delText>
        </w:r>
      </w:del>
      <w:del w:id="348" w:author="MIGUEL FUERTES FERNANDEZ" w:date="2022-08-25T19:24:00Z">
        <w:r w:rsidR="00CF567A" w:rsidRPr="00EE580E" w:rsidDel="00B41C32">
          <w:rPr>
            <w:noProof/>
            <w:webHidden/>
          </w:rPr>
          <w:fldChar w:fldCharType="end"/>
        </w:r>
        <w:r w:rsidDel="00B41C32">
          <w:rPr>
            <w:noProof/>
          </w:rPr>
          <w:fldChar w:fldCharType="end"/>
        </w:r>
      </w:del>
    </w:p>
    <w:p w14:paraId="320DED20" w14:textId="4F7A24CF" w:rsidR="00CF567A" w:rsidRPr="00EE580E" w:rsidDel="00B41C32" w:rsidRDefault="00F6173C" w:rsidP="00B41C32">
      <w:pPr>
        <w:pStyle w:val="TOC1"/>
        <w:rPr>
          <w:del w:id="349" w:author="MIGUEL FUERTES FERNANDEZ" w:date="2022-08-25T19:24:00Z"/>
          <w:rFonts w:eastAsiaTheme="minorEastAsia"/>
          <w:noProof/>
          <w:lang w:val="en-GB" w:eastAsia="en-GB"/>
        </w:rPr>
        <w:pPrChange w:id="350" w:author="MIGUEL FUERTES FERNANDEZ" w:date="2022-08-25T19:23:00Z">
          <w:pPr>
            <w:pStyle w:val="TOC1"/>
            <w:tabs>
              <w:tab w:val="right" w:leader="dot" w:pos="9016"/>
            </w:tabs>
          </w:pPr>
        </w:pPrChange>
      </w:pPr>
      <w:del w:id="351" w:author="MIGUEL FUERTES FERNANDEZ" w:date="2022-08-25T19:24:00Z">
        <w:r w:rsidDel="00B41C32">
          <w:fldChar w:fldCharType="begin"/>
        </w:r>
        <w:r w:rsidDel="00B41C32">
          <w:delInstrText xml:space="preserve"> HYPERLINK \l "_Toc112179945" </w:delInstrText>
        </w:r>
        <w:r w:rsidDel="00B41C32">
          <w:fldChar w:fldCharType="separate"/>
        </w:r>
        <w:r w:rsidR="00CF567A" w:rsidRPr="00EE580E" w:rsidDel="00B41C32">
          <w:rPr>
            <w:rStyle w:val="Hyperlink"/>
            <w:noProof/>
          </w:rPr>
          <w:delText>ABSTRACT</w:delText>
        </w:r>
        <w:r w:rsidR="00CF567A" w:rsidRPr="00EE580E" w:rsidDel="00B41C32">
          <w:rPr>
            <w:noProof/>
            <w:webHidden/>
          </w:rPr>
          <w:tab/>
        </w:r>
        <w:r w:rsidR="00CF567A" w:rsidRPr="00EE580E" w:rsidDel="00B41C32">
          <w:rPr>
            <w:noProof/>
            <w:webHidden/>
          </w:rPr>
          <w:fldChar w:fldCharType="begin"/>
        </w:r>
        <w:r w:rsidR="00CF567A" w:rsidRPr="00EE580E" w:rsidDel="00B41C32">
          <w:rPr>
            <w:noProof/>
            <w:webHidden/>
          </w:rPr>
          <w:delInstrText xml:space="preserve"> PAGEREF _Toc112179945 \h </w:delInstrText>
        </w:r>
        <w:r w:rsidR="00CF567A" w:rsidRPr="00EE580E" w:rsidDel="00B41C32">
          <w:rPr>
            <w:noProof/>
            <w:webHidden/>
          </w:rPr>
        </w:r>
        <w:r w:rsidR="00CF567A" w:rsidRPr="00EE580E" w:rsidDel="00B41C32">
          <w:rPr>
            <w:noProof/>
            <w:webHidden/>
          </w:rPr>
          <w:fldChar w:fldCharType="separate"/>
        </w:r>
      </w:del>
      <w:del w:id="352" w:author="MIGUEL FUERTES FERNANDEZ" w:date="2022-08-25T19:01:00Z">
        <w:r w:rsidR="00CF567A" w:rsidRPr="00EE580E" w:rsidDel="008B0DF8">
          <w:rPr>
            <w:noProof/>
            <w:webHidden/>
          </w:rPr>
          <w:delText>vi</w:delText>
        </w:r>
      </w:del>
      <w:del w:id="353" w:author="MIGUEL FUERTES FERNANDEZ" w:date="2022-08-25T19:24:00Z">
        <w:r w:rsidR="00CF567A" w:rsidRPr="00EE580E" w:rsidDel="00B41C32">
          <w:rPr>
            <w:noProof/>
            <w:webHidden/>
          </w:rPr>
          <w:fldChar w:fldCharType="end"/>
        </w:r>
        <w:r w:rsidDel="00B41C32">
          <w:rPr>
            <w:noProof/>
          </w:rPr>
          <w:fldChar w:fldCharType="end"/>
        </w:r>
      </w:del>
    </w:p>
    <w:p w14:paraId="5B4EA07E" w14:textId="639439CD" w:rsidR="00CF567A" w:rsidRPr="00EE580E" w:rsidDel="00B41C32" w:rsidRDefault="00F6173C" w:rsidP="00B41C32">
      <w:pPr>
        <w:pStyle w:val="TOC1"/>
        <w:rPr>
          <w:del w:id="354" w:author="MIGUEL FUERTES FERNANDEZ" w:date="2022-08-25T19:24:00Z"/>
          <w:rFonts w:eastAsiaTheme="minorEastAsia"/>
          <w:noProof/>
          <w:lang w:val="en-GB" w:eastAsia="en-GB"/>
        </w:rPr>
        <w:pPrChange w:id="355" w:author="MIGUEL FUERTES FERNANDEZ" w:date="2022-08-25T19:23:00Z">
          <w:pPr>
            <w:pStyle w:val="TOC1"/>
            <w:tabs>
              <w:tab w:val="left" w:pos="660"/>
              <w:tab w:val="right" w:leader="dot" w:pos="9016"/>
            </w:tabs>
          </w:pPr>
        </w:pPrChange>
      </w:pPr>
      <w:del w:id="356" w:author="MIGUEL FUERTES FERNANDEZ" w:date="2022-08-25T19:24:00Z">
        <w:r w:rsidDel="00B41C32">
          <w:fldChar w:fldCharType="begin"/>
        </w:r>
        <w:r w:rsidDel="00B41C32">
          <w:delInstrText xml:space="preserve"> HYPERLINK \l "_Toc112179946" </w:delInstrText>
        </w:r>
        <w:r w:rsidDel="00B41C32">
          <w:fldChar w:fldCharType="separate"/>
        </w:r>
        <w:r w:rsidR="00CF567A" w:rsidRPr="00EE580E" w:rsidDel="00B41C32">
          <w:rPr>
            <w:rStyle w:val="Hyperlink"/>
            <w:noProof/>
          </w:rPr>
          <w:delText>1.</w:delText>
        </w:r>
        <w:r w:rsidR="00CF567A" w:rsidRPr="00EE580E" w:rsidDel="00B41C32">
          <w:rPr>
            <w:rFonts w:eastAsiaTheme="minorEastAsia"/>
            <w:noProof/>
            <w:lang w:val="en-GB" w:eastAsia="en-GB"/>
          </w:rPr>
          <w:tab/>
        </w:r>
        <w:r w:rsidR="00CF567A" w:rsidRPr="00EE580E" w:rsidDel="00B41C32">
          <w:rPr>
            <w:rStyle w:val="Hyperlink"/>
            <w:noProof/>
          </w:rPr>
          <w:delText>Introducción</w:delText>
        </w:r>
        <w:r w:rsidR="00CF567A" w:rsidRPr="00EE580E" w:rsidDel="00B41C32">
          <w:rPr>
            <w:noProof/>
            <w:webHidden/>
          </w:rPr>
          <w:tab/>
        </w:r>
        <w:r w:rsidR="00CF567A" w:rsidRPr="00EE580E" w:rsidDel="00B41C32">
          <w:rPr>
            <w:noProof/>
            <w:webHidden/>
          </w:rPr>
          <w:fldChar w:fldCharType="begin"/>
        </w:r>
        <w:r w:rsidR="00CF567A" w:rsidRPr="00EE580E" w:rsidDel="00B41C32">
          <w:rPr>
            <w:noProof/>
            <w:webHidden/>
          </w:rPr>
          <w:delInstrText xml:space="preserve"> PAGEREF _Toc112179946 \h </w:delInstrText>
        </w:r>
        <w:r w:rsidR="00CF567A" w:rsidRPr="00EE580E" w:rsidDel="00B41C32">
          <w:rPr>
            <w:noProof/>
            <w:webHidden/>
          </w:rPr>
        </w:r>
        <w:r w:rsidR="00CF567A" w:rsidRPr="00EE580E" w:rsidDel="00B41C32">
          <w:rPr>
            <w:noProof/>
            <w:webHidden/>
          </w:rPr>
          <w:fldChar w:fldCharType="separate"/>
        </w:r>
        <w:r w:rsidR="00B41C32" w:rsidDel="00B41C32">
          <w:rPr>
            <w:noProof/>
            <w:webHidden/>
          </w:rPr>
          <w:delText>1</w:delText>
        </w:r>
        <w:r w:rsidR="00CF567A" w:rsidRPr="00EE580E" w:rsidDel="00B41C32">
          <w:rPr>
            <w:noProof/>
            <w:webHidden/>
          </w:rPr>
          <w:fldChar w:fldCharType="end"/>
        </w:r>
        <w:r w:rsidDel="00B41C32">
          <w:rPr>
            <w:noProof/>
          </w:rPr>
          <w:fldChar w:fldCharType="end"/>
        </w:r>
      </w:del>
    </w:p>
    <w:p w14:paraId="726FE0A1" w14:textId="006B29F8" w:rsidR="00CF567A" w:rsidRPr="00EE580E" w:rsidDel="00B41C32" w:rsidRDefault="00F6173C">
      <w:pPr>
        <w:pStyle w:val="TOC2"/>
        <w:rPr>
          <w:del w:id="357" w:author="MIGUEL FUERTES FERNANDEZ" w:date="2022-08-25T19:24:00Z"/>
          <w:rFonts w:asciiTheme="minorHAnsi" w:hAnsiTheme="minorHAnsi"/>
          <w:noProof/>
          <w:lang w:val="en-GB" w:eastAsia="en-GB"/>
        </w:rPr>
      </w:pPr>
      <w:del w:id="358" w:author="MIGUEL FUERTES FERNANDEZ" w:date="2022-08-25T19:24:00Z">
        <w:r w:rsidDel="00B41C32">
          <w:fldChar w:fldCharType="begin"/>
        </w:r>
        <w:r w:rsidDel="00B41C32">
          <w:delInstrText xml:space="preserve"> HYPERLINK \l "_Toc112179947" </w:delInstrText>
        </w:r>
        <w:r w:rsidDel="00B41C32">
          <w:fldChar w:fldCharType="separate"/>
        </w:r>
        <w:r w:rsidR="00CF567A" w:rsidRPr="00EE580E" w:rsidDel="00B41C32">
          <w:rPr>
            <w:rStyle w:val="Hyperlink"/>
            <w:noProof/>
          </w:rPr>
          <w:delText>Justificación</w:delText>
        </w:r>
        <w:r w:rsidR="00CF567A" w:rsidRPr="00EE580E" w:rsidDel="00B41C32">
          <w:rPr>
            <w:noProof/>
            <w:webHidden/>
          </w:rPr>
          <w:tab/>
        </w:r>
        <w:r w:rsidR="00CF567A" w:rsidRPr="00EE580E" w:rsidDel="00B41C32">
          <w:rPr>
            <w:noProof/>
            <w:webHidden/>
          </w:rPr>
          <w:fldChar w:fldCharType="begin"/>
        </w:r>
        <w:r w:rsidR="00CF567A" w:rsidRPr="00EE580E" w:rsidDel="00B41C32">
          <w:rPr>
            <w:noProof/>
            <w:webHidden/>
          </w:rPr>
          <w:delInstrText xml:space="preserve"> PAGEREF _Toc112179947 \h </w:delInstrText>
        </w:r>
        <w:r w:rsidR="00CF567A" w:rsidRPr="00EE580E" w:rsidDel="00B41C32">
          <w:rPr>
            <w:noProof/>
            <w:webHidden/>
          </w:rPr>
        </w:r>
        <w:r w:rsidR="00CF567A" w:rsidRPr="00EE580E" w:rsidDel="00B41C32">
          <w:rPr>
            <w:noProof/>
            <w:webHidden/>
          </w:rPr>
          <w:fldChar w:fldCharType="separate"/>
        </w:r>
        <w:r w:rsidR="00B41C32" w:rsidDel="00B41C32">
          <w:rPr>
            <w:noProof/>
            <w:webHidden/>
          </w:rPr>
          <w:delText>1</w:delText>
        </w:r>
        <w:r w:rsidR="00CF567A" w:rsidRPr="00EE580E" w:rsidDel="00B41C32">
          <w:rPr>
            <w:noProof/>
            <w:webHidden/>
          </w:rPr>
          <w:fldChar w:fldCharType="end"/>
        </w:r>
        <w:r w:rsidDel="00B41C32">
          <w:rPr>
            <w:noProof/>
          </w:rPr>
          <w:fldChar w:fldCharType="end"/>
        </w:r>
      </w:del>
    </w:p>
    <w:p w14:paraId="49097F0B" w14:textId="0C5F6E8D" w:rsidR="00CF567A" w:rsidRPr="00EE580E" w:rsidDel="00B41C32" w:rsidRDefault="00F6173C">
      <w:pPr>
        <w:pStyle w:val="TOC2"/>
        <w:rPr>
          <w:del w:id="359" w:author="MIGUEL FUERTES FERNANDEZ" w:date="2022-08-25T19:24:00Z"/>
          <w:rFonts w:asciiTheme="minorHAnsi" w:hAnsiTheme="minorHAnsi"/>
          <w:noProof/>
          <w:lang w:val="en-GB" w:eastAsia="en-GB"/>
        </w:rPr>
      </w:pPr>
      <w:del w:id="360" w:author="MIGUEL FUERTES FERNANDEZ" w:date="2022-08-25T19:24:00Z">
        <w:r w:rsidDel="00B41C32">
          <w:fldChar w:fldCharType="begin"/>
        </w:r>
        <w:r w:rsidDel="00B41C32">
          <w:delInstrText xml:space="preserve"> HYPERLINK \l "_Toc112179948" </w:delInstrText>
        </w:r>
        <w:r w:rsidDel="00B41C32">
          <w:fldChar w:fldCharType="separate"/>
        </w:r>
        <w:r w:rsidR="00CF567A" w:rsidRPr="00EE580E" w:rsidDel="00B41C32">
          <w:rPr>
            <w:rStyle w:val="Hyperlink"/>
            <w:noProof/>
          </w:rPr>
          <w:delText>Objetivos</w:delText>
        </w:r>
        <w:r w:rsidR="00CF567A" w:rsidRPr="00EE580E" w:rsidDel="00B41C32">
          <w:rPr>
            <w:noProof/>
            <w:webHidden/>
          </w:rPr>
          <w:tab/>
        </w:r>
        <w:r w:rsidR="00CF567A" w:rsidRPr="00EE580E" w:rsidDel="00B41C32">
          <w:rPr>
            <w:noProof/>
            <w:webHidden/>
          </w:rPr>
          <w:fldChar w:fldCharType="begin"/>
        </w:r>
        <w:r w:rsidR="00CF567A" w:rsidRPr="00EE580E" w:rsidDel="00B41C32">
          <w:rPr>
            <w:noProof/>
            <w:webHidden/>
          </w:rPr>
          <w:delInstrText xml:space="preserve"> PAGEREF _Toc112179948 \h </w:delInstrText>
        </w:r>
        <w:r w:rsidR="00CF567A" w:rsidRPr="00EE580E" w:rsidDel="00B41C32">
          <w:rPr>
            <w:noProof/>
            <w:webHidden/>
          </w:rPr>
        </w:r>
        <w:r w:rsidR="00CF567A" w:rsidRPr="00EE580E" w:rsidDel="00B41C32">
          <w:rPr>
            <w:noProof/>
            <w:webHidden/>
          </w:rPr>
          <w:fldChar w:fldCharType="separate"/>
        </w:r>
        <w:r w:rsidR="00B41C32" w:rsidDel="00B41C32">
          <w:rPr>
            <w:noProof/>
            <w:webHidden/>
          </w:rPr>
          <w:delText>3</w:delText>
        </w:r>
        <w:r w:rsidR="00CF567A" w:rsidRPr="00EE580E" w:rsidDel="00B41C32">
          <w:rPr>
            <w:noProof/>
            <w:webHidden/>
          </w:rPr>
          <w:fldChar w:fldCharType="end"/>
        </w:r>
        <w:r w:rsidDel="00B41C32">
          <w:rPr>
            <w:noProof/>
          </w:rPr>
          <w:fldChar w:fldCharType="end"/>
        </w:r>
      </w:del>
    </w:p>
    <w:p w14:paraId="0C5B9AE5" w14:textId="6E2FE82A" w:rsidR="00CF567A" w:rsidRPr="00EE580E" w:rsidDel="00B41C32" w:rsidRDefault="00F6173C">
      <w:pPr>
        <w:pStyle w:val="TOC3"/>
        <w:rPr>
          <w:del w:id="361" w:author="MIGUEL FUERTES FERNANDEZ" w:date="2022-08-25T19:24:00Z"/>
          <w:rFonts w:asciiTheme="minorHAnsi" w:hAnsiTheme="minorHAnsi"/>
          <w:noProof/>
          <w:lang w:val="en-GB" w:eastAsia="en-GB"/>
        </w:rPr>
      </w:pPr>
      <w:del w:id="362" w:author="MIGUEL FUERTES FERNANDEZ" w:date="2022-08-25T19:24:00Z">
        <w:r w:rsidDel="00B41C32">
          <w:fldChar w:fldCharType="begin"/>
        </w:r>
        <w:r w:rsidDel="00B41C32">
          <w:delInstrText xml:space="preserve"> HYPERLINK \l "_Toc112179949" </w:delInstrText>
        </w:r>
        <w:r w:rsidDel="00B41C32">
          <w:fldChar w:fldCharType="separate"/>
        </w:r>
        <w:r w:rsidR="00CF567A" w:rsidRPr="00EE580E" w:rsidDel="00B41C32">
          <w:rPr>
            <w:rStyle w:val="Hyperlink"/>
            <w:noProof/>
          </w:rPr>
          <w:delText>Objetivo principal</w:delText>
        </w:r>
        <w:r w:rsidR="00CF567A" w:rsidRPr="00EE580E" w:rsidDel="00B41C32">
          <w:rPr>
            <w:noProof/>
            <w:webHidden/>
          </w:rPr>
          <w:tab/>
        </w:r>
        <w:r w:rsidR="00CF567A" w:rsidRPr="00EE580E" w:rsidDel="00B41C32">
          <w:rPr>
            <w:noProof/>
            <w:webHidden/>
          </w:rPr>
          <w:fldChar w:fldCharType="begin"/>
        </w:r>
        <w:r w:rsidR="00CF567A" w:rsidRPr="00EE580E" w:rsidDel="00B41C32">
          <w:rPr>
            <w:noProof/>
            <w:webHidden/>
          </w:rPr>
          <w:delInstrText xml:space="preserve"> PAGEREF _Toc112179949 \h </w:delInstrText>
        </w:r>
        <w:r w:rsidR="00CF567A" w:rsidRPr="00EE580E" w:rsidDel="00B41C32">
          <w:rPr>
            <w:noProof/>
            <w:webHidden/>
          </w:rPr>
        </w:r>
        <w:r w:rsidR="00CF567A" w:rsidRPr="00EE580E" w:rsidDel="00B41C32">
          <w:rPr>
            <w:noProof/>
            <w:webHidden/>
          </w:rPr>
          <w:fldChar w:fldCharType="separate"/>
        </w:r>
        <w:r w:rsidR="00B41C32" w:rsidDel="00B41C32">
          <w:rPr>
            <w:noProof/>
            <w:webHidden/>
          </w:rPr>
          <w:delText>3</w:delText>
        </w:r>
        <w:r w:rsidR="00CF567A" w:rsidRPr="00EE580E" w:rsidDel="00B41C32">
          <w:rPr>
            <w:noProof/>
            <w:webHidden/>
          </w:rPr>
          <w:fldChar w:fldCharType="end"/>
        </w:r>
        <w:r w:rsidDel="00B41C32">
          <w:rPr>
            <w:noProof/>
          </w:rPr>
          <w:fldChar w:fldCharType="end"/>
        </w:r>
      </w:del>
    </w:p>
    <w:p w14:paraId="31520B20" w14:textId="2988C17E" w:rsidR="00CF567A" w:rsidRPr="00EE580E" w:rsidDel="00B41C32" w:rsidRDefault="00F6173C">
      <w:pPr>
        <w:pStyle w:val="TOC3"/>
        <w:rPr>
          <w:del w:id="363" w:author="MIGUEL FUERTES FERNANDEZ" w:date="2022-08-25T19:24:00Z"/>
          <w:rFonts w:asciiTheme="minorHAnsi" w:hAnsiTheme="minorHAnsi"/>
          <w:noProof/>
          <w:lang w:val="en-GB" w:eastAsia="en-GB"/>
        </w:rPr>
      </w:pPr>
      <w:del w:id="364" w:author="MIGUEL FUERTES FERNANDEZ" w:date="2022-08-25T19:24:00Z">
        <w:r w:rsidDel="00B41C32">
          <w:fldChar w:fldCharType="begin"/>
        </w:r>
        <w:r w:rsidDel="00B41C32">
          <w:delInstrText xml:space="preserve"> HYPERLINK \l "_Toc112179950" </w:delInstrText>
        </w:r>
        <w:r w:rsidDel="00B41C32">
          <w:fldChar w:fldCharType="separate"/>
        </w:r>
        <w:r w:rsidR="00CF567A" w:rsidRPr="00EE580E" w:rsidDel="00B41C32">
          <w:rPr>
            <w:rStyle w:val="Hyperlink"/>
            <w:noProof/>
          </w:rPr>
          <w:delText>Objetivos secundarios</w:delText>
        </w:r>
        <w:r w:rsidR="00CF567A" w:rsidRPr="00EE580E" w:rsidDel="00B41C32">
          <w:rPr>
            <w:noProof/>
            <w:webHidden/>
          </w:rPr>
          <w:tab/>
        </w:r>
        <w:r w:rsidR="00CF567A" w:rsidRPr="00EE580E" w:rsidDel="00B41C32">
          <w:rPr>
            <w:noProof/>
            <w:webHidden/>
          </w:rPr>
          <w:fldChar w:fldCharType="begin"/>
        </w:r>
        <w:r w:rsidR="00CF567A" w:rsidRPr="00EE580E" w:rsidDel="00B41C32">
          <w:rPr>
            <w:noProof/>
            <w:webHidden/>
          </w:rPr>
          <w:delInstrText xml:space="preserve"> PAGEREF _Toc112179950 \h </w:delInstrText>
        </w:r>
        <w:r w:rsidR="00CF567A" w:rsidRPr="00EE580E" w:rsidDel="00B41C32">
          <w:rPr>
            <w:noProof/>
            <w:webHidden/>
          </w:rPr>
        </w:r>
        <w:r w:rsidR="00CF567A" w:rsidRPr="00EE580E" w:rsidDel="00B41C32">
          <w:rPr>
            <w:noProof/>
            <w:webHidden/>
          </w:rPr>
          <w:fldChar w:fldCharType="separate"/>
        </w:r>
        <w:r w:rsidR="00B41C32" w:rsidDel="00B41C32">
          <w:rPr>
            <w:noProof/>
            <w:webHidden/>
          </w:rPr>
          <w:delText>3</w:delText>
        </w:r>
        <w:r w:rsidR="00CF567A" w:rsidRPr="00EE580E" w:rsidDel="00B41C32">
          <w:rPr>
            <w:noProof/>
            <w:webHidden/>
          </w:rPr>
          <w:fldChar w:fldCharType="end"/>
        </w:r>
        <w:r w:rsidDel="00B41C32">
          <w:rPr>
            <w:noProof/>
          </w:rPr>
          <w:fldChar w:fldCharType="end"/>
        </w:r>
      </w:del>
    </w:p>
    <w:p w14:paraId="33818C7D" w14:textId="0FAFB838" w:rsidR="00CF567A" w:rsidRPr="00EE580E" w:rsidDel="00B41C32" w:rsidRDefault="00F6173C">
      <w:pPr>
        <w:pStyle w:val="TOC2"/>
        <w:rPr>
          <w:del w:id="365" w:author="MIGUEL FUERTES FERNANDEZ" w:date="2022-08-25T19:24:00Z"/>
          <w:rFonts w:asciiTheme="minorHAnsi" w:hAnsiTheme="minorHAnsi"/>
          <w:noProof/>
          <w:lang w:val="en-GB" w:eastAsia="en-GB"/>
        </w:rPr>
      </w:pPr>
      <w:del w:id="366" w:author="MIGUEL FUERTES FERNANDEZ" w:date="2022-08-25T19:24:00Z">
        <w:r w:rsidDel="00B41C32">
          <w:fldChar w:fldCharType="begin"/>
        </w:r>
        <w:r w:rsidDel="00B41C32">
          <w:delInstrText xml:space="preserve"> HYPERLINK \l "_Toc112179951" </w:delInstrText>
        </w:r>
        <w:r w:rsidDel="00B41C32">
          <w:fldChar w:fldCharType="separate"/>
        </w:r>
        <w:r w:rsidR="00CF567A" w:rsidRPr="00EE580E" w:rsidDel="00B41C32">
          <w:rPr>
            <w:rStyle w:val="Hyperlink"/>
            <w:noProof/>
          </w:rPr>
          <w:delText>Estructura del TFM</w:delText>
        </w:r>
        <w:r w:rsidR="00CF567A" w:rsidRPr="00EE580E" w:rsidDel="00B41C32">
          <w:rPr>
            <w:noProof/>
            <w:webHidden/>
          </w:rPr>
          <w:tab/>
        </w:r>
        <w:r w:rsidR="00CF567A" w:rsidRPr="00EE580E" w:rsidDel="00B41C32">
          <w:rPr>
            <w:noProof/>
            <w:webHidden/>
          </w:rPr>
          <w:fldChar w:fldCharType="begin"/>
        </w:r>
        <w:r w:rsidR="00CF567A" w:rsidRPr="00EE580E" w:rsidDel="00B41C32">
          <w:rPr>
            <w:noProof/>
            <w:webHidden/>
          </w:rPr>
          <w:delInstrText xml:space="preserve"> PAGEREF _Toc112179951 \h </w:delInstrText>
        </w:r>
        <w:r w:rsidR="00CF567A" w:rsidRPr="00EE580E" w:rsidDel="00B41C32">
          <w:rPr>
            <w:noProof/>
            <w:webHidden/>
          </w:rPr>
        </w:r>
        <w:r w:rsidR="00CF567A" w:rsidRPr="00EE580E" w:rsidDel="00B41C32">
          <w:rPr>
            <w:noProof/>
            <w:webHidden/>
          </w:rPr>
          <w:fldChar w:fldCharType="separate"/>
        </w:r>
        <w:r w:rsidR="00B41C32" w:rsidDel="00B41C32">
          <w:rPr>
            <w:noProof/>
            <w:webHidden/>
          </w:rPr>
          <w:delText>4</w:delText>
        </w:r>
        <w:r w:rsidR="00CF567A" w:rsidRPr="00EE580E" w:rsidDel="00B41C32">
          <w:rPr>
            <w:noProof/>
            <w:webHidden/>
          </w:rPr>
          <w:fldChar w:fldCharType="end"/>
        </w:r>
        <w:r w:rsidDel="00B41C32">
          <w:rPr>
            <w:noProof/>
          </w:rPr>
          <w:fldChar w:fldCharType="end"/>
        </w:r>
      </w:del>
    </w:p>
    <w:p w14:paraId="0BF7644A" w14:textId="1FE6AD8D" w:rsidR="00CF567A" w:rsidRPr="00EE580E" w:rsidDel="00B41C32" w:rsidRDefault="00F6173C" w:rsidP="00B41C32">
      <w:pPr>
        <w:pStyle w:val="TOC1"/>
        <w:rPr>
          <w:del w:id="367" w:author="MIGUEL FUERTES FERNANDEZ" w:date="2022-08-25T19:24:00Z"/>
          <w:rFonts w:eastAsiaTheme="minorEastAsia"/>
          <w:noProof/>
          <w:lang w:val="en-GB" w:eastAsia="en-GB"/>
        </w:rPr>
        <w:pPrChange w:id="368" w:author="MIGUEL FUERTES FERNANDEZ" w:date="2022-08-25T19:23:00Z">
          <w:pPr>
            <w:pStyle w:val="TOC1"/>
            <w:tabs>
              <w:tab w:val="left" w:pos="660"/>
              <w:tab w:val="right" w:leader="dot" w:pos="9016"/>
            </w:tabs>
          </w:pPr>
        </w:pPrChange>
      </w:pPr>
      <w:del w:id="369" w:author="MIGUEL FUERTES FERNANDEZ" w:date="2022-08-25T19:24:00Z">
        <w:r w:rsidDel="00B41C32">
          <w:fldChar w:fldCharType="begin"/>
        </w:r>
        <w:r w:rsidDel="00B41C32">
          <w:delInstrText xml:space="preserve"> HYPERLINK \l "_Toc112179952" </w:delInstrText>
        </w:r>
        <w:r w:rsidDel="00B41C32">
          <w:fldChar w:fldCharType="separate"/>
        </w:r>
        <w:r w:rsidR="00CF567A" w:rsidRPr="00EE580E" w:rsidDel="00B41C32">
          <w:rPr>
            <w:rStyle w:val="Hyperlink"/>
            <w:noProof/>
          </w:rPr>
          <w:delText>2.</w:delText>
        </w:r>
        <w:r w:rsidR="00CF567A" w:rsidRPr="00EE580E" w:rsidDel="00B41C32">
          <w:rPr>
            <w:rFonts w:eastAsiaTheme="minorEastAsia"/>
            <w:noProof/>
            <w:lang w:val="en-GB" w:eastAsia="en-GB"/>
          </w:rPr>
          <w:tab/>
        </w:r>
        <w:r w:rsidR="00CF567A" w:rsidRPr="00EE580E" w:rsidDel="00B41C32">
          <w:rPr>
            <w:rStyle w:val="Hyperlink"/>
            <w:noProof/>
          </w:rPr>
          <w:delText>Estado de la cuestión</w:delText>
        </w:r>
        <w:r w:rsidR="00CF567A" w:rsidRPr="00EE580E" w:rsidDel="00B41C32">
          <w:rPr>
            <w:noProof/>
            <w:webHidden/>
          </w:rPr>
          <w:tab/>
        </w:r>
        <w:r w:rsidR="00CF567A" w:rsidRPr="00EE580E" w:rsidDel="00B41C32">
          <w:rPr>
            <w:noProof/>
            <w:webHidden/>
          </w:rPr>
          <w:fldChar w:fldCharType="begin"/>
        </w:r>
        <w:r w:rsidR="00CF567A" w:rsidRPr="00EE580E" w:rsidDel="00B41C32">
          <w:rPr>
            <w:noProof/>
            <w:webHidden/>
          </w:rPr>
          <w:delInstrText xml:space="preserve"> PAGEREF _Toc112179952 \h </w:delInstrText>
        </w:r>
        <w:r w:rsidR="00CF567A" w:rsidRPr="00EE580E" w:rsidDel="00B41C32">
          <w:rPr>
            <w:noProof/>
            <w:webHidden/>
          </w:rPr>
        </w:r>
        <w:r w:rsidR="00CF567A" w:rsidRPr="00EE580E" w:rsidDel="00B41C32">
          <w:rPr>
            <w:noProof/>
            <w:webHidden/>
          </w:rPr>
          <w:fldChar w:fldCharType="separate"/>
        </w:r>
      </w:del>
      <w:del w:id="370" w:author="MIGUEL FUERTES FERNANDEZ" w:date="2022-08-25T19:01:00Z">
        <w:r w:rsidR="00CF567A" w:rsidRPr="00EE580E" w:rsidDel="008B0DF8">
          <w:rPr>
            <w:noProof/>
            <w:webHidden/>
          </w:rPr>
          <w:delText>5</w:delText>
        </w:r>
      </w:del>
      <w:del w:id="371" w:author="MIGUEL FUERTES FERNANDEZ" w:date="2022-08-25T19:24:00Z">
        <w:r w:rsidR="00CF567A" w:rsidRPr="00EE580E" w:rsidDel="00B41C32">
          <w:rPr>
            <w:noProof/>
            <w:webHidden/>
          </w:rPr>
          <w:fldChar w:fldCharType="end"/>
        </w:r>
        <w:r w:rsidDel="00B41C32">
          <w:rPr>
            <w:noProof/>
          </w:rPr>
          <w:fldChar w:fldCharType="end"/>
        </w:r>
      </w:del>
    </w:p>
    <w:p w14:paraId="2CCF2C4C" w14:textId="76C78A98" w:rsidR="00CF567A" w:rsidRPr="00EE580E" w:rsidDel="00B41C32" w:rsidRDefault="00F6173C" w:rsidP="00B41C32">
      <w:pPr>
        <w:pStyle w:val="TOC1"/>
        <w:rPr>
          <w:del w:id="372" w:author="MIGUEL FUERTES FERNANDEZ" w:date="2022-08-25T19:24:00Z"/>
          <w:rFonts w:eastAsiaTheme="minorEastAsia"/>
          <w:noProof/>
          <w:lang w:val="en-GB" w:eastAsia="en-GB"/>
        </w:rPr>
        <w:pPrChange w:id="373" w:author="MIGUEL FUERTES FERNANDEZ" w:date="2022-08-25T19:23:00Z">
          <w:pPr>
            <w:pStyle w:val="TOC1"/>
            <w:tabs>
              <w:tab w:val="left" w:pos="660"/>
              <w:tab w:val="right" w:leader="dot" w:pos="9016"/>
            </w:tabs>
          </w:pPr>
        </w:pPrChange>
      </w:pPr>
      <w:del w:id="374" w:author="MIGUEL FUERTES FERNANDEZ" w:date="2022-08-25T19:24:00Z">
        <w:r w:rsidDel="00B41C32">
          <w:fldChar w:fldCharType="begin"/>
        </w:r>
        <w:r w:rsidDel="00B41C32">
          <w:delInstrText xml:space="preserve"> HYPERLINK \l "_Toc112179953" </w:delInstrText>
        </w:r>
        <w:r w:rsidDel="00B41C32">
          <w:fldChar w:fldCharType="separate"/>
        </w:r>
        <w:r w:rsidR="00CF567A" w:rsidRPr="00EE580E" w:rsidDel="00B41C32">
          <w:rPr>
            <w:rStyle w:val="Hyperlink"/>
            <w:noProof/>
          </w:rPr>
          <w:delText>3.</w:delText>
        </w:r>
        <w:r w:rsidR="00CF567A" w:rsidRPr="00EE580E" w:rsidDel="00B41C32">
          <w:rPr>
            <w:rFonts w:eastAsiaTheme="minorEastAsia"/>
            <w:noProof/>
            <w:lang w:val="en-GB" w:eastAsia="en-GB"/>
          </w:rPr>
          <w:tab/>
        </w:r>
        <w:r w:rsidR="00CF567A" w:rsidRPr="00EE580E" w:rsidDel="00B41C32">
          <w:rPr>
            <w:rStyle w:val="Hyperlink"/>
            <w:noProof/>
          </w:rPr>
          <w:delText>Marco teórico</w:delText>
        </w:r>
        <w:r w:rsidR="00CF567A" w:rsidRPr="00EE580E" w:rsidDel="00B41C32">
          <w:rPr>
            <w:noProof/>
            <w:webHidden/>
          </w:rPr>
          <w:tab/>
        </w:r>
        <w:r w:rsidR="00CF567A" w:rsidRPr="00EE580E" w:rsidDel="00B41C32">
          <w:rPr>
            <w:noProof/>
            <w:webHidden/>
          </w:rPr>
          <w:fldChar w:fldCharType="begin"/>
        </w:r>
        <w:r w:rsidR="00CF567A" w:rsidRPr="00EE580E" w:rsidDel="00B41C32">
          <w:rPr>
            <w:noProof/>
            <w:webHidden/>
          </w:rPr>
          <w:delInstrText xml:space="preserve"> PAGEREF _Toc112179953 \h </w:delInstrText>
        </w:r>
        <w:r w:rsidR="00CF567A" w:rsidRPr="00EE580E" w:rsidDel="00B41C32">
          <w:rPr>
            <w:noProof/>
            <w:webHidden/>
          </w:rPr>
        </w:r>
        <w:r w:rsidR="00CF567A" w:rsidRPr="00EE580E" w:rsidDel="00B41C32">
          <w:rPr>
            <w:noProof/>
            <w:webHidden/>
          </w:rPr>
          <w:fldChar w:fldCharType="separate"/>
        </w:r>
      </w:del>
      <w:del w:id="375" w:author="MIGUEL FUERTES FERNANDEZ" w:date="2022-08-25T19:01:00Z">
        <w:r w:rsidR="00CF567A" w:rsidRPr="00EE580E" w:rsidDel="008B0DF8">
          <w:rPr>
            <w:noProof/>
            <w:webHidden/>
          </w:rPr>
          <w:delText>12</w:delText>
        </w:r>
      </w:del>
      <w:del w:id="376" w:author="MIGUEL FUERTES FERNANDEZ" w:date="2022-08-25T19:24:00Z">
        <w:r w:rsidR="00CF567A" w:rsidRPr="00EE580E" w:rsidDel="00B41C32">
          <w:rPr>
            <w:noProof/>
            <w:webHidden/>
          </w:rPr>
          <w:fldChar w:fldCharType="end"/>
        </w:r>
        <w:r w:rsidDel="00B41C32">
          <w:rPr>
            <w:noProof/>
          </w:rPr>
          <w:fldChar w:fldCharType="end"/>
        </w:r>
      </w:del>
    </w:p>
    <w:p w14:paraId="22E3290B" w14:textId="429F3417" w:rsidR="00CF567A" w:rsidRPr="00EE580E" w:rsidDel="00B41C32" w:rsidRDefault="00F6173C">
      <w:pPr>
        <w:pStyle w:val="TOC2"/>
        <w:rPr>
          <w:del w:id="377" w:author="MIGUEL FUERTES FERNANDEZ" w:date="2022-08-25T19:24:00Z"/>
          <w:rFonts w:asciiTheme="minorHAnsi" w:hAnsiTheme="minorHAnsi"/>
          <w:noProof/>
          <w:lang w:val="en-GB" w:eastAsia="en-GB"/>
        </w:rPr>
      </w:pPr>
      <w:del w:id="378" w:author="MIGUEL FUERTES FERNANDEZ" w:date="2022-08-25T19:24:00Z">
        <w:r w:rsidDel="00B41C32">
          <w:fldChar w:fldCharType="begin"/>
        </w:r>
        <w:r w:rsidDel="00B41C32">
          <w:delInstrText xml:space="preserve"> HYPERLINK \l "_Toc112179954" </w:delInstrText>
        </w:r>
        <w:r w:rsidDel="00B41C32">
          <w:fldChar w:fldCharType="separate"/>
        </w:r>
        <w:r w:rsidR="00CF567A" w:rsidRPr="00EE580E" w:rsidDel="00B41C32">
          <w:rPr>
            <w:rStyle w:val="Hyperlink"/>
            <w:noProof/>
          </w:rPr>
          <w:delText>¿Qué es el aprendizaje colaborativo?</w:delText>
        </w:r>
        <w:r w:rsidR="00CF567A" w:rsidRPr="00EE580E" w:rsidDel="00B41C32">
          <w:rPr>
            <w:noProof/>
            <w:webHidden/>
          </w:rPr>
          <w:tab/>
        </w:r>
        <w:r w:rsidR="00CF567A" w:rsidRPr="00EE580E" w:rsidDel="00B41C32">
          <w:rPr>
            <w:noProof/>
            <w:webHidden/>
          </w:rPr>
          <w:fldChar w:fldCharType="begin"/>
        </w:r>
        <w:r w:rsidR="00CF567A" w:rsidRPr="00EE580E" w:rsidDel="00B41C32">
          <w:rPr>
            <w:noProof/>
            <w:webHidden/>
          </w:rPr>
          <w:delInstrText xml:space="preserve"> PAGEREF _Toc112179954 \h </w:delInstrText>
        </w:r>
        <w:r w:rsidR="00CF567A" w:rsidRPr="00EE580E" w:rsidDel="00B41C32">
          <w:rPr>
            <w:noProof/>
            <w:webHidden/>
          </w:rPr>
        </w:r>
        <w:r w:rsidR="00CF567A" w:rsidRPr="00EE580E" w:rsidDel="00B41C32">
          <w:rPr>
            <w:noProof/>
            <w:webHidden/>
          </w:rPr>
          <w:fldChar w:fldCharType="separate"/>
        </w:r>
      </w:del>
      <w:del w:id="379" w:author="MIGUEL FUERTES FERNANDEZ" w:date="2022-08-25T19:01:00Z">
        <w:r w:rsidR="00CF567A" w:rsidRPr="00EE580E" w:rsidDel="008B0DF8">
          <w:rPr>
            <w:noProof/>
            <w:webHidden/>
          </w:rPr>
          <w:delText>12</w:delText>
        </w:r>
      </w:del>
      <w:del w:id="380" w:author="MIGUEL FUERTES FERNANDEZ" w:date="2022-08-25T19:24:00Z">
        <w:r w:rsidR="00CF567A" w:rsidRPr="00EE580E" w:rsidDel="00B41C32">
          <w:rPr>
            <w:noProof/>
            <w:webHidden/>
          </w:rPr>
          <w:fldChar w:fldCharType="end"/>
        </w:r>
        <w:r w:rsidDel="00B41C32">
          <w:rPr>
            <w:noProof/>
          </w:rPr>
          <w:fldChar w:fldCharType="end"/>
        </w:r>
      </w:del>
    </w:p>
    <w:p w14:paraId="7FAA3EC5" w14:textId="5E1FDD63" w:rsidR="00CF567A" w:rsidRPr="00EE580E" w:rsidDel="00B41C32" w:rsidRDefault="00F6173C">
      <w:pPr>
        <w:pStyle w:val="TOC2"/>
        <w:rPr>
          <w:del w:id="381" w:author="MIGUEL FUERTES FERNANDEZ" w:date="2022-08-25T19:24:00Z"/>
          <w:rFonts w:asciiTheme="minorHAnsi" w:hAnsiTheme="minorHAnsi"/>
          <w:noProof/>
          <w:lang w:val="en-GB" w:eastAsia="en-GB"/>
        </w:rPr>
      </w:pPr>
      <w:del w:id="382" w:author="MIGUEL FUERTES FERNANDEZ" w:date="2022-08-25T19:24:00Z">
        <w:r w:rsidDel="00B41C32">
          <w:fldChar w:fldCharType="begin"/>
        </w:r>
        <w:r w:rsidDel="00B41C32">
          <w:delInstrText xml:space="preserve"> HYPERLINK \l "_Toc1121</w:delInstrText>
        </w:r>
        <w:r w:rsidDel="00B41C32">
          <w:delInstrText xml:space="preserve">79955" </w:delInstrText>
        </w:r>
        <w:r w:rsidDel="00B41C32">
          <w:fldChar w:fldCharType="separate"/>
        </w:r>
        <w:r w:rsidR="00CF567A" w:rsidRPr="00EE580E" w:rsidDel="00B41C32">
          <w:rPr>
            <w:rStyle w:val="Hyperlink"/>
            <w:noProof/>
          </w:rPr>
          <w:delText>Motivación</w:delText>
        </w:r>
        <w:r w:rsidR="00CF567A" w:rsidRPr="00EE580E" w:rsidDel="00B41C32">
          <w:rPr>
            <w:noProof/>
            <w:webHidden/>
          </w:rPr>
          <w:tab/>
        </w:r>
        <w:r w:rsidR="00CF567A" w:rsidRPr="00EE580E" w:rsidDel="00B41C32">
          <w:rPr>
            <w:noProof/>
            <w:webHidden/>
          </w:rPr>
          <w:fldChar w:fldCharType="begin"/>
        </w:r>
        <w:r w:rsidR="00CF567A" w:rsidRPr="00EE580E" w:rsidDel="00B41C32">
          <w:rPr>
            <w:noProof/>
            <w:webHidden/>
          </w:rPr>
          <w:delInstrText xml:space="preserve"> PAGEREF _Toc112179955 \h </w:delInstrText>
        </w:r>
        <w:r w:rsidR="00CF567A" w:rsidRPr="00EE580E" w:rsidDel="00B41C32">
          <w:rPr>
            <w:noProof/>
            <w:webHidden/>
          </w:rPr>
        </w:r>
        <w:r w:rsidR="00CF567A" w:rsidRPr="00EE580E" w:rsidDel="00B41C32">
          <w:rPr>
            <w:noProof/>
            <w:webHidden/>
          </w:rPr>
          <w:fldChar w:fldCharType="separate"/>
        </w:r>
      </w:del>
      <w:del w:id="383" w:author="MIGUEL FUERTES FERNANDEZ" w:date="2022-08-25T19:01:00Z">
        <w:r w:rsidR="00CF567A" w:rsidRPr="00EE580E" w:rsidDel="008B0DF8">
          <w:rPr>
            <w:noProof/>
            <w:webHidden/>
          </w:rPr>
          <w:delText>13</w:delText>
        </w:r>
      </w:del>
      <w:del w:id="384" w:author="MIGUEL FUERTES FERNANDEZ" w:date="2022-08-25T19:24:00Z">
        <w:r w:rsidR="00CF567A" w:rsidRPr="00EE580E" w:rsidDel="00B41C32">
          <w:rPr>
            <w:noProof/>
            <w:webHidden/>
          </w:rPr>
          <w:fldChar w:fldCharType="end"/>
        </w:r>
        <w:r w:rsidDel="00B41C32">
          <w:rPr>
            <w:noProof/>
          </w:rPr>
          <w:fldChar w:fldCharType="end"/>
        </w:r>
      </w:del>
    </w:p>
    <w:p w14:paraId="4136F91D" w14:textId="58BB2FED" w:rsidR="00CF567A" w:rsidRPr="00EE580E" w:rsidDel="00B41C32" w:rsidRDefault="00F6173C">
      <w:pPr>
        <w:pStyle w:val="TOC2"/>
        <w:rPr>
          <w:del w:id="385" w:author="MIGUEL FUERTES FERNANDEZ" w:date="2022-08-25T19:24:00Z"/>
          <w:rFonts w:asciiTheme="minorHAnsi" w:hAnsiTheme="minorHAnsi"/>
          <w:noProof/>
          <w:lang w:val="en-GB" w:eastAsia="en-GB"/>
        </w:rPr>
      </w:pPr>
      <w:del w:id="386" w:author="MIGUEL FUERTES FERNANDEZ" w:date="2022-08-25T19:24:00Z">
        <w:r w:rsidDel="00B41C32">
          <w:fldChar w:fldCharType="begin"/>
        </w:r>
        <w:r w:rsidDel="00B41C32">
          <w:delInstrText xml:space="preserve"> HYPERLINK \l "_Toc112179956" </w:delInstrText>
        </w:r>
        <w:r w:rsidDel="00B41C32">
          <w:fldChar w:fldCharType="separate"/>
        </w:r>
        <w:r w:rsidR="00CF567A" w:rsidRPr="00EE580E" w:rsidDel="00B41C32">
          <w:rPr>
            <w:rStyle w:val="Hyperlink"/>
            <w:noProof/>
            <w:lang w:val="es-ES"/>
          </w:rPr>
          <w:delText>Habilidades para sigo XXI</w:delText>
        </w:r>
        <w:r w:rsidR="00CF567A" w:rsidRPr="00EE580E" w:rsidDel="00B41C32">
          <w:rPr>
            <w:noProof/>
            <w:webHidden/>
          </w:rPr>
          <w:tab/>
        </w:r>
        <w:r w:rsidR="00CF567A" w:rsidRPr="00EE580E" w:rsidDel="00B41C32">
          <w:rPr>
            <w:noProof/>
            <w:webHidden/>
          </w:rPr>
          <w:fldChar w:fldCharType="begin"/>
        </w:r>
        <w:r w:rsidR="00CF567A" w:rsidRPr="00EE580E" w:rsidDel="00B41C32">
          <w:rPr>
            <w:noProof/>
            <w:webHidden/>
          </w:rPr>
          <w:delInstrText xml:space="preserve"> PAGEREF _Toc112179956 \h </w:delInstrText>
        </w:r>
        <w:r w:rsidR="00CF567A" w:rsidRPr="00EE580E" w:rsidDel="00B41C32">
          <w:rPr>
            <w:noProof/>
            <w:webHidden/>
          </w:rPr>
        </w:r>
        <w:r w:rsidR="00CF567A" w:rsidRPr="00EE580E" w:rsidDel="00B41C32">
          <w:rPr>
            <w:noProof/>
            <w:webHidden/>
          </w:rPr>
          <w:fldChar w:fldCharType="separate"/>
        </w:r>
      </w:del>
      <w:del w:id="387" w:author="MIGUEL FUERTES FERNANDEZ" w:date="2022-08-25T19:01:00Z">
        <w:r w:rsidR="00CF567A" w:rsidRPr="00EE580E" w:rsidDel="008B0DF8">
          <w:rPr>
            <w:noProof/>
            <w:webHidden/>
          </w:rPr>
          <w:delText>13</w:delText>
        </w:r>
      </w:del>
      <w:del w:id="388" w:author="MIGUEL FUERTES FERNANDEZ" w:date="2022-08-25T19:24:00Z">
        <w:r w:rsidR="00CF567A" w:rsidRPr="00EE580E" w:rsidDel="00B41C32">
          <w:rPr>
            <w:noProof/>
            <w:webHidden/>
          </w:rPr>
          <w:fldChar w:fldCharType="end"/>
        </w:r>
        <w:r w:rsidDel="00B41C32">
          <w:rPr>
            <w:noProof/>
          </w:rPr>
          <w:fldChar w:fldCharType="end"/>
        </w:r>
      </w:del>
    </w:p>
    <w:p w14:paraId="74FF9696" w14:textId="2181437D" w:rsidR="00CF567A" w:rsidRPr="00EE580E" w:rsidDel="00B41C32" w:rsidRDefault="00F6173C">
      <w:pPr>
        <w:pStyle w:val="TOC3"/>
        <w:rPr>
          <w:del w:id="389" w:author="MIGUEL FUERTES FERNANDEZ" w:date="2022-08-25T19:24:00Z"/>
          <w:rFonts w:asciiTheme="minorHAnsi" w:hAnsiTheme="minorHAnsi"/>
          <w:noProof/>
          <w:lang w:val="en-GB" w:eastAsia="en-GB"/>
        </w:rPr>
      </w:pPr>
      <w:del w:id="390" w:author="MIGUEL FUERTES FERNANDEZ" w:date="2022-08-25T19:24:00Z">
        <w:r w:rsidDel="00B41C32">
          <w:fldChar w:fldCharType="begin"/>
        </w:r>
        <w:r w:rsidDel="00B41C32">
          <w:delInstrText xml:space="preserve"> HYPERLINK \l "_Toc112179957" </w:delInstrText>
        </w:r>
        <w:r w:rsidDel="00B41C32">
          <w:fldChar w:fldCharType="separate"/>
        </w:r>
        <w:r w:rsidR="00CF567A" w:rsidRPr="00EE580E" w:rsidDel="00B41C32">
          <w:rPr>
            <w:rStyle w:val="Hyperlink"/>
            <w:noProof/>
            <w:lang w:val="es-ES"/>
          </w:rPr>
          <w:delText xml:space="preserve">Interdependencia Positiva </w:delText>
        </w:r>
        <w:r w:rsidR="00CF567A" w:rsidRPr="00EE580E" w:rsidDel="00B41C32">
          <w:rPr>
            <w:rStyle w:val="Hyperlink"/>
            <w:rFonts w:cs="Arial"/>
            <w:noProof/>
          </w:rPr>
          <w:delText>(Harianingsih &amp; Jusoh, 2022; Lynn Brown, 2021)</w:delText>
        </w:r>
        <w:r w:rsidR="00CF567A" w:rsidRPr="00EE580E" w:rsidDel="00B41C32">
          <w:rPr>
            <w:noProof/>
            <w:webHidden/>
          </w:rPr>
          <w:tab/>
        </w:r>
        <w:r w:rsidR="00CF567A" w:rsidRPr="00EE580E" w:rsidDel="00B41C32">
          <w:rPr>
            <w:noProof/>
            <w:webHidden/>
          </w:rPr>
          <w:fldChar w:fldCharType="begin"/>
        </w:r>
        <w:r w:rsidR="00CF567A" w:rsidRPr="00EE580E" w:rsidDel="00B41C32">
          <w:rPr>
            <w:noProof/>
            <w:webHidden/>
          </w:rPr>
          <w:delInstrText xml:space="preserve"> PAGEREF _Toc112179957 \h </w:delInstrText>
        </w:r>
        <w:r w:rsidR="00CF567A" w:rsidRPr="00EE580E" w:rsidDel="00B41C32">
          <w:rPr>
            <w:noProof/>
            <w:webHidden/>
          </w:rPr>
        </w:r>
        <w:r w:rsidR="00CF567A" w:rsidRPr="00EE580E" w:rsidDel="00B41C32">
          <w:rPr>
            <w:noProof/>
            <w:webHidden/>
          </w:rPr>
          <w:fldChar w:fldCharType="separate"/>
        </w:r>
      </w:del>
      <w:del w:id="391" w:author="MIGUEL FUERTES FERNANDEZ" w:date="2022-08-25T19:01:00Z">
        <w:r w:rsidR="00CF567A" w:rsidRPr="00EE580E" w:rsidDel="008B0DF8">
          <w:rPr>
            <w:noProof/>
            <w:webHidden/>
          </w:rPr>
          <w:delText>14</w:delText>
        </w:r>
      </w:del>
      <w:del w:id="392" w:author="MIGUEL FUERTES FERNANDEZ" w:date="2022-08-25T19:24:00Z">
        <w:r w:rsidR="00CF567A" w:rsidRPr="00EE580E" w:rsidDel="00B41C32">
          <w:rPr>
            <w:noProof/>
            <w:webHidden/>
          </w:rPr>
          <w:fldChar w:fldCharType="end"/>
        </w:r>
        <w:r w:rsidDel="00B41C32">
          <w:rPr>
            <w:noProof/>
          </w:rPr>
          <w:fldChar w:fldCharType="end"/>
        </w:r>
      </w:del>
    </w:p>
    <w:p w14:paraId="0C40FC85" w14:textId="415FBB85" w:rsidR="00CF567A" w:rsidRPr="00EE580E" w:rsidDel="00B41C32" w:rsidRDefault="00F6173C">
      <w:pPr>
        <w:pStyle w:val="TOC3"/>
        <w:rPr>
          <w:del w:id="393" w:author="MIGUEL FUERTES FERNANDEZ" w:date="2022-08-25T19:24:00Z"/>
          <w:rFonts w:asciiTheme="minorHAnsi" w:hAnsiTheme="minorHAnsi"/>
          <w:noProof/>
          <w:lang w:val="en-GB" w:eastAsia="en-GB"/>
        </w:rPr>
      </w:pPr>
      <w:del w:id="394" w:author="MIGUEL FUERTES FERNANDEZ" w:date="2022-08-25T19:24:00Z">
        <w:r w:rsidDel="00B41C32">
          <w:fldChar w:fldCharType="begin"/>
        </w:r>
        <w:r w:rsidDel="00B41C32">
          <w:delInstrText xml:space="preserve"> HYPERLINK \l "_Toc112179958" </w:delInstrText>
        </w:r>
        <w:r w:rsidDel="00B41C32">
          <w:fldChar w:fldCharType="separate"/>
        </w:r>
        <w:r w:rsidR="00CF567A" w:rsidRPr="00EE580E" w:rsidDel="00B41C32">
          <w:rPr>
            <w:rStyle w:val="Hyperlink"/>
            <w:noProof/>
            <w:lang w:val="es-ES"/>
          </w:rPr>
          <w:delText xml:space="preserve">Responsabilidad Individual </w:delText>
        </w:r>
        <w:r w:rsidR="00CF567A" w:rsidRPr="00EE580E" w:rsidDel="00B41C32">
          <w:rPr>
            <w:rStyle w:val="Hyperlink"/>
            <w:rFonts w:cs="Arial"/>
            <w:noProof/>
          </w:rPr>
          <w:delText>(Herrada Valverde &amp; Baños Navarro, 2018; Lynn Brown, 2021)</w:delText>
        </w:r>
        <w:r w:rsidR="00CF567A" w:rsidRPr="00EE580E" w:rsidDel="00B41C32">
          <w:rPr>
            <w:noProof/>
            <w:webHidden/>
          </w:rPr>
          <w:tab/>
        </w:r>
        <w:r w:rsidR="00CF567A" w:rsidRPr="00EE580E" w:rsidDel="00B41C32">
          <w:rPr>
            <w:noProof/>
            <w:webHidden/>
          </w:rPr>
          <w:fldChar w:fldCharType="begin"/>
        </w:r>
        <w:r w:rsidR="00CF567A" w:rsidRPr="00EE580E" w:rsidDel="00B41C32">
          <w:rPr>
            <w:noProof/>
            <w:webHidden/>
          </w:rPr>
          <w:delInstrText xml:space="preserve"> PAGEREF _Toc112179958 \h </w:delInstrText>
        </w:r>
        <w:r w:rsidR="00CF567A" w:rsidRPr="00EE580E" w:rsidDel="00B41C32">
          <w:rPr>
            <w:noProof/>
            <w:webHidden/>
          </w:rPr>
        </w:r>
        <w:r w:rsidR="00CF567A" w:rsidRPr="00EE580E" w:rsidDel="00B41C32">
          <w:rPr>
            <w:noProof/>
            <w:webHidden/>
          </w:rPr>
          <w:fldChar w:fldCharType="separate"/>
        </w:r>
      </w:del>
      <w:del w:id="395" w:author="MIGUEL FUERTES FERNANDEZ" w:date="2022-08-25T19:01:00Z">
        <w:r w:rsidR="00CF567A" w:rsidRPr="00EE580E" w:rsidDel="008B0DF8">
          <w:rPr>
            <w:noProof/>
            <w:webHidden/>
          </w:rPr>
          <w:delText>15</w:delText>
        </w:r>
      </w:del>
      <w:del w:id="396" w:author="MIGUEL FUERTES FERNANDEZ" w:date="2022-08-25T19:24:00Z">
        <w:r w:rsidR="00CF567A" w:rsidRPr="00EE580E" w:rsidDel="00B41C32">
          <w:rPr>
            <w:noProof/>
            <w:webHidden/>
          </w:rPr>
          <w:fldChar w:fldCharType="end"/>
        </w:r>
        <w:r w:rsidDel="00B41C32">
          <w:rPr>
            <w:noProof/>
          </w:rPr>
          <w:fldChar w:fldCharType="end"/>
        </w:r>
      </w:del>
    </w:p>
    <w:p w14:paraId="34242FE4" w14:textId="2B22C5E7" w:rsidR="00CF567A" w:rsidRPr="00EE580E" w:rsidDel="00B41C32" w:rsidRDefault="00F6173C">
      <w:pPr>
        <w:pStyle w:val="TOC3"/>
        <w:rPr>
          <w:del w:id="397" w:author="MIGUEL FUERTES FERNANDEZ" w:date="2022-08-25T19:24:00Z"/>
          <w:rFonts w:asciiTheme="minorHAnsi" w:hAnsiTheme="minorHAnsi"/>
          <w:noProof/>
          <w:lang w:val="en-GB" w:eastAsia="en-GB"/>
        </w:rPr>
      </w:pPr>
      <w:del w:id="398" w:author="MIGUEL FUERTES FERNANDEZ" w:date="2022-08-25T19:24:00Z">
        <w:r w:rsidDel="00B41C32">
          <w:fldChar w:fldCharType="begin"/>
        </w:r>
        <w:r w:rsidDel="00B41C32">
          <w:delInstrText xml:space="preserve"> HYPERLINK \l "_Toc11217995</w:delInstrText>
        </w:r>
        <w:r w:rsidDel="00B41C32">
          <w:delInstrText xml:space="preserve">9" </w:delInstrText>
        </w:r>
        <w:r w:rsidDel="00B41C32">
          <w:fldChar w:fldCharType="separate"/>
        </w:r>
        <w:r w:rsidR="00CF567A" w:rsidRPr="00EE580E" w:rsidDel="00B41C32">
          <w:rPr>
            <w:rStyle w:val="Hyperlink"/>
            <w:noProof/>
            <w:lang w:val="es-ES"/>
          </w:rPr>
          <w:delText>Interacción Social</w:delText>
        </w:r>
        <w:r w:rsidR="00CF567A" w:rsidRPr="00EE580E" w:rsidDel="00B41C32">
          <w:rPr>
            <w:noProof/>
            <w:webHidden/>
          </w:rPr>
          <w:tab/>
        </w:r>
        <w:r w:rsidR="00CF567A" w:rsidRPr="00EE580E" w:rsidDel="00B41C32">
          <w:rPr>
            <w:noProof/>
            <w:webHidden/>
          </w:rPr>
          <w:fldChar w:fldCharType="begin"/>
        </w:r>
        <w:r w:rsidR="00CF567A" w:rsidRPr="00EE580E" w:rsidDel="00B41C32">
          <w:rPr>
            <w:noProof/>
            <w:webHidden/>
          </w:rPr>
          <w:delInstrText xml:space="preserve"> PAGEREF _Toc112179959 \h </w:delInstrText>
        </w:r>
        <w:r w:rsidR="00CF567A" w:rsidRPr="00EE580E" w:rsidDel="00B41C32">
          <w:rPr>
            <w:noProof/>
            <w:webHidden/>
          </w:rPr>
        </w:r>
        <w:r w:rsidR="00CF567A" w:rsidRPr="00EE580E" w:rsidDel="00B41C32">
          <w:rPr>
            <w:noProof/>
            <w:webHidden/>
          </w:rPr>
          <w:fldChar w:fldCharType="separate"/>
        </w:r>
      </w:del>
      <w:del w:id="399" w:author="MIGUEL FUERTES FERNANDEZ" w:date="2022-08-25T19:01:00Z">
        <w:r w:rsidR="00CF567A" w:rsidRPr="00EE580E" w:rsidDel="008B0DF8">
          <w:rPr>
            <w:noProof/>
            <w:webHidden/>
          </w:rPr>
          <w:delText>15</w:delText>
        </w:r>
      </w:del>
      <w:del w:id="400" w:author="MIGUEL FUERTES FERNANDEZ" w:date="2022-08-25T19:24:00Z">
        <w:r w:rsidR="00CF567A" w:rsidRPr="00EE580E" w:rsidDel="00B41C32">
          <w:rPr>
            <w:noProof/>
            <w:webHidden/>
          </w:rPr>
          <w:fldChar w:fldCharType="end"/>
        </w:r>
        <w:r w:rsidDel="00B41C32">
          <w:rPr>
            <w:noProof/>
          </w:rPr>
          <w:fldChar w:fldCharType="end"/>
        </w:r>
      </w:del>
    </w:p>
    <w:p w14:paraId="6B4E12CB" w14:textId="51B0FC72" w:rsidR="00CF567A" w:rsidRPr="00EE580E" w:rsidDel="00B41C32" w:rsidRDefault="00F6173C">
      <w:pPr>
        <w:pStyle w:val="TOC3"/>
        <w:rPr>
          <w:del w:id="401" w:author="MIGUEL FUERTES FERNANDEZ" w:date="2022-08-25T19:24:00Z"/>
          <w:rFonts w:asciiTheme="minorHAnsi" w:hAnsiTheme="minorHAnsi"/>
          <w:noProof/>
          <w:lang w:val="en-GB" w:eastAsia="en-GB"/>
        </w:rPr>
      </w:pPr>
      <w:del w:id="402" w:author="MIGUEL FUERTES FERNANDEZ" w:date="2022-08-25T19:24:00Z">
        <w:r w:rsidDel="00B41C32">
          <w:fldChar w:fldCharType="begin"/>
        </w:r>
        <w:r w:rsidDel="00B41C32">
          <w:delInstrText xml:space="preserve"> HYPERLINK \l "_Toc112179960" </w:delInstrText>
        </w:r>
        <w:r w:rsidDel="00B41C32">
          <w:fldChar w:fldCharType="separate"/>
        </w:r>
        <w:r w:rsidR="00CF567A" w:rsidRPr="00EE580E" w:rsidDel="00B41C32">
          <w:rPr>
            <w:rStyle w:val="Hyperlink"/>
            <w:noProof/>
            <w:lang w:val="es-ES"/>
          </w:rPr>
          <w:delText>Habilidades Interpersonales</w:delText>
        </w:r>
        <w:r w:rsidR="00CF567A" w:rsidRPr="00EE580E" w:rsidDel="00B41C32">
          <w:rPr>
            <w:noProof/>
            <w:webHidden/>
          </w:rPr>
          <w:tab/>
        </w:r>
        <w:r w:rsidR="00CF567A" w:rsidRPr="00EE580E" w:rsidDel="00B41C32">
          <w:rPr>
            <w:noProof/>
            <w:webHidden/>
          </w:rPr>
          <w:fldChar w:fldCharType="begin"/>
        </w:r>
        <w:r w:rsidR="00CF567A" w:rsidRPr="00EE580E" w:rsidDel="00B41C32">
          <w:rPr>
            <w:noProof/>
            <w:webHidden/>
          </w:rPr>
          <w:delInstrText xml:space="preserve"> PAGEREF _Toc112179960 \h </w:delInstrText>
        </w:r>
        <w:r w:rsidR="00CF567A" w:rsidRPr="00EE580E" w:rsidDel="00B41C32">
          <w:rPr>
            <w:noProof/>
            <w:webHidden/>
          </w:rPr>
        </w:r>
        <w:r w:rsidR="00CF567A" w:rsidRPr="00EE580E" w:rsidDel="00B41C32">
          <w:rPr>
            <w:noProof/>
            <w:webHidden/>
          </w:rPr>
          <w:fldChar w:fldCharType="separate"/>
        </w:r>
      </w:del>
      <w:del w:id="403" w:author="MIGUEL FUERTES FERNANDEZ" w:date="2022-08-25T19:01:00Z">
        <w:r w:rsidR="00CF567A" w:rsidRPr="00EE580E" w:rsidDel="008B0DF8">
          <w:rPr>
            <w:noProof/>
            <w:webHidden/>
          </w:rPr>
          <w:delText>15</w:delText>
        </w:r>
      </w:del>
      <w:del w:id="404" w:author="MIGUEL FUERTES FERNANDEZ" w:date="2022-08-25T19:24:00Z">
        <w:r w:rsidR="00CF567A" w:rsidRPr="00EE580E" w:rsidDel="00B41C32">
          <w:rPr>
            <w:noProof/>
            <w:webHidden/>
          </w:rPr>
          <w:fldChar w:fldCharType="end"/>
        </w:r>
        <w:r w:rsidDel="00B41C32">
          <w:rPr>
            <w:noProof/>
          </w:rPr>
          <w:fldChar w:fldCharType="end"/>
        </w:r>
      </w:del>
    </w:p>
    <w:p w14:paraId="2D33F533" w14:textId="625F4D8C" w:rsidR="00CF567A" w:rsidRPr="00EE580E" w:rsidDel="00B41C32" w:rsidRDefault="00F6173C">
      <w:pPr>
        <w:pStyle w:val="TOC3"/>
        <w:rPr>
          <w:del w:id="405" w:author="MIGUEL FUERTES FERNANDEZ" w:date="2022-08-25T19:24:00Z"/>
          <w:rFonts w:asciiTheme="minorHAnsi" w:hAnsiTheme="minorHAnsi"/>
          <w:noProof/>
          <w:lang w:val="en-GB" w:eastAsia="en-GB"/>
        </w:rPr>
      </w:pPr>
      <w:del w:id="406" w:author="MIGUEL FUERTES FERNANDEZ" w:date="2022-08-25T19:24:00Z">
        <w:r w:rsidDel="00B41C32">
          <w:fldChar w:fldCharType="begin"/>
        </w:r>
        <w:r w:rsidDel="00B41C32">
          <w:delInstrText xml:space="preserve"> HYPERLINK \l "_Toc112179961" </w:delInstrText>
        </w:r>
        <w:r w:rsidDel="00B41C32">
          <w:fldChar w:fldCharType="separate"/>
        </w:r>
        <w:r w:rsidR="00CF567A" w:rsidRPr="00EE580E" w:rsidDel="00B41C32">
          <w:rPr>
            <w:rStyle w:val="Hyperlink"/>
            <w:noProof/>
            <w:lang w:val="es-ES"/>
          </w:rPr>
          <w:delText>Supervisión Grupal</w:delText>
        </w:r>
        <w:r w:rsidR="00CF567A" w:rsidRPr="00EE580E" w:rsidDel="00B41C32">
          <w:rPr>
            <w:noProof/>
            <w:webHidden/>
          </w:rPr>
          <w:tab/>
        </w:r>
        <w:r w:rsidR="00CF567A" w:rsidRPr="00EE580E" w:rsidDel="00B41C32">
          <w:rPr>
            <w:noProof/>
            <w:webHidden/>
          </w:rPr>
          <w:fldChar w:fldCharType="begin"/>
        </w:r>
        <w:r w:rsidR="00CF567A" w:rsidRPr="00EE580E" w:rsidDel="00B41C32">
          <w:rPr>
            <w:noProof/>
            <w:webHidden/>
          </w:rPr>
          <w:delInstrText xml:space="preserve"> PAGEREF _Toc112179961 \h </w:delInstrText>
        </w:r>
        <w:r w:rsidR="00CF567A" w:rsidRPr="00EE580E" w:rsidDel="00B41C32">
          <w:rPr>
            <w:noProof/>
            <w:webHidden/>
          </w:rPr>
        </w:r>
        <w:r w:rsidR="00CF567A" w:rsidRPr="00EE580E" w:rsidDel="00B41C32">
          <w:rPr>
            <w:noProof/>
            <w:webHidden/>
          </w:rPr>
          <w:fldChar w:fldCharType="separate"/>
        </w:r>
      </w:del>
      <w:del w:id="407" w:author="MIGUEL FUERTES FERNANDEZ" w:date="2022-08-25T19:01:00Z">
        <w:r w:rsidR="00CF567A" w:rsidRPr="00EE580E" w:rsidDel="008B0DF8">
          <w:rPr>
            <w:noProof/>
            <w:webHidden/>
          </w:rPr>
          <w:delText>16</w:delText>
        </w:r>
      </w:del>
      <w:del w:id="408" w:author="MIGUEL FUERTES FERNANDEZ" w:date="2022-08-25T19:24:00Z">
        <w:r w:rsidR="00CF567A" w:rsidRPr="00EE580E" w:rsidDel="00B41C32">
          <w:rPr>
            <w:noProof/>
            <w:webHidden/>
          </w:rPr>
          <w:fldChar w:fldCharType="end"/>
        </w:r>
        <w:r w:rsidDel="00B41C32">
          <w:rPr>
            <w:noProof/>
          </w:rPr>
          <w:fldChar w:fldCharType="end"/>
        </w:r>
      </w:del>
    </w:p>
    <w:p w14:paraId="3D527E51" w14:textId="5C7085FC" w:rsidR="00CF567A" w:rsidRPr="00EE580E" w:rsidDel="00B41C32" w:rsidRDefault="00F6173C">
      <w:pPr>
        <w:pStyle w:val="TOC3"/>
        <w:rPr>
          <w:del w:id="409" w:author="MIGUEL FUERTES FERNANDEZ" w:date="2022-08-25T19:24:00Z"/>
          <w:rFonts w:asciiTheme="minorHAnsi" w:hAnsiTheme="minorHAnsi"/>
          <w:noProof/>
          <w:lang w:val="en-GB" w:eastAsia="en-GB"/>
        </w:rPr>
      </w:pPr>
      <w:del w:id="410" w:author="MIGUEL FUERTES FERNANDEZ" w:date="2022-08-25T19:24:00Z">
        <w:r w:rsidDel="00B41C32">
          <w:fldChar w:fldCharType="begin"/>
        </w:r>
        <w:r w:rsidDel="00B41C32">
          <w:delInstrText xml:space="preserve"> HYPERLINK \l "_Toc112179962" </w:delInstrText>
        </w:r>
        <w:r w:rsidDel="00B41C32">
          <w:fldChar w:fldCharType="separate"/>
        </w:r>
        <w:r w:rsidR="00CF567A" w:rsidRPr="00EE580E" w:rsidDel="00B41C32">
          <w:rPr>
            <w:rStyle w:val="Hyperlink"/>
            <w:noProof/>
            <w:lang w:val="es-ES"/>
          </w:rPr>
          <w:delText>Participación</w:delText>
        </w:r>
        <w:r w:rsidR="00CF567A" w:rsidRPr="00EE580E" w:rsidDel="00B41C32">
          <w:rPr>
            <w:noProof/>
            <w:webHidden/>
          </w:rPr>
          <w:tab/>
        </w:r>
        <w:r w:rsidR="00CF567A" w:rsidRPr="00EE580E" w:rsidDel="00B41C32">
          <w:rPr>
            <w:noProof/>
            <w:webHidden/>
          </w:rPr>
          <w:fldChar w:fldCharType="begin"/>
        </w:r>
        <w:r w:rsidR="00CF567A" w:rsidRPr="00EE580E" w:rsidDel="00B41C32">
          <w:rPr>
            <w:noProof/>
            <w:webHidden/>
          </w:rPr>
          <w:delInstrText xml:space="preserve"> PAGEREF _Toc112179962 \h </w:delInstrText>
        </w:r>
        <w:r w:rsidR="00CF567A" w:rsidRPr="00EE580E" w:rsidDel="00B41C32">
          <w:rPr>
            <w:noProof/>
            <w:webHidden/>
          </w:rPr>
        </w:r>
        <w:r w:rsidR="00CF567A" w:rsidRPr="00EE580E" w:rsidDel="00B41C32">
          <w:rPr>
            <w:noProof/>
            <w:webHidden/>
          </w:rPr>
          <w:fldChar w:fldCharType="separate"/>
        </w:r>
      </w:del>
      <w:del w:id="411" w:author="MIGUEL FUERTES FERNANDEZ" w:date="2022-08-25T19:01:00Z">
        <w:r w:rsidR="00CF567A" w:rsidRPr="00EE580E" w:rsidDel="008B0DF8">
          <w:rPr>
            <w:noProof/>
            <w:webHidden/>
          </w:rPr>
          <w:delText>16</w:delText>
        </w:r>
      </w:del>
      <w:del w:id="412" w:author="MIGUEL FUERTES FERNANDEZ" w:date="2022-08-25T19:24:00Z">
        <w:r w:rsidR="00CF567A" w:rsidRPr="00EE580E" w:rsidDel="00B41C32">
          <w:rPr>
            <w:noProof/>
            <w:webHidden/>
          </w:rPr>
          <w:fldChar w:fldCharType="end"/>
        </w:r>
        <w:r w:rsidDel="00B41C32">
          <w:rPr>
            <w:noProof/>
          </w:rPr>
          <w:fldChar w:fldCharType="end"/>
        </w:r>
      </w:del>
    </w:p>
    <w:p w14:paraId="20C4CCA2" w14:textId="10C1C646" w:rsidR="00CF567A" w:rsidRPr="00EE580E" w:rsidDel="00B41C32" w:rsidRDefault="00F6173C">
      <w:pPr>
        <w:pStyle w:val="TOC3"/>
        <w:rPr>
          <w:del w:id="413" w:author="MIGUEL FUERTES FERNANDEZ" w:date="2022-08-25T19:24:00Z"/>
          <w:rFonts w:asciiTheme="minorHAnsi" w:hAnsiTheme="minorHAnsi"/>
          <w:noProof/>
          <w:lang w:val="en-GB" w:eastAsia="en-GB"/>
        </w:rPr>
      </w:pPr>
      <w:del w:id="414" w:author="MIGUEL FUERTES FERNANDEZ" w:date="2022-08-25T19:24:00Z">
        <w:r w:rsidDel="00B41C32">
          <w:fldChar w:fldCharType="begin"/>
        </w:r>
        <w:r w:rsidDel="00B41C32">
          <w:delInstrText xml:space="preserve"> HYPERLINK \l "_Toc112179963" </w:delInstrText>
        </w:r>
        <w:r w:rsidDel="00B41C32">
          <w:fldChar w:fldCharType="separate"/>
        </w:r>
        <w:r w:rsidR="00CF567A" w:rsidRPr="00EE580E" w:rsidDel="00B41C32">
          <w:rPr>
            <w:rStyle w:val="Hyperlink"/>
            <w:noProof/>
            <w:lang w:val="es-ES"/>
          </w:rPr>
          <w:delText>Convivencia</w:delText>
        </w:r>
        <w:r w:rsidR="00CF567A" w:rsidRPr="00EE580E" w:rsidDel="00B41C32">
          <w:rPr>
            <w:noProof/>
            <w:webHidden/>
          </w:rPr>
          <w:tab/>
        </w:r>
        <w:r w:rsidR="00CF567A" w:rsidRPr="00EE580E" w:rsidDel="00B41C32">
          <w:rPr>
            <w:noProof/>
            <w:webHidden/>
          </w:rPr>
          <w:fldChar w:fldCharType="begin"/>
        </w:r>
        <w:r w:rsidR="00CF567A" w:rsidRPr="00EE580E" w:rsidDel="00B41C32">
          <w:rPr>
            <w:noProof/>
            <w:webHidden/>
          </w:rPr>
          <w:delInstrText xml:space="preserve"> PAGEREF _Toc112179963 \h </w:delInstrText>
        </w:r>
        <w:r w:rsidR="00CF567A" w:rsidRPr="00EE580E" w:rsidDel="00B41C32">
          <w:rPr>
            <w:noProof/>
            <w:webHidden/>
          </w:rPr>
        </w:r>
        <w:r w:rsidR="00CF567A" w:rsidRPr="00EE580E" w:rsidDel="00B41C32">
          <w:rPr>
            <w:noProof/>
            <w:webHidden/>
          </w:rPr>
          <w:fldChar w:fldCharType="separate"/>
        </w:r>
      </w:del>
      <w:del w:id="415" w:author="MIGUEL FUERTES FERNANDEZ" w:date="2022-08-25T19:01:00Z">
        <w:r w:rsidR="00CF567A" w:rsidRPr="00EE580E" w:rsidDel="008B0DF8">
          <w:rPr>
            <w:noProof/>
            <w:webHidden/>
          </w:rPr>
          <w:delText>17</w:delText>
        </w:r>
      </w:del>
      <w:del w:id="416" w:author="MIGUEL FUERTES FERNANDEZ" w:date="2022-08-25T19:24:00Z">
        <w:r w:rsidR="00CF567A" w:rsidRPr="00EE580E" w:rsidDel="00B41C32">
          <w:rPr>
            <w:noProof/>
            <w:webHidden/>
          </w:rPr>
          <w:fldChar w:fldCharType="end"/>
        </w:r>
        <w:r w:rsidDel="00B41C32">
          <w:rPr>
            <w:noProof/>
          </w:rPr>
          <w:fldChar w:fldCharType="end"/>
        </w:r>
      </w:del>
    </w:p>
    <w:p w14:paraId="38EB2936" w14:textId="543F9CB4" w:rsidR="00CF567A" w:rsidRPr="00EE580E" w:rsidDel="00B41C32" w:rsidRDefault="00F6173C">
      <w:pPr>
        <w:pStyle w:val="TOC3"/>
        <w:rPr>
          <w:del w:id="417" w:author="MIGUEL FUERTES FERNANDEZ" w:date="2022-08-25T19:24:00Z"/>
          <w:rFonts w:asciiTheme="minorHAnsi" w:hAnsiTheme="minorHAnsi"/>
          <w:noProof/>
          <w:lang w:val="en-GB" w:eastAsia="en-GB"/>
        </w:rPr>
      </w:pPr>
      <w:del w:id="418" w:author="MIGUEL FUERTES FERNANDEZ" w:date="2022-08-25T19:24:00Z">
        <w:r w:rsidDel="00B41C32">
          <w:fldChar w:fldCharType="begin"/>
        </w:r>
        <w:r w:rsidDel="00B41C32">
          <w:delInstrText xml:space="preserve"> HYPERLINK </w:delInstrText>
        </w:r>
        <w:r w:rsidDel="00B41C32">
          <w:delInstrText xml:space="preserve">\l "_Toc112179964" </w:delInstrText>
        </w:r>
        <w:r w:rsidDel="00B41C32">
          <w:fldChar w:fldCharType="separate"/>
        </w:r>
        <w:r w:rsidR="00CF567A" w:rsidRPr="00EE580E" w:rsidDel="00B41C32">
          <w:rPr>
            <w:rStyle w:val="Hyperlink"/>
            <w:noProof/>
            <w:lang w:val="es-ES"/>
          </w:rPr>
          <w:delText>Comunicación</w:delText>
        </w:r>
        <w:r w:rsidR="00CF567A" w:rsidRPr="00EE580E" w:rsidDel="00B41C32">
          <w:rPr>
            <w:noProof/>
            <w:webHidden/>
          </w:rPr>
          <w:tab/>
        </w:r>
        <w:r w:rsidR="00CF567A" w:rsidRPr="00EE580E" w:rsidDel="00B41C32">
          <w:rPr>
            <w:noProof/>
            <w:webHidden/>
          </w:rPr>
          <w:fldChar w:fldCharType="begin"/>
        </w:r>
        <w:r w:rsidR="00CF567A" w:rsidRPr="00EE580E" w:rsidDel="00B41C32">
          <w:rPr>
            <w:noProof/>
            <w:webHidden/>
          </w:rPr>
          <w:delInstrText xml:space="preserve"> PAGEREF _Toc112179964 \h </w:delInstrText>
        </w:r>
        <w:r w:rsidR="00CF567A" w:rsidRPr="00EE580E" w:rsidDel="00B41C32">
          <w:rPr>
            <w:noProof/>
            <w:webHidden/>
          </w:rPr>
        </w:r>
        <w:r w:rsidR="00CF567A" w:rsidRPr="00EE580E" w:rsidDel="00B41C32">
          <w:rPr>
            <w:noProof/>
            <w:webHidden/>
          </w:rPr>
          <w:fldChar w:fldCharType="separate"/>
        </w:r>
      </w:del>
      <w:del w:id="419" w:author="MIGUEL FUERTES FERNANDEZ" w:date="2022-08-25T19:01:00Z">
        <w:r w:rsidR="00CF567A" w:rsidRPr="00EE580E" w:rsidDel="008B0DF8">
          <w:rPr>
            <w:noProof/>
            <w:webHidden/>
          </w:rPr>
          <w:delText>18</w:delText>
        </w:r>
      </w:del>
      <w:del w:id="420" w:author="MIGUEL FUERTES FERNANDEZ" w:date="2022-08-25T19:24:00Z">
        <w:r w:rsidR="00CF567A" w:rsidRPr="00EE580E" w:rsidDel="00B41C32">
          <w:rPr>
            <w:noProof/>
            <w:webHidden/>
          </w:rPr>
          <w:fldChar w:fldCharType="end"/>
        </w:r>
        <w:r w:rsidDel="00B41C32">
          <w:rPr>
            <w:noProof/>
          </w:rPr>
          <w:fldChar w:fldCharType="end"/>
        </w:r>
      </w:del>
    </w:p>
    <w:p w14:paraId="3098C599" w14:textId="42841BD5" w:rsidR="00CF567A" w:rsidRPr="00EE580E" w:rsidDel="00B41C32" w:rsidRDefault="00F6173C">
      <w:pPr>
        <w:pStyle w:val="TOC3"/>
        <w:rPr>
          <w:del w:id="421" w:author="MIGUEL FUERTES FERNANDEZ" w:date="2022-08-25T19:24:00Z"/>
          <w:rFonts w:asciiTheme="minorHAnsi" w:hAnsiTheme="minorHAnsi"/>
          <w:noProof/>
          <w:lang w:val="en-GB" w:eastAsia="en-GB"/>
        </w:rPr>
      </w:pPr>
      <w:del w:id="422" w:author="MIGUEL FUERTES FERNANDEZ" w:date="2022-08-25T19:24:00Z">
        <w:r w:rsidDel="00B41C32">
          <w:fldChar w:fldCharType="begin"/>
        </w:r>
        <w:r w:rsidDel="00B41C32">
          <w:delInstrText xml:space="preserve"> HYPERLINK \l "_Toc112179965" </w:delInstrText>
        </w:r>
        <w:r w:rsidDel="00B41C32">
          <w:fldChar w:fldCharType="separate"/>
        </w:r>
        <w:r w:rsidR="00CF567A" w:rsidRPr="00EE580E" w:rsidDel="00B41C32">
          <w:rPr>
            <w:rStyle w:val="Hyperlink"/>
            <w:noProof/>
            <w:lang w:val="es-ES"/>
          </w:rPr>
          <w:delText>Formación en valores</w:delText>
        </w:r>
        <w:r w:rsidR="00CF567A" w:rsidRPr="00EE580E" w:rsidDel="00B41C32">
          <w:rPr>
            <w:noProof/>
            <w:webHidden/>
          </w:rPr>
          <w:tab/>
        </w:r>
        <w:r w:rsidR="00CF567A" w:rsidRPr="00EE580E" w:rsidDel="00B41C32">
          <w:rPr>
            <w:noProof/>
            <w:webHidden/>
          </w:rPr>
          <w:fldChar w:fldCharType="begin"/>
        </w:r>
        <w:r w:rsidR="00CF567A" w:rsidRPr="00EE580E" w:rsidDel="00B41C32">
          <w:rPr>
            <w:noProof/>
            <w:webHidden/>
          </w:rPr>
          <w:delInstrText xml:space="preserve"> PAGEREF _Toc112179965 \h </w:delInstrText>
        </w:r>
        <w:r w:rsidR="00CF567A" w:rsidRPr="00EE580E" w:rsidDel="00B41C32">
          <w:rPr>
            <w:noProof/>
            <w:webHidden/>
          </w:rPr>
        </w:r>
        <w:r w:rsidR="00CF567A" w:rsidRPr="00EE580E" w:rsidDel="00B41C32">
          <w:rPr>
            <w:noProof/>
            <w:webHidden/>
          </w:rPr>
          <w:fldChar w:fldCharType="separate"/>
        </w:r>
      </w:del>
      <w:del w:id="423" w:author="MIGUEL FUERTES FERNANDEZ" w:date="2022-08-25T19:01:00Z">
        <w:r w:rsidR="00CF567A" w:rsidRPr="00EE580E" w:rsidDel="008B0DF8">
          <w:rPr>
            <w:noProof/>
            <w:webHidden/>
          </w:rPr>
          <w:delText>18</w:delText>
        </w:r>
      </w:del>
      <w:del w:id="424" w:author="MIGUEL FUERTES FERNANDEZ" w:date="2022-08-25T19:24:00Z">
        <w:r w:rsidR="00CF567A" w:rsidRPr="00EE580E" w:rsidDel="00B41C32">
          <w:rPr>
            <w:noProof/>
            <w:webHidden/>
          </w:rPr>
          <w:fldChar w:fldCharType="end"/>
        </w:r>
        <w:r w:rsidDel="00B41C32">
          <w:rPr>
            <w:noProof/>
          </w:rPr>
          <w:fldChar w:fldCharType="end"/>
        </w:r>
      </w:del>
    </w:p>
    <w:p w14:paraId="6FE15545" w14:textId="5E7E471E" w:rsidR="00CF567A" w:rsidRPr="00EE580E" w:rsidDel="00B41C32" w:rsidRDefault="00F6173C">
      <w:pPr>
        <w:pStyle w:val="TOC3"/>
        <w:rPr>
          <w:del w:id="425" w:author="MIGUEL FUERTES FERNANDEZ" w:date="2022-08-25T19:24:00Z"/>
          <w:rFonts w:asciiTheme="minorHAnsi" w:hAnsiTheme="minorHAnsi"/>
          <w:noProof/>
          <w:lang w:val="en-GB" w:eastAsia="en-GB"/>
        </w:rPr>
      </w:pPr>
      <w:del w:id="426" w:author="MIGUEL FUERTES FERNANDEZ" w:date="2022-08-25T19:24:00Z">
        <w:r w:rsidDel="00B41C32">
          <w:fldChar w:fldCharType="begin"/>
        </w:r>
        <w:r w:rsidDel="00B41C32">
          <w:delInstrText xml:space="preserve"> HYPERLINK \l "_Toc112179966" </w:delInstrText>
        </w:r>
        <w:r w:rsidDel="00B41C32">
          <w:fldChar w:fldCharType="separate"/>
        </w:r>
        <w:r w:rsidR="00CF567A" w:rsidRPr="00EE580E" w:rsidDel="00B41C32">
          <w:rPr>
            <w:rStyle w:val="Hyperlink"/>
            <w:rFonts w:eastAsia="Times New Roman"/>
            <w:noProof/>
            <w:lang w:val="es-ES"/>
          </w:rPr>
          <w:delText>Mayor Implicación</w:delText>
        </w:r>
        <w:r w:rsidR="00CF567A" w:rsidRPr="00EE580E" w:rsidDel="00B41C32">
          <w:rPr>
            <w:noProof/>
            <w:webHidden/>
          </w:rPr>
          <w:tab/>
        </w:r>
        <w:r w:rsidR="00CF567A" w:rsidRPr="00EE580E" w:rsidDel="00B41C32">
          <w:rPr>
            <w:noProof/>
            <w:webHidden/>
          </w:rPr>
          <w:fldChar w:fldCharType="begin"/>
        </w:r>
        <w:r w:rsidR="00CF567A" w:rsidRPr="00EE580E" w:rsidDel="00B41C32">
          <w:rPr>
            <w:noProof/>
            <w:webHidden/>
          </w:rPr>
          <w:delInstrText xml:space="preserve"> PAGEREF _Toc112179966 \h </w:delInstrText>
        </w:r>
        <w:r w:rsidR="00CF567A" w:rsidRPr="00EE580E" w:rsidDel="00B41C32">
          <w:rPr>
            <w:noProof/>
            <w:webHidden/>
          </w:rPr>
        </w:r>
        <w:r w:rsidR="00CF567A" w:rsidRPr="00EE580E" w:rsidDel="00B41C32">
          <w:rPr>
            <w:noProof/>
            <w:webHidden/>
          </w:rPr>
          <w:fldChar w:fldCharType="separate"/>
        </w:r>
      </w:del>
      <w:del w:id="427" w:author="MIGUEL FUERTES FERNANDEZ" w:date="2022-08-25T19:01:00Z">
        <w:r w:rsidR="00CF567A" w:rsidRPr="00EE580E" w:rsidDel="008B0DF8">
          <w:rPr>
            <w:noProof/>
            <w:webHidden/>
          </w:rPr>
          <w:delText>18</w:delText>
        </w:r>
      </w:del>
      <w:del w:id="428" w:author="MIGUEL FUERTES FERNANDEZ" w:date="2022-08-25T19:24:00Z">
        <w:r w:rsidR="00CF567A" w:rsidRPr="00EE580E" w:rsidDel="00B41C32">
          <w:rPr>
            <w:noProof/>
            <w:webHidden/>
          </w:rPr>
          <w:fldChar w:fldCharType="end"/>
        </w:r>
        <w:r w:rsidDel="00B41C32">
          <w:rPr>
            <w:noProof/>
          </w:rPr>
          <w:fldChar w:fldCharType="end"/>
        </w:r>
      </w:del>
    </w:p>
    <w:p w14:paraId="32913E57" w14:textId="589D76AC" w:rsidR="00CF567A" w:rsidRPr="00EE580E" w:rsidDel="00B41C32" w:rsidRDefault="00F6173C">
      <w:pPr>
        <w:pStyle w:val="TOC3"/>
        <w:rPr>
          <w:del w:id="429" w:author="MIGUEL FUERTES FERNANDEZ" w:date="2022-08-25T19:24:00Z"/>
          <w:rFonts w:asciiTheme="minorHAnsi" w:hAnsiTheme="minorHAnsi"/>
          <w:noProof/>
          <w:lang w:val="en-GB" w:eastAsia="en-GB"/>
        </w:rPr>
      </w:pPr>
      <w:del w:id="430" w:author="MIGUEL FUERTES FERNANDEZ" w:date="2022-08-25T19:24:00Z">
        <w:r w:rsidDel="00B41C32">
          <w:fldChar w:fldCharType="begin"/>
        </w:r>
        <w:r w:rsidDel="00B41C32">
          <w:delInstrText xml:space="preserve"> HYPERLINK \l "_Toc112179967" </w:delInstrText>
        </w:r>
        <w:r w:rsidDel="00B41C32">
          <w:fldChar w:fldCharType="separate"/>
        </w:r>
        <w:r w:rsidR="00CF567A" w:rsidRPr="00EE580E" w:rsidDel="00B41C32">
          <w:rPr>
            <w:rStyle w:val="Hyperlink"/>
            <w:noProof/>
            <w:lang w:val="es-ES"/>
          </w:rPr>
          <w:delText>Mejores Resultados</w:delText>
        </w:r>
        <w:r w:rsidR="00CF567A" w:rsidRPr="00EE580E" w:rsidDel="00B41C32">
          <w:rPr>
            <w:noProof/>
            <w:webHidden/>
          </w:rPr>
          <w:tab/>
        </w:r>
        <w:r w:rsidR="00CF567A" w:rsidRPr="00EE580E" w:rsidDel="00B41C32">
          <w:rPr>
            <w:noProof/>
            <w:webHidden/>
          </w:rPr>
          <w:fldChar w:fldCharType="begin"/>
        </w:r>
        <w:r w:rsidR="00CF567A" w:rsidRPr="00EE580E" w:rsidDel="00B41C32">
          <w:rPr>
            <w:noProof/>
            <w:webHidden/>
          </w:rPr>
          <w:delInstrText xml:space="preserve"> PAGEREF _Toc112179967 \h </w:delInstrText>
        </w:r>
        <w:r w:rsidR="00CF567A" w:rsidRPr="00EE580E" w:rsidDel="00B41C32">
          <w:rPr>
            <w:noProof/>
            <w:webHidden/>
          </w:rPr>
        </w:r>
        <w:r w:rsidR="00CF567A" w:rsidRPr="00EE580E" w:rsidDel="00B41C32">
          <w:rPr>
            <w:noProof/>
            <w:webHidden/>
          </w:rPr>
          <w:fldChar w:fldCharType="separate"/>
        </w:r>
      </w:del>
      <w:del w:id="431" w:author="MIGUEL FUERTES FERNANDEZ" w:date="2022-08-25T19:01:00Z">
        <w:r w:rsidR="00CF567A" w:rsidRPr="00EE580E" w:rsidDel="008B0DF8">
          <w:rPr>
            <w:noProof/>
            <w:webHidden/>
          </w:rPr>
          <w:delText>19</w:delText>
        </w:r>
      </w:del>
      <w:del w:id="432" w:author="MIGUEL FUERTES FERNANDEZ" w:date="2022-08-25T19:24:00Z">
        <w:r w:rsidR="00CF567A" w:rsidRPr="00EE580E" w:rsidDel="00B41C32">
          <w:rPr>
            <w:noProof/>
            <w:webHidden/>
          </w:rPr>
          <w:fldChar w:fldCharType="end"/>
        </w:r>
        <w:r w:rsidDel="00B41C32">
          <w:rPr>
            <w:noProof/>
          </w:rPr>
          <w:fldChar w:fldCharType="end"/>
        </w:r>
      </w:del>
    </w:p>
    <w:p w14:paraId="09115644" w14:textId="079629EC" w:rsidR="00CF567A" w:rsidRPr="00EE580E" w:rsidDel="00B41C32" w:rsidRDefault="00F6173C">
      <w:pPr>
        <w:pStyle w:val="TOC3"/>
        <w:rPr>
          <w:del w:id="433" w:author="MIGUEL FUERTES FERNANDEZ" w:date="2022-08-25T19:24:00Z"/>
          <w:rFonts w:asciiTheme="minorHAnsi" w:hAnsiTheme="minorHAnsi"/>
          <w:noProof/>
          <w:lang w:val="en-GB" w:eastAsia="en-GB"/>
        </w:rPr>
      </w:pPr>
      <w:del w:id="434" w:author="MIGUEL FUERTES FERNANDEZ" w:date="2022-08-25T19:24:00Z">
        <w:r w:rsidDel="00B41C32">
          <w:fldChar w:fldCharType="begin"/>
        </w:r>
        <w:r w:rsidDel="00B41C32">
          <w:delInstrText xml:space="preserve"> HYPERLINK \l "_Toc112179968" </w:delInstrText>
        </w:r>
        <w:r w:rsidDel="00B41C32">
          <w:fldChar w:fldCharType="separate"/>
        </w:r>
        <w:r w:rsidR="00CF567A" w:rsidRPr="00EE580E" w:rsidDel="00B41C32">
          <w:rPr>
            <w:rStyle w:val="Hyperlink"/>
            <w:noProof/>
            <w:lang w:val="es-ES"/>
          </w:rPr>
          <w:delText>Reduce la ansiedad</w:delText>
        </w:r>
        <w:r w:rsidR="00CF567A" w:rsidRPr="00EE580E" w:rsidDel="00B41C32">
          <w:rPr>
            <w:noProof/>
            <w:webHidden/>
          </w:rPr>
          <w:tab/>
        </w:r>
        <w:r w:rsidR="00CF567A" w:rsidRPr="00EE580E" w:rsidDel="00B41C32">
          <w:rPr>
            <w:noProof/>
            <w:webHidden/>
          </w:rPr>
          <w:fldChar w:fldCharType="begin"/>
        </w:r>
        <w:r w:rsidR="00CF567A" w:rsidRPr="00EE580E" w:rsidDel="00B41C32">
          <w:rPr>
            <w:noProof/>
            <w:webHidden/>
          </w:rPr>
          <w:delInstrText xml:space="preserve"> PAGEREF _Toc112179968 \h </w:delInstrText>
        </w:r>
        <w:r w:rsidR="00CF567A" w:rsidRPr="00EE580E" w:rsidDel="00B41C32">
          <w:rPr>
            <w:noProof/>
            <w:webHidden/>
          </w:rPr>
        </w:r>
        <w:r w:rsidR="00CF567A" w:rsidRPr="00EE580E" w:rsidDel="00B41C32">
          <w:rPr>
            <w:noProof/>
            <w:webHidden/>
          </w:rPr>
          <w:fldChar w:fldCharType="separate"/>
        </w:r>
      </w:del>
      <w:del w:id="435" w:author="MIGUEL FUERTES FERNANDEZ" w:date="2022-08-25T19:01:00Z">
        <w:r w:rsidR="00CF567A" w:rsidRPr="00EE580E" w:rsidDel="008B0DF8">
          <w:rPr>
            <w:noProof/>
            <w:webHidden/>
          </w:rPr>
          <w:delText>20</w:delText>
        </w:r>
      </w:del>
      <w:del w:id="436" w:author="MIGUEL FUERTES FERNANDEZ" w:date="2022-08-25T19:24:00Z">
        <w:r w:rsidR="00CF567A" w:rsidRPr="00EE580E" w:rsidDel="00B41C32">
          <w:rPr>
            <w:noProof/>
            <w:webHidden/>
          </w:rPr>
          <w:fldChar w:fldCharType="end"/>
        </w:r>
        <w:r w:rsidDel="00B41C32">
          <w:rPr>
            <w:noProof/>
          </w:rPr>
          <w:fldChar w:fldCharType="end"/>
        </w:r>
      </w:del>
    </w:p>
    <w:p w14:paraId="79272D31" w14:textId="08FED745" w:rsidR="00CF567A" w:rsidRPr="00EE580E" w:rsidDel="00B41C32" w:rsidRDefault="00F6173C">
      <w:pPr>
        <w:pStyle w:val="TOC3"/>
        <w:rPr>
          <w:del w:id="437" w:author="MIGUEL FUERTES FERNANDEZ" w:date="2022-08-25T19:24:00Z"/>
          <w:rFonts w:asciiTheme="minorHAnsi" w:hAnsiTheme="minorHAnsi"/>
          <w:noProof/>
          <w:lang w:val="en-GB" w:eastAsia="en-GB"/>
        </w:rPr>
      </w:pPr>
      <w:del w:id="438" w:author="MIGUEL FUERTES FERNANDEZ" w:date="2022-08-25T19:24:00Z">
        <w:r w:rsidDel="00B41C32">
          <w:fldChar w:fldCharType="begin"/>
        </w:r>
        <w:r w:rsidDel="00B41C32">
          <w:delInstrText xml:space="preserve"> HYPERLINK \l "_Toc112179969" </w:delInstrText>
        </w:r>
        <w:r w:rsidDel="00B41C32">
          <w:fldChar w:fldCharType="separate"/>
        </w:r>
        <w:r w:rsidR="00CF567A" w:rsidRPr="00EE580E" w:rsidDel="00B41C32">
          <w:rPr>
            <w:rStyle w:val="Hyperlink"/>
            <w:noProof/>
            <w:lang w:val="es-ES"/>
          </w:rPr>
          <w:delText>Colaboración y cooperación</w:delText>
        </w:r>
        <w:r w:rsidR="00CF567A" w:rsidRPr="00EE580E" w:rsidDel="00B41C32">
          <w:rPr>
            <w:noProof/>
            <w:webHidden/>
          </w:rPr>
          <w:tab/>
        </w:r>
        <w:r w:rsidR="00CF567A" w:rsidRPr="00EE580E" w:rsidDel="00B41C32">
          <w:rPr>
            <w:noProof/>
            <w:webHidden/>
          </w:rPr>
          <w:fldChar w:fldCharType="begin"/>
        </w:r>
        <w:r w:rsidR="00CF567A" w:rsidRPr="00EE580E" w:rsidDel="00B41C32">
          <w:rPr>
            <w:noProof/>
            <w:webHidden/>
          </w:rPr>
          <w:delInstrText xml:space="preserve"> PAGEREF _Toc112179969 \h </w:delInstrText>
        </w:r>
        <w:r w:rsidR="00CF567A" w:rsidRPr="00EE580E" w:rsidDel="00B41C32">
          <w:rPr>
            <w:noProof/>
            <w:webHidden/>
          </w:rPr>
        </w:r>
        <w:r w:rsidR="00CF567A" w:rsidRPr="00EE580E" w:rsidDel="00B41C32">
          <w:rPr>
            <w:noProof/>
            <w:webHidden/>
          </w:rPr>
          <w:fldChar w:fldCharType="separate"/>
        </w:r>
      </w:del>
      <w:del w:id="439" w:author="MIGUEL FUERTES FERNANDEZ" w:date="2022-08-25T19:01:00Z">
        <w:r w:rsidR="00CF567A" w:rsidRPr="00EE580E" w:rsidDel="008B0DF8">
          <w:rPr>
            <w:noProof/>
            <w:webHidden/>
          </w:rPr>
          <w:delText>20</w:delText>
        </w:r>
      </w:del>
      <w:del w:id="440" w:author="MIGUEL FUERTES FERNANDEZ" w:date="2022-08-25T19:24:00Z">
        <w:r w:rsidR="00CF567A" w:rsidRPr="00EE580E" w:rsidDel="00B41C32">
          <w:rPr>
            <w:noProof/>
            <w:webHidden/>
          </w:rPr>
          <w:fldChar w:fldCharType="end"/>
        </w:r>
        <w:r w:rsidDel="00B41C32">
          <w:rPr>
            <w:noProof/>
          </w:rPr>
          <w:fldChar w:fldCharType="end"/>
        </w:r>
      </w:del>
    </w:p>
    <w:p w14:paraId="6EFD9D5F" w14:textId="3FCB2039" w:rsidR="00CF567A" w:rsidRPr="00EE580E" w:rsidDel="00B41C32" w:rsidRDefault="00F6173C">
      <w:pPr>
        <w:pStyle w:val="TOC2"/>
        <w:rPr>
          <w:del w:id="441" w:author="MIGUEL FUERTES FERNANDEZ" w:date="2022-08-25T19:24:00Z"/>
          <w:rFonts w:asciiTheme="minorHAnsi" w:hAnsiTheme="minorHAnsi"/>
          <w:noProof/>
          <w:lang w:val="en-GB" w:eastAsia="en-GB"/>
        </w:rPr>
      </w:pPr>
      <w:del w:id="442" w:author="MIGUEL FUERTES FERNANDEZ" w:date="2022-08-25T19:24:00Z">
        <w:r w:rsidDel="00B41C32">
          <w:fldChar w:fldCharType="begin"/>
        </w:r>
        <w:r w:rsidDel="00B41C32">
          <w:delInstrText xml:space="preserve"> HYPERLINK \l "_Toc112179970" </w:delInstrText>
        </w:r>
        <w:r w:rsidDel="00B41C32">
          <w:fldChar w:fldCharType="separate"/>
        </w:r>
        <w:r w:rsidR="00CF567A" w:rsidRPr="00EE580E" w:rsidDel="00B41C32">
          <w:rPr>
            <w:rStyle w:val="Hyperlink"/>
            <w:noProof/>
            <w:lang w:val="es-ES"/>
          </w:rPr>
          <w:delText>Detractores del aprendizaje colaborativo y sus razones</w:delText>
        </w:r>
        <w:r w:rsidR="00CF567A" w:rsidRPr="00EE580E" w:rsidDel="00B41C32">
          <w:rPr>
            <w:noProof/>
            <w:webHidden/>
          </w:rPr>
          <w:tab/>
        </w:r>
        <w:r w:rsidR="00CF567A" w:rsidRPr="00EE580E" w:rsidDel="00B41C32">
          <w:rPr>
            <w:noProof/>
            <w:webHidden/>
          </w:rPr>
          <w:fldChar w:fldCharType="begin"/>
        </w:r>
        <w:r w:rsidR="00CF567A" w:rsidRPr="00EE580E" w:rsidDel="00B41C32">
          <w:rPr>
            <w:noProof/>
            <w:webHidden/>
          </w:rPr>
          <w:delInstrText xml:space="preserve"> PAGEREF _Toc112179970 \h </w:delInstrText>
        </w:r>
        <w:r w:rsidR="00CF567A" w:rsidRPr="00EE580E" w:rsidDel="00B41C32">
          <w:rPr>
            <w:noProof/>
            <w:webHidden/>
          </w:rPr>
        </w:r>
        <w:r w:rsidR="00CF567A" w:rsidRPr="00EE580E" w:rsidDel="00B41C32">
          <w:rPr>
            <w:noProof/>
            <w:webHidden/>
          </w:rPr>
          <w:fldChar w:fldCharType="separate"/>
        </w:r>
      </w:del>
      <w:del w:id="443" w:author="MIGUEL FUERTES FERNANDEZ" w:date="2022-08-25T19:01:00Z">
        <w:r w:rsidR="00CF567A" w:rsidRPr="00EE580E" w:rsidDel="008B0DF8">
          <w:rPr>
            <w:noProof/>
            <w:webHidden/>
          </w:rPr>
          <w:delText>22</w:delText>
        </w:r>
      </w:del>
      <w:del w:id="444" w:author="MIGUEL FUERTES FERNANDEZ" w:date="2022-08-25T19:24:00Z">
        <w:r w:rsidR="00CF567A" w:rsidRPr="00EE580E" w:rsidDel="00B41C32">
          <w:rPr>
            <w:noProof/>
            <w:webHidden/>
          </w:rPr>
          <w:fldChar w:fldCharType="end"/>
        </w:r>
        <w:r w:rsidDel="00B41C32">
          <w:rPr>
            <w:noProof/>
          </w:rPr>
          <w:fldChar w:fldCharType="end"/>
        </w:r>
      </w:del>
    </w:p>
    <w:p w14:paraId="128B26FF" w14:textId="3FC2E00D" w:rsidR="00CF567A" w:rsidRPr="00EE580E" w:rsidDel="00B41C32" w:rsidRDefault="00F6173C">
      <w:pPr>
        <w:pStyle w:val="TOC2"/>
        <w:rPr>
          <w:del w:id="445" w:author="MIGUEL FUERTES FERNANDEZ" w:date="2022-08-25T19:24:00Z"/>
          <w:rFonts w:asciiTheme="minorHAnsi" w:hAnsiTheme="minorHAnsi"/>
          <w:noProof/>
          <w:lang w:val="en-GB" w:eastAsia="en-GB"/>
        </w:rPr>
      </w:pPr>
      <w:del w:id="446" w:author="MIGUEL FUERTES FERNANDEZ" w:date="2022-08-25T19:24:00Z">
        <w:r w:rsidDel="00B41C32">
          <w:fldChar w:fldCharType="begin"/>
        </w:r>
        <w:r w:rsidDel="00B41C32">
          <w:delInstrText xml:space="preserve"> HYPERLINK \l "_Toc112179971" </w:delInstrText>
        </w:r>
        <w:r w:rsidDel="00B41C32">
          <w:fldChar w:fldCharType="separate"/>
        </w:r>
        <w:r w:rsidR="00CF567A" w:rsidRPr="00EE580E" w:rsidDel="00B41C32">
          <w:rPr>
            <w:rStyle w:val="Hyperlink"/>
            <w:noProof/>
            <w:lang w:val="es-ES"/>
          </w:rPr>
          <w:delText>Trabajo colaborativo en contraposición al trabajo en grupo u otras formas organizativas</w:delText>
        </w:r>
        <w:r w:rsidR="00CF567A" w:rsidRPr="00EE580E" w:rsidDel="00B41C32">
          <w:rPr>
            <w:noProof/>
            <w:webHidden/>
          </w:rPr>
          <w:tab/>
        </w:r>
        <w:r w:rsidR="00CF567A" w:rsidRPr="00EE580E" w:rsidDel="00B41C32">
          <w:rPr>
            <w:noProof/>
            <w:webHidden/>
          </w:rPr>
          <w:fldChar w:fldCharType="begin"/>
        </w:r>
        <w:r w:rsidR="00CF567A" w:rsidRPr="00EE580E" w:rsidDel="00B41C32">
          <w:rPr>
            <w:noProof/>
            <w:webHidden/>
          </w:rPr>
          <w:delInstrText xml:space="preserve"> PAGEREF _Toc112179971 \h </w:delInstrText>
        </w:r>
        <w:r w:rsidR="00CF567A" w:rsidRPr="00EE580E" w:rsidDel="00B41C32">
          <w:rPr>
            <w:noProof/>
            <w:webHidden/>
          </w:rPr>
        </w:r>
        <w:r w:rsidR="00CF567A" w:rsidRPr="00EE580E" w:rsidDel="00B41C32">
          <w:rPr>
            <w:noProof/>
            <w:webHidden/>
          </w:rPr>
          <w:fldChar w:fldCharType="separate"/>
        </w:r>
      </w:del>
      <w:del w:id="447" w:author="MIGUEL FUERTES FERNANDEZ" w:date="2022-08-25T19:01:00Z">
        <w:r w:rsidR="00CF567A" w:rsidRPr="00EE580E" w:rsidDel="008B0DF8">
          <w:rPr>
            <w:noProof/>
            <w:webHidden/>
          </w:rPr>
          <w:delText>23</w:delText>
        </w:r>
      </w:del>
      <w:del w:id="448" w:author="MIGUEL FUERTES FERNANDEZ" w:date="2022-08-25T19:24:00Z">
        <w:r w:rsidR="00CF567A" w:rsidRPr="00EE580E" w:rsidDel="00B41C32">
          <w:rPr>
            <w:noProof/>
            <w:webHidden/>
          </w:rPr>
          <w:fldChar w:fldCharType="end"/>
        </w:r>
        <w:r w:rsidDel="00B41C32">
          <w:rPr>
            <w:noProof/>
          </w:rPr>
          <w:fldChar w:fldCharType="end"/>
        </w:r>
      </w:del>
    </w:p>
    <w:p w14:paraId="7F63C43F" w14:textId="46620511" w:rsidR="00CF567A" w:rsidRPr="00EE580E" w:rsidDel="00B41C32" w:rsidRDefault="00F6173C">
      <w:pPr>
        <w:pStyle w:val="TOC2"/>
        <w:rPr>
          <w:del w:id="449" w:author="MIGUEL FUERTES FERNANDEZ" w:date="2022-08-25T19:24:00Z"/>
          <w:rFonts w:asciiTheme="minorHAnsi" w:hAnsiTheme="minorHAnsi"/>
          <w:noProof/>
          <w:lang w:val="en-GB" w:eastAsia="en-GB"/>
        </w:rPr>
      </w:pPr>
      <w:del w:id="450" w:author="MIGUEL FUERTES FERNANDEZ" w:date="2022-08-25T19:24:00Z">
        <w:r w:rsidDel="00B41C32">
          <w:fldChar w:fldCharType="begin"/>
        </w:r>
        <w:r w:rsidDel="00B41C32">
          <w:delInstrText xml:space="preserve"> HYPERLINK \l "_Toc112179972" </w:delInstrText>
        </w:r>
        <w:r w:rsidDel="00B41C32">
          <w:fldChar w:fldCharType="separate"/>
        </w:r>
        <w:r w:rsidR="00CF567A" w:rsidRPr="00EE580E" w:rsidDel="00B41C32">
          <w:rPr>
            <w:rStyle w:val="Hyperlink"/>
            <w:noProof/>
          </w:rPr>
          <w:delText>Alumnos con necesidades especiales</w:delText>
        </w:r>
        <w:r w:rsidR="00CF567A" w:rsidRPr="00EE580E" w:rsidDel="00B41C32">
          <w:rPr>
            <w:noProof/>
            <w:webHidden/>
          </w:rPr>
          <w:tab/>
        </w:r>
        <w:r w:rsidR="00CF567A" w:rsidRPr="00EE580E" w:rsidDel="00B41C32">
          <w:rPr>
            <w:noProof/>
            <w:webHidden/>
          </w:rPr>
          <w:fldChar w:fldCharType="begin"/>
        </w:r>
        <w:r w:rsidR="00CF567A" w:rsidRPr="00EE580E" w:rsidDel="00B41C32">
          <w:rPr>
            <w:noProof/>
            <w:webHidden/>
          </w:rPr>
          <w:delInstrText xml:space="preserve"> PAGEREF _Toc112179972 \h </w:delInstrText>
        </w:r>
        <w:r w:rsidR="00CF567A" w:rsidRPr="00EE580E" w:rsidDel="00B41C32">
          <w:rPr>
            <w:noProof/>
            <w:webHidden/>
          </w:rPr>
        </w:r>
        <w:r w:rsidR="00CF567A" w:rsidRPr="00EE580E" w:rsidDel="00B41C32">
          <w:rPr>
            <w:noProof/>
            <w:webHidden/>
          </w:rPr>
          <w:fldChar w:fldCharType="separate"/>
        </w:r>
      </w:del>
      <w:del w:id="451" w:author="MIGUEL FUERTES FERNANDEZ" w:date="2022-08-25T19:01:00Z">
        <w:r w:rsidR="00CF567A" w:rsidRPr="00EE580E" w:rsidDel="008B0DF8">
          <w:rPr>
            <w:noProof/>
            <w:webHidden/>
          </w:rPr>
          <w:delText>24</w:delText>
        </w:r>
      </w:del>
      <w:del w:id="452" w:author="MIGUEL FUERTES FERNANDEZ" w:date="2022-08-25T19:24:00Z">
        <w:r w:rsidR="00CF567A" w:rsidRPr="00EE580E" w:rsidDel="00B41C32">
          <w:rPr>
            <w:noProof/>
            <w:webHidden/>
          </w:rPr>
          <w:fldChar w:fldCharType="end"/>
        </w:r>
        <w:r w:rsidDel="00B41C32">
          <w:rPr>
            <w:noProof/>
          </w:rPr>
          <w:fldChar w:fldCharType="end"/>
        </w:r>
      </w:del>
    </w:p>
    <w:p w14:paraId="316CAD42" w14:textId="53BDC52F" w:rsidR="00CF567A" w:rsidRPr="00EE580E" w:rsidDel="00B41C32" w:rsidRDefault="00F6173C">
      <w:pPr>
        <w:pStyle w:val="TOC2"/>
        <w:rPr>
          <w:del w:id="453" w:author="MIGUEL FUERTES FERNANDEZ" w:date="2022-08-25T19:24:00Z"/>
          <w:rFonts w:asciiTheme="minorHAnsi" w:hAnsiTheme="minorHAnsi"/>
          <w:noProof/>
          <w:lang w:val="en-GB" w:eastAsia="en-GB"/>
        </w:rPr>
      </w:pPr>
      <w:del w:id="454" w:author="MIGUEL FUERTES FERNANDEZ" w:date="2022-08-25T19:24:00Z">
        <w:r w:rsidDel="00B41C32">
          <w:fldChar w:fldCharType="begin"/>
        </w:r>
        <w:r w:rsidDel="00B41C32">
          <w:delInstrText xml:space="preserve"> HYPERLINK \l "_Toc112179973" </w:delInstrText>
        </w:r>
        <w:r w:rsidDel="00B41C32">
          <w:fldChar w:fldCharType="separate"/>
        </w:r>
        <w:r w:rsidR="00CF567A" w:rsidRPr="00EE580E" w:rsidDel="00B41C32">
          <w:rPr>
            <w:rStyle w:val="Hyperlink"/>
            <w:noProof/>
          </w:rPr>
          <w:delText>¿Cómo se crean estos grupos de trabajo?</w:delText>
        </w:r>
        <w:r w:rsidR="00CF567A" w:rsidRPr="00EE580E" w:rsidDel="00B41C32">
          <w:rPr>
            <w:noProof/>
            <w:webHidden/>
          </w:rPr>
          <w:tab/>
        </w:r>
        <w:r w:rsidR="00CF567A" w:rsidRPr="00EE580E" w:rsidDel="00B41C32">
          <w:rPr>
            <w:noProof/>
            <w:webHidden/>
          </w:rPr>
          <w:fldChar w:fldCharType="begin"/>
        </w:r>
        <w:r w:rsidR="00CF567A" w:rsidRPr="00EE580E" w:rsidDel="00B41C32">
          <w:rPr>
            <w:noProof/>
            <w:webHidden/>
          </w:rPr>
          <w:delInstrText xml:space="preserve"> PAGEREF _Toc112179973 \h </w:delInstrText>
        </w:r>
        <w:r w:rsidR="00CF567A" w:rsidRPr="00EE580E" w:rsidDel="00B41C32">
          <w:rPr>
            <w:noProof/>
            <w:webHidden/>
          </w:rPr>
        </w:r>
        <w:r w:rsidR="00CF567A" w:rsidRPr="00EE580E" w:rsidDel="00B41C32">
          <w:rPr>
            <w:noProof/>
            <w:webHidden/>
          </w:rPr>
          <w:fldChar w:fldCharType="separate"/>
        </w:r>
      </w:del>
      <w:del w:id="455" w:author="MIGUEL FUERTES FERNANDEZ" w:date="2022-08-25T19:01:00Z">
        <w:r w:rsidR="00CF567A" w:rsidRPr="00EE580E" w:rsidDel="008B0DF8">
          <w:rPr>
            <w:noProof/>
            <w:webHidden/>
          </w:rPr>
          <w:delText>26</w:delText>
        </w:r>
      </w:del>
      <w:del w:id="456" w:author="MIGUEL FUERTES FERNANDEZ" w:date="2022-08-25T19:24:00Z">
        <w:r w:rsidR="00CF567A" w:rsidRPr="00EE580E" w:rsidDel="00B41C32">
          <w:rPr>
            <w:noProof/>
            <w:webHidden/>
          </w:rPr>
          <w:fldChar w:fldCharType="end"/>
        </w:r>
        <w:r w:rsidDel="00B41C32">
          <w:rPr>
            <w:noProof/>
          </w:rPr>
          <w:fldChar w:fldCharType="end"/>
        </w:r>
      </w:del>
    </w:p>
    <w:p w14:paraId="313F86EF" w14:textId="68A1A0A0" w:rsidR="00CF567A" w:rsidRPr="00EE580E" w:rsidDel="00B41C32" w:rsidRDefault="00F6173C">
      <w:pPr>
        <w:pStyle w:val="TOC2"/>
        <w:rPr>
          <w:del w:id="457" w:author="MIGUEL FUERTES FERNANDEZ" w:date="2022-08-25T19:24:00Z"/>
          <w:rFonts w:asciiTheme="minorHAnsi" w:hAnsiTheme="minorHAnsi"/>
          <w:noProof/>
          <w:lang w:val="en-GB" w:eastAsia="en-GB"/>
        </w:rPr>
      </w:pPr>
      <w:del w:id="458" w:author="MIGUEL FUERTES FERNANDEZ" w:date="2022-08-25T19:24:00Z">
        <w:r w:rsidDel="00B41C32">
          <w:fldChar w:fldCharType="begin"/>
        </w:r>
        <w:r w:rsidDel="00B41C32">
          <w:delInstrText xml:space="preserve"> HYPERLINK \l "_Toc112179974" </w:delInstrText>
        </w:r>
        <w:r w:rsidDel="00B41C32">
          <w:fldChar w:fldCharType="separate"/>
        </w:r>
        <w:r w:rsidR="00CF567A" w:rsidRPr="00EE580E" w:rsidDel="00B41C32">
          <w:rPr>
            <w:rStyle w:val="Hyperlink"/>
            <w:noProof/>
          </w:rPr>
          <w:delText>Test Sociométricos</w:delText>
        </w:r>
        <w:r w:rsidR="00CF567A" w:rsidRPr="00EE580E" w:rsidDel="00B41C32">
          <w:rPr>
            <w:noProof/>
            <w:webHidden/>
          </w:rPr>
          <w:tab/>
        </w:r>
        <w:r w:rsidR="00CF567A" w:rsidRPr="00EE580E" w:rsidDel="00B41C32">
          <w:rPr>
            <w:noProof/>
            <w:webHidden/>
          </w:rPr>
          <w:fldChar w:fldCharType="begin"/>
        </w:r>
        <w:r w:rsidR="00CF567A" w:rsidRPr="00EE580E" w:rsidDel="00B41C32">
          <w:rPr>
            <w:noProof/>
            <w:webHidden/>
          </w:rPr>
          <w:delInstrText xml:space="preserve"> PAGEREF _Toc112179974 \h </w:delInstrText>
        </w:r>
        <w:r w:rsidR="00CF567A" w:rsidRPr="00EE580E" w:rsidDel="00B41C32">
          <w:rPr>
            <w:noProof/>
            <w:webHidden/>
          </w:rPr>
        </w:r>
        <w:r w:rsidR="00CF567A" w:rsidRPr="00EE580E" w:rsidDel="00B41C32">
          <w:rPr>
            <w:noProof/>
            <w:webHidden/>
          </w:rPr>
          <w:fldChar w:fldCharType="separate"/>
        </w:r>
      </w:del>
      <w:del w:id="459" w:author="MIGUEL FUERTES FERNANDEZ" w:date="2022-08-25T19:01:00Z">
        <w:r w:rsidR="00CF567A" w:rsidRPr="00EE580E" w:rsidDel="008B0DF8">
          <w:rPr>
            <w:noProof/>
            <w:webHidden/>
          </w:rPr>
          <w:delText>27</w:delText>
        </w:r>
      </w:del>
      <w:del w:id="460" w:author="MIGUEL FUERTES FERNANDEZ" w:date="2022-08-25T19:24:00Z">
        <w:r w:rsidR="00CF567A" w:rsidRPr="00EE580E" w:rsidDel="00B41C32">
          <w:rPr>
            <w:noProof/>
            <w:webHidden/>
          </w:rPr>
          <w:fldChar w:fldCharType="end"/>
        </w:r>
        <w:r w:rsidDel="00B41C32">
          <w:rPr>
            <w:noProof/>
          </w:rPr>
          <w:fldChar w:fldCharType="end"/>
        </w:r>
      </w:del>
    </w:p>
    <w:p w14:paraId="6D283D03" w14:textId="43B8D92B" w:rsidR="00CF567A" w:rsidRPr="00EE580E" w:rsidDel="00B41C32" w:rsidRDefault="00F6173C" w:rsidP="00B41C32">
      <w:pPr>
        <w:pStyle w:val="TOC1"/>
        <w:rPr>
          <w:del w:id="461" w:author="MIGUEL FUERTES FERNANDEZ" w:date="2022-08-25T19:24:00Z"/>
          <w:rFonts w:eastAsiaTheme="minorEastAsia"/>
          <w:noProof/>
          <w:lang w:val="en-GB" w:eastAsia="en-GB"/>
        </w:rPr>
        <w:pPrChange w:id="462" w:author="MIGUEL FUERTES FERNANDEZ" w:date="2022-08-25T19:23:00Z">
          <w:pPr>
            <w:pStyle w:val="TOC1"/>
            <w:tabs>
              <w:tab w:val="left" w:pos="660"/>
              <w:tab w:val="right" w:leader="dot" w:pos="9016"/>
            </w:tabs>
          </w:pPr>
        </w:pPrChange>
      </w:pPr>
      <w:del w:id="463" w:author="MIGUEL FUERTES FERNANDEZ" w:date="2022-08-25T19:24:00Z">
        <w:r w:rsidDel="00B41C32">
          <w:fldChar w:fldCharType="begin"/>
        </w:r>
        <w:r w:rsidDel="00B41C32">
          <w:delInstrText xml:space="preserve"> HYPERLINK \l "_Toc112179975" </w:delInstrText>
        </w:r>
        <w:r w:rsidDel="00B41C32">
          <w:fldChar w:fldCharType="separate"/>
        </w:r>
        <w:r w:rsidR="00CF567A" w:rsidRPr="00EE580E" w:rsidDel="00B41C32">
          <w:rPr>
            <w:rStyle w:val="Hyperlink"/>
            <w:noProof/>
          </w:rPr>
          <w:delText>4.</w:delText>
        </w:r>
        <w:r w:rsidR="00CF567A" w:rsidRPr="00EE580E" w:rsidDel="00B41C32">
          <w:rPr>
            <w:rFonts w:eastAsiaTheme="minorEastAsia"/>
            <w:noProof/>
            <w:lang w:val="en-GB" w:eastAsia="en-GB"/>
          </w:rPr>
          <w:tab/>
        </w:r>
        <w:r w:rsidR="00CF567A" w:rsidRPr="00EE580E" w:rsidDel="00B41C32">
          <w:rPr>
            <w:rStyle w:val="Hyperlink"/>
            <w:noProof/>
          </w:rPr>
          <w:delText>Diseño de la propuesta y metodología</w:delText>
        </w:r>
        <w:r w:rsidR="00CF567A" w:rsidRPr="00EE580E" w:rsidDel="00B41C32">
          <w:rPr>
            <w:noProof/>
            <w:webHidden/>
          </w:rPr>
          <w:tab/>
        </w:r>
        <w:r w:rsidR="00CF567A" w:rsidRPr="00EE580E" w:rsidDel="00B41C32">
          <w:rPr>
            <w:noProof/>
            <w:webHidden/>
          </w:rPr>
          <w:fldChar w:fldCharType="begin"/>
        </w:r>
        <w:r w:rsidR="00CF567A" w:rsidRPr="00EE580E" w:rsidDel="00B41C32">
          <w:rPr>
            <w:noProof/>
            <w:webHidden/>
          </w:rPr>
          <w:delInstrText xml:space="preserve"> PAGEREF _Toc112179975 \h </w:delInstrText>
        </w:r>
        <w:r w:rsidR="00CF567A" w:rsidRPr="00EE580E" w:rsidDel="00B41C32">
          <w:rPr>
            <w:noProof/>
            <w:webHidden/>
          </w:rPr>
        </w:r>
        <w:r w:rsidR="00CF567A" w:rsidRPr="00EE580E" w:rsidDel="00B41C32">
          <w:rPr>
            <w:noProof/>
            <w:webHidden/>
          </w:rPr>
          <w:fldChar w:fldCharType="separate"/>
        </w:r>
      </w:del>
      <w:del w:id="464" w:author="MIGUEL FUERTES FERNANDEZ" w:date="2022-08-25T19:01:00Z">
        <w:r w:rsidR="00CF567A" w:rsidRPr="00EE580E" w:rsidDel="008B0DF8">
          <w:rPr>
            <w:noProof/>
            <w:webHidden/>
          </w:rPr>
          <w:delText>33</w:delText>
        </w:r>
      </w:del>
      <w:del w:id="465" w:author="MIGUEL FUERTES FERNANDEZ" w:date="2022-08-25T19:24:00Z">
        <w:r w:rsidR="00CF567A" w:rsidRPr="00EE580E" w:rsidDel="00B41C32">
          <w:rPr>
            <w:noProof/>
            <w:webHidden/>
          </w:rPr>
          <w:fldChar w:fldCharType="end"/>
        </w:r>
        <w:r w:rsidDel="00B41C32">
          <w:rPr>
            <w:noProof/>
          </w:rPr>
          <w:fldChar w:fldCharType="end"/>
        </w:r>
      </w:del>
    </w:p>
    <w:p w14:paraId="3BB99327" w14:textId="5B3AD773" w:rsidR="00CF567A" w:rsidRPr="00EE580E" w:rsidDel="00B41C32" w:rsidRDefault="00F6173C">
      <w:pPr>
        <w:pStyle w:val="TOC2"/>
        <w:rPr>
          <w:del w:id="466" w:author="MIGUEL FUERTES FERNANDEZ" w:date="2022-08-25T19:24:00Z"/>
          <w:rFonts w:asciiTheme="minorHAnsi" w:hAnsiTheme="minorHAnsi"/>
          <w:noProof/>
          <w:lang w:val="en-GB" w:eastAsia="en-GB"/>
        </w:rPr>
      </w:pPr>
      <w:del w:id="467" w:author="MIGUEL FUERTES FERNANDEZ" w:date="2022-08-25T19:24:00Z">
        <w:r w:rsidDel="00B41C32">
          <w:fldChar w:fldCharType="begin"/>
        </w:r>
        <w:r w:rsidDel="00B41C32">
          <w:delInstrText xml:space="preserve"> HYPERLINK \l "_Toc112179</w:delInstrText>
        </w:r>
        <w:r w:rsidDel="00B41C32">
          <w:delInstrText xml:space="preserve">976" </w:delInstrText>
        </w:r>
        <w:r w:rsidDel="00B41C32">
          <w:fldChar w:fldCharType="separate"/>
        </w:r>
        <w:r w:rsidR="00CF567A" w:rsidRPr="00EE580E" w:rsidDel="00B41C32">
          <w:rPr>
            <w:rStyle w:val="Hyperlink"/>
            <w:noProof/>
          </w:rPr>
          <w:delText>Requerimientos</w:delText>
        </w:r>
        <w:r w:rsidR="00CF567A" w:rsidRPr="00EE580E" w:rsidDel="00B41C32">
          <w:rPr>
            <w:noProof/>
            <w:webHidden/>
          </w:rPr>
          <w:tab/>
        </w:r>
        <w:r w:rsidR="00CF567A" w:rsidRPr="00EE580E" w:rsidDel="00B41C32">
          <w:rPr>
            <w:noProof/>
            <w:webHidden/>
          </w:rPr>
          <w:fldChar w:fldCharType="begin"/>
        </w:r>
        <w:r w:rsidR="00CF567A" w:rsidRPr="00EE580E" w:rsidDel="00B41C32">
          <w:rPr>
            <w:noProof/>
            <w:webHidden/>
          </w:rPr>
          <w:delInstrText xml:space="preserve"> PAGEREF _Toc112179976 \h </w:delInstrText>
        </w:r>
        <w:r w:rsidR="00CF567A" w:rsidRPr="00EE580E" w:rsidDel="00B41C32">
          <w:rPr>
            <w:noProof/>
            <w:webHidden/>
          </w:rPr>
        </w:r>
        <w:r w:rsidR="00CF567A" w:rsidRPr="00EE580E" w:rsidDel="00B41C32">
          <w:rPr>
            <w:noProof/>
            <w:webHidden/>
          </w:rPr>
          <w:fldChar w:fldCharType="separate"/>
        </w:r>
      </w:del>
      <w:del w:id="468" w:author="MIGUEL FUERTES FERNANDEZ" w:date="2022-08-25T19:01:00Z">
        <w:r w:rsidR="00CF567A" w:rsidRPr="00EE580E" w:rsidDel="008B0DF8">
          <w:rPr>
            <w:noProof/>
            <w:webHidden/>
          </w:rPr>
          <w:delText>33</w:delText>
        </w:r>
      </w:del>
      <w:del w:id="469" w:author="MIGUEL FUERTES FERNANDEZ" w:date="2022-08-25T19:24:00Z">
        <w:r w:rsidR="00CF567A" w:rsidRPr="00EE580E" w:rsidDel="00B41C32">
          <w:rPr>
            <w:noProof/>
            <w:webHidden/>
          </w:rPr>
          <w:fldChar w:fldCharType="end"/>
        </w:r>
        <w:r w:rsidDel="00B41C32">
          <w:rPr>
            <w:noProof/>
          </w:rPr>
          <w:fldChar w:fldCharType="end"/>
        </w:r>
      </w:del>
    </w:p>
    <w:p w14:paraId="594F0AC5" w14:textId="61853A85" w:rsidR="00CF567A" w:rsidRPr="00EE580E" w:rsidDel="00B41C32" w:rsidRDefault="00F6173C">
      <w:pPr>
        <w:pStyle w:val="TOC2"/>
        <w:rPr>
          <w:del w:id="470" w:author="MIGUEL FUERTES FERNANDEZ" w:date="2022-08-25T19:24:00Z"/>
          <w:rFonts w:asciiTheme="minorHAnsi" w:hAnsiTheme="minorHAnsi"/>
          <w:noProof/>
          <w:lang w:val="en-GB" w:eastAsia="en-GB"/>
        </w:rPr>
      </w:pPr>
      <w:del w:id="471" w:author="MIGUEL FUERTES FERNANDEZ" w:date="2022-08-25T19:24:00Z">
        <w:r w:rsidDel="00B41C32">
          <w:fldChar w:fldCharType="begin"/>
        </w:r>
        <w:r w:rsidDel="00B41C32">
          <w:delInstrText xml:space="preserve"> HYPERLINK \l "_Toc112179977" </w:delInstrText>
        </w:r>
        <w:r w:rsidDel="00B41C32">
          <w:fldChar w:fldCharType="separate"/>
        </w:r>
        <w:r w:rsidR="00CF567A" w:rsidRPr="00EE580E" w:rsidDel="00B41C32">
          <w:rPr>
            <w:rStyle w:val="Hyperlink"/>
            <w:noProof/>
          </w:rPr>
          <w:delText>Diseño de la aplicación</w:delText>
        </w:r>
        <w:r w:rsidR="00CF567A" w:rsidRPr="00EE580E" w:rsidDel="00B41C32">
          <w:rPr>
            <w:noProof/>
            <w:webHidden/>
          </w:rPr>
          <w:tab/>
        </w:r>
        <w:r w:rsidR="00CF567A" w:rsidRPr="00EE580E" w:rsidDel="00B41C32">
          <w:rPr>
            <w:noProof/>
            <w:webHidden/>
          </w:rPr>
          <w:fldChar w:fldCharType="begin"/>
        </w:r>
        <w:r w:rsidR="00CF567A" w:rsidRPr="00EE580E" w:rsidDel="00B41C32">
          <w:rPr>
            <w:noProof/>
            <w:webHidden/>
          </w:rPr>
          <w:delInstrText xml:space="preserve"> PAGEREF _Toc112179977 \h </w:delInstrText>
        </w:r>
        <w:r w:rsidR="00CF567A" w:rsidRPr="00EE580E" w:rsidDel="00B41C32">
          <w:rPr>
            <w:noProof/>
            <w:webHidden/>
          </w:rPr>
        </w:r>
        <w:r w:rsidR="00CF567A" w:rsidRPr="00EE580E" w:rsidDel="00B41C32">
          <w:rPr>
            <w:noProof/>
            <w:webHidden/>
          </w:rPr>
          <w:fldChar w:fldCharType="separate"/>
        </w:r>
      </w:del>
      <w:del w:id="472" w:author="MIGUEL FUERTES FERNANDEZ" w:date="2022-08-25T19:01:00Z">
        <w:r w:rsidR="00CF567A" w:rsidRPr="00EE580E" w:rsidDel="008B0DF8">
          <w:rPr>
            <w:noProof/>
            <w:webHidden/>
          </w:rPr>
          <w:delText>35</w:delText>
        </w:r>
      </w:del>
      <w:del w:id="473" w:author="MIGUEL FUERTES FERNANDEZ" w:date="2022-08-25T19:24:00Z">
        <w:r w:rsidR="00CF567A" w:rsidRPr="00EE580E" w:rsidDel="00B41C32">
          <w:rPr>
            <w:noProof/>
            <w:webHidden/>
          </w:rPr>
          <w:fldChar w:fldCharType="end"/>
        </w:r>
        <w:r w:rsidDel="00B41C32">
          <w:rPr>
            <w:noProof/>
          </w:rPr>
          <w:fldChar w:fldCharType="end"/>
        </w:r>
      </w:del>
    </w:p>
    <w:p w14:paraId="485D0BF8" w14:textId="50588811" w:rsidR="00CF567A" w:rsidRPr="00EE580E" w:rsidDel="00B41C32" w:rsidRDefault="00F6173C">
      <w:pPr>
        <w:pStyle w:val="TOC3"/>
        <w:rPr>
          <w:del w:id="474" w:author="MIGUEL FUERTES FERNANDEZ" w:date="2022-08-25T19:24:00Z"/>
          <w:rFonts w:asciiTheme="minorHAnsi" w:hAnsiTheme="minorHAnsi"/>
          <w:noProof/>
          <w:lang w:val="en-GB" w:eastAsia="en-GB"/>
        </w:rPr>
      </w:pPr>
      <w:del w:id="475" w:author="MIGUEL FUERTES FERNANDEZ" w:date="2022-08-25T19:24:00Z">
        <w:r w:rsidDel="00B41C32">
          <w:fldChar w:fldCharType="begin"/>
        </w:r>
        <w:r w:rsidDel="00B41C32">
          <w:delInstrText xml:space="preserve"> HYPERLINK \l "_Toc112179978" </w:delInstrText>
        </w:r>
        <w:r w:rsidDel="00B41C32">
          <w:fldChar w:fldCharType="separate"/>
        </w:r>
        <w:r w:rsidR="00CF567A" w:rsidRPr="00EE580E" w:rsidDel="00B41C32">
          <w:rPr>
            <w:rStyle w:val="Hyperlink"/>
            <w:noProof/>
          </w:rPr>
          <w:delText>Modelo de datos</w:delText>
        </w:r>
        <w:r w:rsidR="00CF567A" w:rsidRPr="00EE580E" w:rsidDel="00B41C32">
          <w:rPr>
            <w:noProof/>
            <w:webHidden/>
          </w:rPr>
          <w:tab/>
        </w:r>
        <w:r w:rsidR="00CF567A" w:rsidRPr="00EE580E" w:rsidDel="00B41C32">
          <w:rPr>
            <w:noProof/>
            <w:webHidden/>
          </w:rPr>
          <w:fldChar w:fldCharType="begin"/>
        </w:r>
        <w:r w:rsidR="00CF567A" w:rsidRPr="00EE580E" w:rsidDel="00B41C32">
          <w:rPr>
            <w:noProof/>
            <w:webHidden/>
          </w:rPr>
          <w:delInstrText xml:space="preserve"> PAGEREF _Toc112179978 \h </w:delInstrText>
        </w:r>
        <w:r w:rsidR="00CF567A" w:rsidRPr="00EE580E" w:rsidDel="00B41C32">
          <w:rPr>
            <w:noProof/>
            <w:webHidden/>
          </w:rPr>
        </w:r>
        <w:r w:rsidR="00CF567A" w:rsidRPr="00EE580E" w:rsidDel="00B41C32">
          <w:rPr>
            <w:noProof/>
            <w:webHidden/>
          </w:rPr>
          <w:fldChar w:fldCharType="separate"/>
        </w:r>
      </w:del>
      <w:del w:id="476" w:author="MIGUEL FUERTES FERNANDEZ" w:date="2022-08-25T19:01:00Z">
        <w:r w:rsidR="00CF567A" w:rsidRPr="00EE580E" w:rsidDel="008B0DF8">
          <w:rPr>
            <w:noProof/>
            <w:webHidden/>
          </w:rPr>
          <w:delText>35</w:delText>
        </w:r>
      </w:del>
      <w:del w:id="477" w:author="MIGUEL FUERTES FERNANDEZ" w:date="2022-08-25T19:24:00Z">
        <w:r w:rsidR="00CF567A" w:rsidRPr="00EE580E" w:rsidDel="00B41C32">
          <w:rPr>
            <w:noProof/>
            <w:webHidden/>
          </w:rPr>
          <w:fldChar w:fldCharType="end"/>
        </w:r>
        <w:r w:rsidDel="00B41C32">
          <w:rPr>
            <w:noProof/>
          </w:rPr>
          <w:fldChar w:fldCharType="end"/>
        </w:r>
      </w:del>
    </w:p>
    <w:p w14:paraId="34A11238" w14:textId="0DCA2B9D" w:rsidR="00CF567A" w:rsidRPr="00EE580E" w:rsidDel="00B41C32" w:rsidRDefault="00F6173C">
      <w:pPr>
        <w:pStyle w:val="TOC3"/>
        <w:rPr>
          <w:del w:id="478" w:author="MIGUEL FUERTES FERNANDEZ" w:date="2022-08-25T19:24:00Z"/>
          <w:rFonts w:asciiTheme="minorHAnsi" w:hAnsiTheme="minorHAnsi"/>
          <w:noProof/>
          <w:lang w:val="en-GB" w:eastAsia="en-GB"/>
        </w:rPr>
      </w:pPr>
      <w:del w:id="479" w:author="MIGUEL FUERTES FERNANDEZ" w:date="2022-08-25T19:24:00Z">
        <w:r w:rsidDel="00B41C32">
          <w:fldChar w:fldCharType="begin"/>
        </w:r>
        <w:r w:rsidDel="00B41C32">
          <w:delInstrText xml:space="preserve"> HYPERLINK \l "_Toc112179979" </w:delInstrText>
        </w:r>
        <w:r w:rsidDel="00B41C32">
          <w:fldChar w:fldCharType="separate"/>
        </w:r>
        <w:r w:rsidR="00CF567A" w:rsidRPr="00EE580E" w:rsidDel="00B41C32">
          <w:rPr>
            <w:rStyle w:val="Hyperlink"/>
            <w:noProof/>
            <w:lang w:val="es-ES"/>
          </w:rPr>
          <w:delText>Arquitectura</w:delText>
        </w:r>
        <w:r w:rsidR="00CF567A" w:rsidRPr="00EE580E" w:rsidDel="00B41C32">
          <w:rPr>
            <w:noProof/>
            <w:webHidden/>
          </w:rPr>
          <w:tab/>
        </w:r>
        <w:r w:rsidR="00CF567A" w:rsidRPr="00EE580E" w:rsidDel="00B41C32">
          <w:rPr>
            <w:noProof/>
            <w:webHidden/>
          </w:rPr>
          <w:fldChar w:fldCharType="begin"/>
        </w:r>
        <w:r w:rsidR="00CF567A" w:rsidRPr="00EE580E" w:rsidDel="00B41C32">
          <w:rPr>
            <w:noProof/>
            <w:webHidden/>
          </w:rPr>
          <w:delInstrText xml:space="preserve"> PAGEREF _Toc112179979 \h </w:delInstrText>
        </w:r>
        <w:r w:rsidR="00CF567A" w:rsidRPr="00EE580E" w:rsidDel="00B41C32">
          <w:rPr>
            <w:noProof/>
            <w:webHidden/>
          </w:rPr>
        </w:r>
        <w:r w:rsidR="00CF567A" w:rsidRPr="00EE580E" w:rsidDel="00B41C32">
          <w:rPr>
            <w:noProof/>
            <w:webHidden/>
          </w:rPr>
          <w:fldChar w:fldCharType="separate"/>
        </w:r>
      </w:del>
      <w:del w:id="480" w:author="MIGUEL FUERTES FERNANDEZ" w:date="2022-08-25T19:01:00Z">
        <w:r w:rsidR="00CF567A" w:rsidRPr="00EE580E" w:rsidDel="008B0DF8">
          <w:rPr>
            <w:noProof/>
            <w:webHidden/>
          </w:rPr>
          <w:delText>38</w:delText>
        </w:r>
      </w:del>
      <w:del w:id="481" w:author="MIGUEL FUERTES FERNANDEZ" w:date="2022-08-25T19:24:00Z">
        <w:r w:rsidR="00CF567A" w:rsidRPr="00EE580E" w:rsidDel="00B41C32">
          <w:rPr>
            <w:noProof/>
            <w:webHidden/>
          </w:rPr>
          <w:fldChar w:fldCharType="end"/>
        </w:r>
        <w:r w:rsidDel="00B41C32">
          <w:rPr>
            <w:noProof/>
          </w:rPr>
          <w:fldChar w:fldCharType="end"/>
        </w:r>
      </w:del>
    </w:p>
    <w:p w14:paraId="2244C21E" w14:textId="3C54D8BB" w:rsidR="00CF567A" w:rsidRPr="00EE580E" w:rsidDel="00B41C32" w:rsidRDefault="00F6173C">
      <w:pPr>
        <w:pStyle w:val="TOC3"/>
        <w:rPr>
          <w:del w:id="482" w:author="MIGUEL FUERTES FERNANDEZ" w:date="2022-08-25T19:24:00Z"/>
          <w:rFonts w:asciiTheme="minorHAnsi" w:hAnsiTheme="minorHAnsi"/>
          <w:noProof/>
          <w:lang w:val="en-GB" w:eastAsia="en-GB"/>
        </w:rPr>
      </w:pPr>
      <w:del w:id="483" w:author="MIGUEL FUERTES FERNANDEZ" w:date="2022-08-25T19:24:00Z">
        <w:r w:rsidDel="00B41C32">
          <w:fldChar w:fldCharType="begin"/>
        </w:r>
        <w:r w:rsidDel="00B41C32">
          <w:delInstrText xml:space="preserve"> HY</w:delInstrText>
        </w:r>
        <w:r w:rsidDel="00B41C32">
          <w:delInstrText xml:space="preserve">PERLINK \l "_Toc112179980" </w:delInstrText>
        </w:r>
        <w:r w:rsidDel="00B41C32">
          <w:fldChar w:fldCharType="separate"/>
        </w:r>
        <w:r w:rsidR="00CF567A" w:rsidRPr="00EE580E" w:rsidDel="00B41C32">
          <w:rPr>
            <w:rStyle w:val="Hyperlink"/>
            <w:noProof/>
            <w:lang w:val="es-ES"/>
          </w:rPr>
          <w:delText>Proceso del desarrollo</w:delText>
        </w:r>
        <w:r w:rsidR="00CF567A" w:rsidRPr="00EE580E" w:rsidDel="00B41C32">
          <w:rPr>
            <w:noProof/>
            <w:webHidden/>
          </w:rPr>
          <w:tab/>
        </w:r>
        <w:r w:rsidR="00CF567A" w:rsidRPr="00EE580E" w:rsidDel="00B41C32">
          <w:rPr>
            <w:noProof/>
            <w:webHidden/>
          </w:rPr>
          <w:fldChar w:fldCharType="begin"/>
        </w:r>
        <w:r w:rsidR="00CF567A" w:rsidRPr="00EE580E" w:rsidDel="00B41C32">
          <w:rPr>
            <w:noProof/>
            <w:webHidden/>
          </w:rPr>
          <w:delInstrText xml:space="preserve"> PAGEREF _Toc112179980 \h </w:delInstrText>
        </w:r>
        <w:r w:rsidR="00CF567A" w:rsidRPr="00EE580E" w:rsidDel="00B41C32">
          <w:rPr>
            <w:noProof/>
            <w:webHidden/>
          </w:rPr>
        </w:r>
        <w:r w:rsidR="00CF567A" w:rsidRPr="00EE580E" w:rsidDel="00B41C32">
          <w:rPr>
            <w:noProof/>
            <w:webHidden/>
          </w:rPr>
          <w:fldChar w:fldCharType="separate"/>
        </w:r>
      </w:del>
      <w:del w:id="484" w:author="MIGUEL FUERTES FERNANDEZ" w:date="2022-08-25T19:01:00Z">
        <w:r w:rsidR="00CF567A" w:rsidRPr="00EE580E" w:rsidDel="008B0DF8">
          <w:rPr>
            <w:noProof/>
            <w:webHidden/>
          </w:rPr>
          <w:delText>39</w:delText>
        </w:r>
      </w:del>
      <w:del w:id="485" w:author="MIGUEL FUERTES FERNANDEZ" w:date="2022-08-25T19:24:00Z">
        <w:r w:rsidR="00CF567A" w:rsidRPr="00EE580E" w:rsidDel="00B41C32">
          <w:rPr>
            <w:noProof/>
            <w:webHidden/>
          </w:rPr>
          <w:fldChar w:fldCharType="end"/>
        </w:r>
        <w:r w:rsidDel="00B41C32">
          <w:rPr>
            <w:noProof/>
          </w:rPr>
          <w:fldChar w:fldCharType="end"/>
        </w:r>
      </w:del>
    </w:p>
    <w:p w14:paraId="42D7AF39" w14:textId="1CA36346" w:rsidR="00CF567A" w:rsidRPr="00EE580E" w:rsidDel="00B41C32" w:rsidRDefault="00F6173C" w:rsidP="00B41C32">
      <w:pPr>
        <w:pStyle w:val="TOC1"/>
        <w:rPr>
          <w:del w:id="486" w:author="MIGUEL FUERTES FERNANDEZ" w:date="2022-08-25T19:24:00Z"/>
          <w:rFonts w:eastAsiaTheme="minorEastAsia"/>
          <w:noProof/>
          <w:lang w:val="en-GB" w:eastAsia="en-GB"/>
        </w:rPr>
        <w:pPrChange w:id="487" w:author="MIGUEL FUERTES FERNANDEZ" w:date="2022-08-25T19:23:00Z">
          <w:pPr>
            <w:pStyle w:val="TOC1"/>
            <w:tabs>
              <w:tab w:val="left" w:pos="660"/>
              <w:tab w:val="right" w:leader="dot" w:pos="9016"/>
            </w:tabs>
          </w:pPr>
        </w:pPrChange>
      </w:pPr>
      <w:del w:id="488" w:author="MIGUEL FUERTES FERNANDEZ" w:date="2022-08-25T19:24:00Z">
        <w:r w:rsidDel="00B41C32">
          <w:fldChar w:fldCharType="begin"/>
        </w:r>
        <w:r w:rsidDel="00B41C32">
          <w:delInstrText xml:space="preserve"> HYPERLINK \l "_Toc112179981" </w:delInstrText>
        </w:r>
        <w:r w:rsidDel="00B41C32">
          <w:fldChar w:fldCharType="separate"/>
        </w:r>
        <w:r w:rsidR="00CF567A" w:rsidRPr="00EE580E" w:rsidDel="00B41C32">
          <w:rPr>
            <w:rStyle w:val="Hyperlink"/>
            <w:noProof/>
          </w:rPr>
          <w:delText>5.</w:delText>
        </w:r>
        <w:r w:rsidR="00CF567A" w:rsidRPr="00EE580E" w:rsidDel="00B41C32">
          <w:rPr>
            <w:rFonts w:eastAsiaTheme="minorEastAsia"/>
            <w:noProof/>
            <w:lang w:val="en-GB" w:eastAsia="en-GB"/>
          </w:rPr>
          <w:tab/>
        </w:r>
        <w:r w:rsidR="00CF567A" w:rsidRPr="00EE580E" w:rsidDel="00B41C32">
          <w:rPr>
            <w:rStyle w:val="Hyperlink"/>
            <w:noProof/>
          </w:rPr>
          <w:delText>Resultados y discusión</w:delText>
        </w:r>
        <w:r w:rsidR="00CF567A" w:rsidRPr="00EE580E" w:rsidDel="00B41C32">
          <w:rPr>
            <w:noProof/>
            <w:webHidden/>
          </w:rPr>
          <w:tab/>
        </w:r>
        <w:r w:rsidR="00CF567A" w:rsidRPr="00EE580E" w:rsidDel="00B41C32">
          <w:rPr>
            <w:noProof/>
            <w:webHidden/>
          </w:rPr>
          <w:fldChar w:fldCharType="begin"/>
        </w:r>
        <w:r w:rsidR="00CF567A" w:rsidRPr="00EE580E" w:rsidDel="00B41C32">
          <w:rPr>
            <w:noProof/>
            <w:webHidden/>
          </w:rPr>
          <w:delInstrText xml:space="preserve"> PAGEREF _Toc112179981 \h </w:delInstrText>
        </w:r>
        <w:r w:rsidR="00CF567A" w:rsidRPr="00EE580E" w:rsidDel="00B41C32">
          <w:rPr>
            <w:noProof/>
            <w:webHidden/>
          </w:rPr>
        </w:r>
        <w:r w:rsidR="00CF567A" w:rsidRPr="00EE580E" w:rsidDel="00B41C32">
          <w:rPr>
            <w:noProof/>
            <w:webHidden/>
          </w:rPr>
          <w:fldChar w:fldCharType="separate"/>
        </w:r>
      </w:del>
      <w:del w:id="489" w:author="MIGUEL FUERTES FERNANDEZ" w:date="2022-08-25T19:01:00Z">
        <w:r w:rsidR="00CF567A" w:rsidRPr="00EE580E" w:rsidDel="008B0DF8">
          <w:rPr>
            <w:noProof/>
            <w:webHidden/>
          </w:rPr>
          <w:delText>46</w:delText>
        </w:r>
      </w:del>
      <w:del w:id="490" w:author="MIGUEL FUERTES FERNANDEZ" w:date="2022-08-25T19:24:00Z">
        <w:r w:rsidR="00CF567A" w:rsidRPr="00EE580E" w:rsidDel="00B41C32">
          <w:rPr>
            <w:noProof/>
            <w:webHidden/>
          </w:rPr>
          <w:fldChar w:fldCharType="end"/>
        </w:r>
        <w:r w:rsidDel="00B41C32">
          <w:rPr>
            <w:noProof/>
          </w:rPr>
          <w:fldChar w:fldCharType="end"/>
        </w:r>
      </w:del>
    </w:p>
    <w:p w14:paraId="6769EBA1" w14:textId="5B91399D" w:rsidR="00CF567A" w:rsidRPr="00EE580E" w:rsidDel="00B41C32" w:rsidRDefault="00F6173C">
      <w:pPr>
        <w:pStyle w:val="TOC2"/>
        <w:rPr>
          <w:del w:id="491" w:author="MIGUEL FUERTES FERNANDEZ" w:date="2022-08-25T19:24:00Z"/>
          <w:rFonts w:asciiTheme="minorHAnsi" w:hAnsiTheme="minorHAnsi"/>
          <w:noProof/>
          <w:lang w:val="en-GB" w:eastAsia="en-GB"/>
        </w:rPr>
      </w:pPr>
      <w:del w:id="492" w:author="MIGUEL FUERTES FERNANDEZ" w:date="2022-08-25T19:24:00Z">
        <w:r w:rsidDel="00B41C32">
          <w:fldChar w:fldCharType="begin"/>
        </w:r>
        <w:r w:rsidDel="00B41C32">
          <w:delInstrText xml:space="preserve"> HYPERLINK \l "_Toc112179982" </w:delInstrText>
        </w:r>
        <w:r w:rsidDel="00B41C32">
          <w:fldChar w:fldCharType="separate"/>
        </w:r>
        <w:r w:rsidR="00CF567A" w:rsidRPr="00EE580E" w:rsidDel="00B41C32">
          <w:rPr>
            <w:rStyle w:val="Hyperlink"/>
            <w:noProof/>
          </w:rPr>
          <w:delText>Resultados</w:delText>
        </w:r>
        <w:r w:rsidR="00CF567A" w:rsidRPr="00EE580E" w:rsidDel="00B41C32">
          <w:rPr>
            <w:noProof/>
            <w:webHidden/>
          </w:rPr>
          <w:tab/>
        </w:r>
        <w:r w:rsidR="00CF567A" w:rsidRPr="00EE580E" w:rsidDel="00B41C32">
          <w:rPr>
            <w:noProof/>
            <w:webHidden/>
          </w:rPr>
          <w:fldChar w:fldCharType="begin"/>
        </w:r>
        <w:r w:rsidR="00CF567A" w:rsidRPr="00EE580E" w:rsidDel="00B41C32">
          <w:rPr>
            <w:noProof/>
            <w:webHidden/>
          </w:rPr>
          <w:delInstrText xml:space="preserve"> PAGEREF _Toc112179982 \h </w:delInstrText>
        </w:r>
        <w:r w:rsidR="00CF567A" w:rsidRPr="00EE580E" w:rsidDel="00B41C32">
          <w:rPr>
            <w:noProof/>
            <w:webHidden/>
          </w:rPr>
        </w:r>
        <w:r w:rsidR="00CF567A" w:rsidRPr="00EE580E" w:rsidDel="00B41C32">
          <w:rPr>
            <w:noProof/>
            <w:webHidden/>
          </w:rPr>
          <w:fldChar w:fldCharType="separate"/>
        </w:r>
      </w:del>
      <w:del w:id="493" w:author="MIGUEL FUERTES FERNANDEZ" w:date="2022-08-25T19:01:00Z">
        <w:r w:rsidR="00CF567A" w:rsidRPr="00EE580E" w:rsidDel="008B0DF8">
          <w:rPr>
            <w:noProof/>
            <w:webHidden/>
          </w:rPr>
          <w:delText>46</w:delText>
        </w:r>
      </w:del>
      <w:del w:id="494" w:author="MIGUEL FUERTES FERNANDEZ" w:date="2022-08-25T19:24:00Z">
        <w:r w:rsidR="00CF567A" w:rsidRPr="00EE580E" w:rsidDel="00B41C32">
          <w:rPr>
            <w:noProof/>
            <w:webHidden/>
          </w:rPr>
          <w:fldChar w:fldCharType="end"/>
        </w:r>
        <w:r w:rsidDel="00B41C32">
          <w:rPr>
            <w:noProof/>
          </w:rPr>
          <w:fldChar w:fldCharType="end"/>
        </w:r>
      </w:del>
    </w:p>
    <w:p w14:paraId="65817C18" w14:textId="10A16A89" w:rsidR="00CF567A" w:rsidRPr="00EE580E" w:rsidDel="00B41C32" w:rsidRDefault="00F6173C">
      <w:pPr>
        <w:pStyle w:val="TOC2"/>
        <w:rPr>
          <w:del w:id="495" w:author="MIGUEL FUERTES FERNANDEZ" w:date="2022-08-25T19:24:00Z"/>
          <w:rFonts w:asciiTheme="minorHAnsi" w:hAnsiTheme="minorHAnsi"/>
          <w:noProof/>
          <w:lang w:val="en-GB" w:eastAsia="en-GB"/>
        </w:rPr>
      </w:pPr>
      <w:del w:id="496" w:author="MIGUEL FUERTES FERNANDEZ" w:date="2022-08-25T19:24:00Z">
        <w:r w:rsidDel="00B41C32">
          <w:fldChar w:fldCharType="begin"/>
        </w:r>
        <w:r w:rsidDel="00B41C32">
          <w:delInstrText xml:space="preserve"> HYPERLINK \l "_T</w:delInstrText>
        </w:r>
        <w:r w:rsidDel="00B41C32">
          <w:delInstrText xml:space="preserve">oc112179983" </w:delInstrText>
        </w:r>
        <w:r w:rsidDel="00B41C32">
          <w:fldChar w:fldCharType="separate"/>
        </w:r>
        <w:r w:rsidR="00CF567A" w:rsidRPr="00EE580E" w:rsidDel="00B41C32">
          <w:rPr>
            <w:rStyle w:val="Hyperlink"/>
            <w:noProof/>
          </w:rPr>
          <w:delText>Discusión</w:delText>
        </w:r>
        <w:r w:rsidR="00CF567A" w:rsidRPr="00EE580E" w:rsidDel="00B41C32">
          <w:rPr>
            <w:noProof/>
            <w:webHidden/>
          </w:rPr>
          <w:tab/>
        </w:r>
        <w:r w:rsidR="00CF567A" w:rsidRPr="00EE580E" w:rsidDel="00B41C32">
          <w:rPr>
            <w:noProof/>
            <w:webHidden/>
          </w:rPr>
          <w:fldChar w:fldCharType="begin"/>
        </w:r>
        <w:r w:rsidR="00CF567A" w:rsidRPr="00EE580E" w:rsidDel="00B41C32">
          <w:rPr>
            <w:noProof/>
            <w:webHidden/>
          </w:rPr>
          <w:delInstrText xml:space="preserve"> PAGEREF _Toc112179983 \h </w:delInstrText>
        </w:r>
        <w:r w:rsidR="00CF567A" w:rsidRPr="00EE580E" w:rsidDel="00B41C32">
          <w:rPr>
            <w:noProof/>
            <w:webHidden/>
          </w:rPr>
        </w:r>
        <w:r w:rsidR="00CF567A" w:rsidRPr="00EE580E" w:rsidDel="00B41C32">
          <w:rPr>
            <w:noProof/>
            <w:webHidden/>
          </w:rPr>
          <w:fldChar w:fldCharType="separate"/>
        </w:r>
      </w:del>
      <w:del w:id="497" w:author="MIGUEL FUERTES FERNANDEZ" w:date="2022-08-25T19:01:00Z">
        <w:r w:rsidR="00CF567A" w:rsidRPr="00EE580E" w:rsidDel="008B0DF8">
          <w:rPr>
            <w:noProof/>
            <w:webHidden/>
          </w:rPr>
          <w:delText>47</w:delText>
        </w:r>
      </w:del>
      <w:del w:id="498" w:author="MIGUEL FUERTES FERNANDEZ" w:date="2022-08-25T19:24:00Z">
        <w:r w:rsidR="00CF567A" w:rsidRPr="00EE580E" w:rsidDel="00B41C32">
          <w:rPr>
            <w:noProof/>
            <w:webHidden/>
          </w:rPr>
          <w:fldChar w:fldCharType="end"/>
        </w:r>
        <w:r w:rsidDel="00B41C32">
          <w:rPr>
            <w:noProof/>
          </w:rPr>
          <w:fldChar w:fldCharType="end"/>
        </w:r>
      </w:del>
    </w:p>
    <w:p w14:paraId="3382812E" w14:textId="3EFAABF4" w:rsidR="00CF567A" w:rsidRPr="00EE580E" w:rsidDel="00B41C32" w:rsidRDefault="00F6173C" w:rsidP="00B41C32">
      <w:pPr>
        <w:pStyle w:val="TOC1"/>
        <w:rPr>
          <w:del w:id="499" w:author="MIGUEL FUERTES FERNANDEZ" w:date="2022-08-25T19:24:00Z"/>
          <w:rFonts w:eastAsiaTheme="minorEastAsia"/>
          <w:noProof/>
          <w:lang w:val="en-GB" w:eastAsia="en-GB"/>
        </w:rPr>
        <w:pPrChange w:id="500" w:author="MIGUEL FUERTES FERNANDEZ" w:date="2022-08-25T19:23:00Z">
          <w:pPr>
            <w:pStyle w:val="TOC1"/>
            <w:tabs>
              <w:tab w:val="left" w:pos="660"/>
              <w:tab w:val="right" w:leader="dot" w:pos="9016"/>
            </w:tabs>
          </w:pPr>
        </w:pPrChange>
      </w:pPr>
      <w:del w:id="501" w:author="MIGUEL FUERTES FERNANDEZ" w:date="2022-08-25T19:24:00Z">
        <w:r w:rsidDel="00B41C32">
          <w:fldChar w:fldCharType="begin"/>
        </w:r>
        <w:r w:rsidDel="00B41C32">
          <w:delInstrText xml:space="preserve"> HYPERLINK \l "_Toc112179984" </w:delInstrText>
        </w:r>
        <w:r w:rsidDel="00B41C32">
          <w:fldChar w:fldCharType="separate"/>
        </w:r>
        <w:r w:rsidR="00CF567A" w:rsidRPr="00EE580E" w:rsidDel="00B41C32">
          <w:rPr>
            <w:rStyle w:val="Hyperlink"/>
            <w:noProof/>
          </w:rPr>
          <w:delText>6.</w:delText>
        </w:r>
        <w:r w:rsidR="00CF567A" w:rsidRPr="00EE580E" w:rsidDel="00B41C32">
          <w:rPr>
            <w:rFonts w:eastAsiaTheme="minorEastAsia"/>
            <w:noProof/>
            <w:lang w:val="en-GB" w:eastAsia="en-GB"/>
          </w:rPr>
          <w:tab/>
        </w:r>
        <w:r w:rsidR="00CF567A" w:rsidRPr="00EE580E" w:rsidDel="00B41C32">
          <w:rPr>
            <w:rStyle w:val="Hyperlink"/>
            <w:noProof/>
          </w:rPr>
          <w:delText>Conclusiones</w:delText>
        </w:r>
        <w:r w:rsidR="00CF567A" w:rsidRPr="00EE580E" w:rsidDel="00B41C32">
          <w:rPr>
            <w:noProof/>
            <w:webHidden/>
          </w:rPr>
          <w:tab/>
        </w:r>
        <w:r w:rsidR="00CF567A" w:rsidRPr="00EE580E" w:rsidDel="00B41C32">
          <w:rPr>
            <w:noProof/>
            <w:webHidden/>
          </w:rPr>
          <w:fldChar w:fldCharType="begin"/>
        </w:r>
        <w:r w:rsidR="00CF567A" w:rsidRPr="00EE580E" w:rsidDel="00B41C32">
          <w:rPr>
            <w:noProof/>
            <w:webHidden/>
          </w:rPr>
          <w:delInstrText xml:space="preserve"> PAGEREF _Toc112179984 \h </w:delInstrText>
        </w:r>
        <w:r w:rsidR="00CF567A" w:rsidRPr="00EE580E" w:rsidDel="00B41C32">
          <w:rPr>
            <w:noProof/>
            <w:webHidden/>
          </w:rPr>
        </w:r>
        <w:r w:rsidR="00CF567A" w:rsidRPr="00EE580E" w:rsidDel="00B41C32">
          <w:rPr>
            <w:noProof/>
            <w:webHidden/>
          </w:rPr>
          <w:fldChar w:fldCharType="separate"/>
        </w:r>
      </w:del>
      <w:del w:id="502" w:author="MIGUEL FUERTES FERNANDEZ" w:date="2022-08-25T19:01:00Z">
        <w:r w:rsidR="00CF567A" w:rsidRPr="00EE580E" w:rsidDel="008B0DF8">
          <w:rPr>
            <w:noProof/>
            <w:webHidden/>
          </w:rPr>
          <w:delText>50</w:delText>
        </w:r>
      </w:del>
      <w:del w:id="503" w:author="MIGUEL FUERTES FERNANDEZ" w:date="2022-08-25T19:24:00Z">
        <w:r w:rsidR="00CF567A" w:rsidRPr="00EE580E" w:rsidDel="00B41C32">
          <w:rPr>
            <w:noProof/>
            <w:webHidden/>
          </w:rPr>
          <w:fldChar w:fldCharType="end"/>
        </w:r>
        <w:r w:rsidDel="00B41C32">
          <w:rPr>
            <w:noProof/>
          </w:rPr>
          <w:fldChar w:fldCharType="end"/>
        </w:r>
      </w:del>
    </w:p>
    <w:p w14:paraId="30A2A119" w14:textId="6AB3B4CB" w:rsidR="00CF567A" w:rsidRPr="00EE580E" w:rsidDel="00B41C32" w:rsidRDefault="00F6173C">
      <w:pPr>
        <w:pStyle w:val="TOC3"/>
        <w:rPr>
          <w:del w:id="504" w:author="MIGUEL FUERTES FERNANDEZ" w:date="2022-08-25T19:24:00Z"/>
          <w:rFonts w:asciiTheme="minorHAnsi" w:hAnsiTheme="minorHAnsi"/>
          <w:noProof/>
          <w:lang w:val="en-GB" w:eastAsia="en-GB"/>
        </w:rPr>
      </w:pPr>
      <w:del w:id="505" w:author="MIGUEL FUERTES FERNANDEZ" w:date="2022-08-25T19:24:00Z">
        <w:r w:rsidDel="00B41C32">
          <w:fldChar w:fldCharType="begin"/>
        </w:r>
        <w:r w:rsidDel="00B41C32">
          <w:delInstrText xml:space="preserve"> HYPERLINK \l "_Toc112179985" </w:delInstrText>
        </w:r>
        <w:r w:rsidDel="00B41C32">
          <w:fldChar w:fldCharType="separate"/>
        </w:r>
        <w:r w:rsidR="00CF567A" w:rsidRPr="00EE580E" w:rsidDel="00B41C32">
          <w:rPr>
            <w:rStyle w:val="Hyperlink"/>
            <w:noProof/>
          </w:rPr>
          <w:delText>Objetivo principal</w:delText>
        </w:r>
        <w:r w:rsidR="00CF567A" w:rsidRPr="00EE580E" w:rsidDel="00B41C32">
          <w:rPr>
            <w:noProof/>
            <w:webHidden/>
          </w:rPr>
          <w:tab/>
        </w:r>
        <w:r w:rsidR="00CF567A" w:rsidRPr="00EE580E" w:rsidDel="00B41C32">
          <w:rPr>
            <w:noProof/>
            <w:webHidden/>
          </w:rPr>
          <w:fldChar w:fldCharType="begin"/>
        </w:r>
        <w:r w:rsidR="00CF567A" w:rsidRPr="00EE580E" w:rsidDel="00B41C32">
          <w:rPr>
            <w:noProof/>
            <w:webHidden/>
          </w:rPr>
          <w:delInstrText xml:space="preserve"> PAGEREF _Toc112179985 \h </w:delInstrText>
        </w:r>
        <w:r w:rsidR="00CF567A" w:rsidRPr="00EE580E" w:rsidDel="00B41C32">
          <w:rPr>
            <w:noProof/>
            <w:webHidden/>
          </w:rPr>
        </w:r>
        <w:r w:rsidR="00CF567A" w:rsidRPr="00EE580E" w:rsidDel="00B41C32">
          <w:rPr>
            <w:noProof/>
            <w:webHidden/>
          </w:rPr>
          <w:fldChar w:fldCharType="separate"/>
        </w:r>
      </w:del>
      <w:del w:id="506" w:author="MIGUEL FUERTES FERNANDEZ" w:date="2022-08-25T19:01:00Z">
        <w:r w:rsidR="00CF567A" w:rsidRPr="00EE580E" w:rsidDel="008B0DF8">
          <w:rPr>
            <w:noProof/>
            <w:webHidden/>
          </w:rPr>
          <w:delText>50</w:delText>
        </w:r>
      </w:del>
      <w:del w:id="507" w:author="MIGUEL FUERTES FERNANDEZ" w:date="2022-08-25T19:24:00Z">
        <w:r w:rsidR="00CF567A" w:rsidRPr="00EE580E" w:rsidDel="00B41C32">
          <w:rPr>
            <w:noProof/>
            <w:webHidden/>
          </w:rPr>
          <w:fldChar w:fldCharType="end"/>
        </w:r>
        <w:r w:rsidDel="00B41C32">
          <w:rPr>
            <w:noProof/>
          </w:rPr>
          <w:fldChar w:fldCharType="end"/>
        </w:r>
      </w:del>
    </w:p>
    <w:p w14:paraId="6A0AF852" w14:textId="332127E4" w:rsidR="00CF567A" w:rsidRPr="00EE580E" w:rsidDel="00B41C32" w:rsidRDefault="00F6173C">
      <w:pPr>
        <w:pStyle w:val="TOC3"/>
        <w:rPr>
          <w:del w:id="508" w:author="MIGUEL FUERTES FERNANDEZ" w:date="2022-08-25T19:24:00Z"/>
          <w:rFonts w:asciiTheme="minorHAnsi" w:hAnsiTheme="minorHAnsi"/>
          <w:noProof/>
          <w:lang w:val="en-GB" w:eastAsia="en-GB"/>
        </w:rPr>
      </w:pPr>
      <w:del w:id="509" w:author="MIGUEL FUERTES FERNANDEZ" w:date="2022-08-25T19:24:00Z">
        <w:r w:rsidDel="00B41C32">
          <w:fldChar w:fldCharType="begin"/>
        </w:r>
        <w:r w:rsidDel="00B41C32">
          <w:delInstrText xml:space="preserve"> HYPERLINK \l "_Toc112179986" </w:delInstrText>
        </w:r>
        <w:r w:rsidDel="00B41C32">
          <w:fldChar w:fldCharType="separate"/>
        </w:r>
        <w:r w:rsidR="00CF567A" w:rsidRPr="00EE580E" w:rsidDel="00B41C32">
          <w:rPr>
            <w:rStyle w:val="Hyperlink"/>
            <w:noProof/>
          </w:rPr>
          <w:delText>Objetivos secundarios</w:delText>
        </w:r>
        <w:r w:rsidR="00CF567A" w:rsidRPr="00EE580E" w:rsidDel="00B41C32">
          <w:rPr>
            <w:noProof/>
            <w:webHidden/>
          </w:rPr>
          <w:tab/>
        </w:r>
        <w:r w:rsidR="00CF567A" w:rsidRPr="00EE580E" w:rsidDel="00B41C32">
          <w:rPr>
            <w:noProof/>
            <w:webHidden/>
          </w:rPr>
          <w:fldChar w:fldCharType="begin"/>
        </w:r>
        <w:r w:rsidR="00CF567A" w:rsidRPr="00EE580E" w:rsidDel="00B41C32">
          <w:rPr>
            <w:noProof/>
            <w:webHidden/>
          </w:rPr>
          <w:delInstrText xml:space="preserve"> PAGEREF _Toc112179986 \h </w:delInstrText>
        </w:r>
        <w:r w:rsidR="00CF567A" w:rsidRPr="00EE580E" w:rsidDel="00B41C32">
          <w:rPr>
            <w:noProof/>
            <w:webHidden/>
          </w:rPr>
        </w:r>
        <w:r w:rsidR="00CF567A" w:rsidRPr="00EE580E" w:rsidDel="00B41C32">
          <w:rPr>
            <w:noProof/>
            <w:webHidden/>
          </w:rPr>
          <w:fldChar w:fldCharType="separate"/>
        </w:r>
      </w:del>
      <w:del w:id="510" w:author="MIGUEL FUERTES FERNANDEZ" w:date="2022-08-25T19:01:00Z">
        <w:r w:rsidR="00CF567A" w:rsidRPr="00EE580E" w:rsidDel="008B0DF8">
          <w:rPr>
            <w:noProof/>
            <w:webHidden/>
          </w:rPr>
          <w:delText>50</w:delText>
        </w:r>
      </w:del>
      <w:del w:id="511" w:author="MIGUEL FUERTES FERNANDEZ" w:date="2022-08-25T19:24:00Z">
        <w:r w:rsidR="00CF567A" w:rsidRPr="00EE580E" w:rsidDel="00B41C32">
          <w:rPr>
            <w:noProof/>
            <w:webHidden/>
          </w:rPr>
          <w:fldChar w:fldCharType="end"/>
        </w:r>
        <w:r w:rsidDel="00B41C32">
          <w:rPr>
            <w:noProof/>
          </w:rPr>
          <w:fldChar w:fldCharType="end"/>
        </w:r>
      </w:del>
    </w:p>
    <w:p w14:paraId="41E5637D" w14:textId="1FA354F3" w:rsidR="00CF567A" w:rsidRPr="00EE580E" w:rsidDel="00B41C32" w:rsidRDefault="00F6173C">
      <w:pPr>
        <w:pStyle w:val="TOC3"/>
        <w:rPr>
          <w:del w:id="512" w:author="MIGUEL FUERTES FERNANDEZ" w:date="2022-08-25T19:24:00Z"/>
          <w:rFonts w:asciiTheme="minorHAnsi" w:hAnsiTheme="minorHAnsi"/>
          <w:noProof/>
          <w:lang w:val="en-GB" w:eastAsia="en-GB"/>
        </w:rPr>
      </w:pPr>
      <w:del w:id="513" w:author="MIGUEL FUERTES FERNANDEZ" w:date="2022-08-25T19:24:00Z">
        <w:r w:rsidDel="00B41C32">
          <w:fldChar w:fldCharType="begin"/>
        </w:r>
        <w:r w:rsidDel="00B41C32">
          <w:delInstrText xml:space="preserve"> HYPERLINK \l "_Toc112179987" </w:delInstrText>
        </w:r>
        <w:r w:rsidDel="00B41C32">
          <w:fldChar w:fldCharType="separate"/>
        </w:r>
        <w:r w:rsidR="00CF567A" w:rsidRPr="00EE580E" w:rsidDel="00B41C32">
          <w:rPr>
            <w:rStyle w:val="Hyperlink"/>
            <w:noProof/>
          </w:rPr>
          <w:delText>Objetivos no realizados</w:delText>
        </w:r>
        <w:r w:rsidR="00CF567A" w:rsidRPr="00EE580E" w:rsidDel="00B41C32">
          <w:rPr>
            <w:noProof/>
            <w:webHidden/>
          </w:rPr>
          <w:tab/>
        </w:r>
        <w:r w:rsidR="00CF567A" w:rsidRPr="00EE580E" w:rsidDel="00B41C32">
          <w:rPr>
            <w:noProof/>
            <w:webHidden/>
          </w:rPr>
          <w:fldChar w:fldCharType="begin"/>
        </w:r>
        <w:r w:rsidR="00CF567A" w:rsidRPr="00EE580E" w:rsidDel="00B41C32">
          <w:rPr>
            <w:noProof/>
            <w:webHidden/>
          </w:rPr>
          <w:delInstrText xml:space="preserve"> PAGEREF _Toc112179987 \h </w:delInstrText>
        </w:r>
        <w:r w:rsidR="00CF567A" w:rsidRPr="00EE580E" w:rsidDel="00B41C32">
          <w:rPr>
            <w:noProof/>
            <w:webHidden/>
          </w:rPr>
        </w:r>
        <w:r w:rsidR="00CF567A" w:rsidRPr="00EE580E" w:rsidDel="00B41C32">
          <w:rPr>
            <w:noProof/>
            <w:webHidden/>
          </w:rPr>
          <w:fldChar w:fldCharType="separate"/>
        </w:r>
      </w:del>
      <w:del w:id="514" w:author="MIGUEL FUERTES FERNANDEZ" w:date="2022-08-25T19:01:00Z">
        <w:r w:rsidR="00CF567A" w:rsidRPr="00EE580E" w:rsidDel="008B0DF8">
          <w:rPr>
            <w:noProof/>
            <w:webHidden/>
          </w:rPr>
          <w:delText>52</w:delText>
        </w:r>
      </w:del>
      <w:del w:id="515" w:author="MIGUEL FUERTES FERNANDEZ" w:date="2022-08-25T19:24:00Z">
        <w:r w:rsidR="00CF567A" w:rsidRPr="00EE580E" w:rsidDel="00B41C32">
          <w:rPr>
            <w:noProof/>
            <w:webHidden/>
          </w:rPr>
          <w:fldChar w:fldCharType="end"/>
        </w:r>
        <w:r w:rsidDel="00B41C32">
          <w:rPr>
            <w:noProof/>
          </w:rPr>
          <w:fldChar w:fldCharType="end"/>
        </w:r>
      </w:del>
    </w:p>
    <w:p w14:paraId="18269C5D" w14:textId="41F960DA" w:rsidR="00CF567A" w:rsidRPr="00EE580E" w:rsidDel="00B41C32" w:rsidRDefault="00F6173C" w:rsidP="00B41C32">
      <w:pPr>
        <w:pStyle w:val="TOC1"/>
        <w:rPr>
          <w:del w:id="516" w:author="MIGUEL FUERTES FERNANDEZ" w:date="2022-08-25T19:24:00Z"/>
          <w:rFonts w:eastAsiaTheme="minorEastAsia"/>
          <w:noProof/>
          <w:lang w:val="en-GB" w:eastAsia="en-GB"/>
        </w:rPr>
        <w:pPrChange w:id="517" w:author="MIGUEL FUERTES FERNANDEZ" w:date="2022-08-25T19:23:00Z">
          <w:pPr>
            <w:pStyle w:val="TOC1"/>
            <w:tabs>
              <w:tab w:val="left" w:pos="660"/>
              <w:tab w:val="right" w:leader="dot" w:pos="9016"/>
            </w:tabs>
          </w:pPr>
        </w:pPrChange>
      </w:pPr>
      <w:del w:id="518" w:author="MIGUEL FUERTES FERNANDEZ" w:date="2022-08-25T19:24:00Z">
        <w:r w:rsidDel="00B41C32">
          <w:fldChar w:fldCharType="begin"/>
        </w:r>
        <w:r w:rsidDel="00B41C32">
          <w:delInstrText xml:space="preserve"> HYPERLINK \l "_Toc112179991" </w:delInstrText>
        </w:r>
        <w:r w:rsidDel="00B41C32">
          <w:fldChar w:fldCharType="separate"/>
        </w:r>
        <w:r w:rsidR="00CF567A" w:rsidRPr="00EE580E" w:rsidDel="00B41C32">
          <w:rPr>
            <w:rStyle w:val="Hyperlink"/>
            <w:noProof/>
          </w:rPr>
          <w:delText>7.</w:delText>
        </w:r>
        <w:r w:rsidR="00CF567A" w:rsidRPr="00EE580E" w:rsidDel="00B41C32">
          <w:rPr>
            <w:rFonts w:eastAsiaTheme="minorEastAsia"/>
            <w:noProof/>
            <w:lang w:val="en-GB" w:eastAsia="en-GB"/>
          </w:rPr>
          <w:tab/>
        </w:r>
        <w:r w:rsidR="00CF567A" w:rsidRPr="00EE580E" w:rsidDel="00B41C32">
          <w:rPr>
            <w:rStyle w:val="Hyperlink"/>
            <w:noProof/>
          </w:rPr>
          <w:delText>Bibliografía</w:delText>
        </w:r>
        <w:r w:rsidR="00CF567A" w:rsidRPr="00EE580E" w:rsidDel="00B41C32">
          <w:rPr>
            <w:noProof/>
            <w:webHidden/>
          </w:rPr>
          <w:tab/>
        </w:r>
        <w:r w:rsidR="00CF567A" w:rsidRPr="00EE580E" w:rsidDel="00B41C32">
          <w:rPr>
            <w:noProof/>
            <w:webHidden/>
          </w:rPr>
          <w:fldChar w:fldCharType="begin"/>
        </w:r>
        <w:r w:rsidR="00CF567A" w:rsidRPr="00EE580E" w:rsidDel="00B41C32">
          <w:rPr>
            <w:noProof/>
            <w:webHidden/>
          </w:rPr>
          <w:delInstrText xml:space="preserve"> PAGEREF _Toc112179991 \h </w:delInstrText>
        </w:r>
        <w:r w:rsidR="00CF567A" w:rsidRPr="00EE580E" w:rsidDel="00B41C32">
          <w:rPr>
            <w:noProof/>
            <w:webHidden/>
          </w:rPr>
        </w:r>
        <w:r w:rsidR="00CF567A" w:rsidRPr="00EE580E" w:rsidDel="00B41C32">
          <w:rPr>
            <w:noProof/>
            <w:webHidden/>
          </w:rPr>
          <w:fldChar w:fldCharType="separate"/>
        </w:r>
      </w:del>
      <w:del w:id="519" w:author="MIGUEL FUERTES FERNANDEZ" w:date="2022-08-25T19:01:00Z">
        <w:r w:rsidR="00CF567A" w:rsidRPr="00EE580E" w:rsidDel="008B0DF8">
          <w:rPr>
            <w:noProof/>
            <w:webHidden/>
          </w:rPr>
          <w:delText>53</w:delText>
        </w:r>
      </w:del>
      <w:del w:id="520" w:author="MIGUEL FUERTES FERNANDEZ" w:date="2022-08-25T19:24:00Z">
        <w:r w:rsidR="00CF567A" w:rsidRPr="00EE580E" w:rsidDel="00B41C32">
          <w:rPr>
            <w:noProof/>
            <w:webHidden/>
          </w:rPr>
          <w:fldChar w:fldCharType="end"/>
        </w:r>
        <w:r w:rsidDel="00B41C32">
          <w:rPr>
            <w:noProof/>
          </w:rPr>
          <w:fldChar w:fldCharType="end"/>
        </w:r>
      </w:del>
    </w:p>
    <w:p w14:paraId="6D9C7E20" w14:textId="17057034" w:rsidR="007D5314" w:rsidRPr="00EE580E" w:rsidRDefault="00F62C5C" w:rsidP="00F62C5C">
      <w:pPr>
        <w:spacing w:after="120" w:line="360" w:lineRule="auto"/>
        <w:rPr>
          <w:ins w:id="521" w:author="MIGUEL FUERTES FERNANDEZ" w:date="2022-08-06T19:40:00Z"/>
          <w:rFonts w:ascii="Arial" w:hAnsi="Arial" w:cs="Arial"/>
        </w:rPr>
      </w:pPr>
      <w:del w:id="522" w:author="MIGUEL FUERTES FERNANDEZ" w:date="2022-08-25T19:24:00Z">
        <w:r w:rsidRPr="00EE580E" w:rsidDel="00B41C32">
          <w:rPr>
            <w:rFonts w:ascii="Arial" w:hAnsi="Arial" w:cs="Arial"/>
          </w:rPr>
          <w:fldChar w:fldCharType="end"/>
        </w:r>
      </w:del>
    </w:p>
    <w:p w14:paraId="279F94AD" w14:textId="77777777" w:rsidR="007D5314" w:rsidRPr="00EE580E" w:rsidRDefault="007D5314" w:rsidP="007D5314">
      <w:pPr>
        <w:rPr>
          <w:ins w:id="523" w:author="MIGUEL FUERTES FERNANDEZ" w:date="2022-08-06T19:40:00Z"/>
          <w:rFonts w:ascii="Arial" w:hAnsi="Arial" w:cs="Arial"/>
        </w:rPr>
      </w:pPr>
      <w:ins w:id="524" w:author="MIGUEL FUERTES FERNANDEZ" w:date="2022-08-06T19:40:00Z">
        <w:r w:rsidRPr="00EE580E">
          <w:rPr>
            <w:rFonts w:ascii="Arial" w:hAnsi="Arial" w:cs="Arial"/>
          </w:rPr>
          <w:br w:type="page"/>
        </w:r>
      </w:ins>
    </w:p>
    <w:p w14:paraId="30177ED9" w14:textId="375945B8" w:rsidR="007D5314" w:rsidRPr="00EE580E" w:rsidRDefault="007D5314" w:rsidP="006607A9">
      <w:pPr>
        <w:pStyle w:val="Ttulo1Plantilla"/>
        <w:numPr>
          <w:ilvl w:val="0"/>
          <w:numId w:val="0"/>
        </w:numPr>
        <w:rPr>
          <w:ins w:id="525" w:author="MIGUEL FUERTES FERNANDEZ" w:date="2022-08-06T19:40:00Z"/>
        </w:rPr>
      </w:pPr>
      <w:bookmarkStart w:id="526" w:name="_Toc112348037"/>
      <w:commentRangeStart w:id="527"/>
      <w:commentRangeStart w:id="528"/>
      <w:ins w:id="529" w:author="MIGUEL FUERTES FERNANDEZ" w:date="2022-08-06T19:40:00Z">
        <w:r w:rsidRPr="00EE580E">
          <w:t>Índice</w:t>
        </w:r>
        <w:commentRangeEnd w:id="527"/>
        <w:r w:rsidRPr="00EE580E">
          <w:rPr>
            <w:rStyle w:val="CommentReference"/>
            <w:lang w:val="es-ES" w:eastAsia="en-US"/>
          </w:rPr>
          <w:commentReference w:id="527"/>
        </w:r>
      </w:ins>
      <w:commentRangeEnd w:id="528"/>
      <w:r w:rsidR="002F66E9" w:rsidRPr="00EE580E">
        <w:rPr>
          <w:rStyle w:val="CommentReference"/>
          <w:rFonts w:asciiTheme="minorHAnsi" w:eastAsiaTheme="minorHAnsi" w:hAnsiTheme="minorHAnsi" w:cstheme="minorBidi"/>
          <w:color w:val="auto"/>
          <w:lang w:eastAsia="en-US"/>
        </w:rPr>
        <w:commentReference w:id="528"/>
      </w:r>
      <w:r w:rsidR="00F62C5C" w:rsidRPr="00EE580E">
        <w:t xml:space="preserve"> de Ilustraciones y Tablas</w:t>
      </w:r>
      <w:bookmarkEnd w:id="526"/>
    </w:p>
    <w:p w14:paraId="1743F01D" w14:textId="063C9BEC" w:rsidR="00580DF9" w:rsidRPr="00580DF9" w:rsidRDefault="006C0305" w:rsidP="00580DF9">
      <w:pPr>
        <w:pStyle w:val="TableofFigures"/>
        <w:tabs>
          <w:tab w:val="right" w:leader="dot" w:pos="9016"/>
        </w:tabs>
        <w:spacing w:line="360" w:lineRule="auto"/>
        <w:rPr>
          <w:rFonts w:ascii="Arial" w:eastAsiaTheme="minorEastAsia" w:hAnsi="Arial" w:cs="Arial"/>
          <w:noProof/>
          <w:lang w:val="en-GB" w:eastAsia="en-GB"/>
        </w:rPr>
      </w:pPr>
      <w:r w:rsidRPr="00580DF9">
        <w:rPr>
          <w:rFonts w:ascii="Arial" w:hAnsi="Arial" w:cs="Arial"/>
        </w:rPr>
        <w:fldChar w:fldCharType="begin"/>
      </w:r>
      <w:r w:rsidRPr="00580DF9">
        <w:rPr>
          <w:rFonts w:ascii="Arial" w:hAnsi="Arial" w:cs="Arial"/>
        </w:rPr>
        <w:instrText xml:space="preserve"> TOC \h \z \c "Ilustración" </w:instrText>
      </w:r>
      <w:r w:rsidRPr="00580DF9">
        <w:rPr>
          <w:rFonts w:ascii="Arial" w:hAnsi="Arial" w:cs="Arial"/>
        </w:rPr>
        <w:fldChar w:fldCharType="separate"/>
      </w:r>
      <w:r w:rsidR="00F6173C">
        <w:fldChar w:fldCharType="begin"/>
      </w:r>
      <w:r w:rsidR="00F6173C">
        <w:instrText xml:space="preserve"> HYPERLINK \l "_Toc112268997" </w:instrText>
      </w:r>
      <w:r w:rsidR="00F6173C">
        <w:fldChar w:fldCharType="separate"/>
      </w:r>
      <w:r w:rsidR="00580DF9" w:rsidRPr="00580DF9">
        <w:rPr>
          <w:rStyle w:val="Hyperlink"/>
          <w:rFonts w:ascii="Arial" w:hAnsi="Arial" w:cs="Arial"/>
          <w:noProof/>
        </w:rPr>
        <w:t>Ilustración 1 - (madreshoy.com, s. f.)</w:t>
      </w:r>
      <w:r w:rsidR="00580DF9" w:rsidRPr="00580DF9">
        <w:rPr>
          <w:rFonts w:ascii="Arial" w:hAnsi="Arial" w:cs="Arial"/>
          <w:noProof/>
          <w:webHidden/>
        </w:rPr>
        <w:tab/>
      </w:r>
      <w:r w:rsidR="00580DF9" w:rsidRPr="00580DF9">
        <w:rPr>
          <w:rFonts w:ascii="Arial" w:hAnsi="Arial" w:cs="Arial"/>
          <w:noProof/>
          <w:webHidden/>
        </w:rPr>
        <w:fldChar w:fldCharType="begin"/>
      </w:r>
      <w:r w:rsidR="00580DF9" w:rsidRPr="00580DF9">
        <w:rPr>
          <w:rFonts w:ascii="Arial" w:hAnsi="Arial" w:cs="Arial"/>
          <w:noProof/>
          <w:webHidden/>
        </w:rPr>
        <w:instrText xml:space="preserve"> PAGEREF _Toc112268997 \h </w:instrText>
      </w:r>
      <w:r w:rsidR="00580DF9" w:rsidRPr="00580DF9">
        <w:rPr>
          <w:rFonts w:ascii="Arial" w:hAnsi="Arial" w:cs="Arial"/>
          <w:noProof/>
          <w:webHidden/>
        </w:rPr>
      </w:r>
      <w:r w:rsidR="00580DF9" w:rsidRPr="00580DF9">
        <w:rPr>
          <w:rFonts w:ascii="Arial" w:hAnsi="Arial" w:cs="Arial"/>
          <w:noProof/>
          <w:webHidden/>
        </w:rPr>
        <w:fldChar w:fldCharType="separate"/>
      </w:r>
      <w:ins w:id="530" w:author="MIGUEL FUERTES FERNANDEZ" w:date="2022-08-25T19:35:00Z">
        <w:r w:rsidR="00F6173C">
          <w:rPr>
            <w:rFonts w:ascii="Arial" w:hAnsi="Arial" w:cs="Arial"/>
            <w:noProof/>
            <w:webHidden/>
          </w:rPr>
          <w:t>21</w:t>
        </w:r>
      </w:ins>
      <w:del w:id="531" w:author="MIGUEL FUERTES FERNANDEZ" w:date="2022-08-25T19:01:00Z">
        <w:r w:rsidR="00580DF9" w:rsidRPr="00580DF9" w:rsidDel="008B0DF8">
          <w:rPr>
            <w:rFonts w:ascii="Arial" w:hAnsi="Arial" w:cs="Arial"/>
            <w:noProof/>
            <w:webHidden/>
          </w:rPr>
          <w:delText>21</w:delText>
        </w:r>
      </w:del>
      <w:r w:rsidR="00580DF9" w:rsidRPr="00580DF9">
        <w:rPr>
          <w:rFonts w:ascii="Arial" w:hAnsi="Arial" w:cs="Arial"/>
          <w:noProof/>
          <w:webHidden/>
        </w:rPr>
        <w:fldChar w:fldCharType="end"/>
      </w:r>
      <w:r w:rsidR="00F6173C">
        <w:rPr>
          <w:rFonts w:ascii="Arial" w:hAnsi="Arial" w:cs="Arial"/>
          <w:noProof/>
        </w:rPr>
        <w:fldChar w:fldCharType="end"/>
      </w:r>
    </w:p>
    <w:p w14:paraId="245F39FD" w14:textId="697CED9C" w:rsidR="00580DF9" w:rsidRPr="00580DF9" w:rsidRDefault="00F6173C" w:rsidP="00580DF9">
      <w:pPr>
        <w:pStyle w:val="TableofFigures"/>
        <w:tabs>
          <w:tab w:val="right" w:leader="dot" w:pos="9016"/>
        </w:tabs>
        <w:spacing w:line="360" w:lineRule="auto"/>
        <w:rPr>
          <w:rFonts w:ascii="Arial" w:eastAsiaTheme="minorEastAsia" w:hAnsi="Arial" w:cs="Arial"/>
          <w:noProof/>
          <w:lang w:val="en-GB" w:eastAsia="en-GB"/>
        </w:rPr>
      </w:pPr>
      <w:r>
        <w:fldChar w:fldCharType="begin"/>
      </w:r>
      <w:r>
        <w:instrText xml:space="preserve"> HYPERLINK \l "_Toc112268998" </w:instrText>
      </w:r>
      <w:r>
        <w:fldChar w:fldCharType="separate"/>
      </w:r>
      <w:r w:rsidR="00580DF9" w:rsidRPr="00580DF9">
        <w:rPr>
          <w:rStyle w:val="Hyperlink"/>
          <w:rFonts w:ascii="Arial" w:hAnsi="Arial" w:cs="Arial"/>
          <w:noProof/>
        </w:rPr>
        <w:t>Ilustración 2 - Clase Universidad de Jaén</w:t>
      </w:r>
      <w:r w:rsidR="00580DF9" w:rsidRPr="00580DF9">
        <w:rPr>
          <w:rFonts w:ascii="Arial" w:hAnsi="Arial" w:cs="Arial"/>
          <w:noProof/>
          <w:webHidden/>
        </w:rPr>
        <w:tab/>
      </w:r>
      <w:r w:rsidR="00580DF9" w:rsidRPr="00580DF9">
        <w:rPr>
          <w:rFonts w:ascii="Arial" w:hAnsi="Arial" w:cs="Arial"/>
          <w:noProof/>
          <w:webHidden/>
        </w:rPr>
        <w:fldChar w:fldCharType="begin"/>
      </w:r>
      <w:r w:rsidR="00580DF9" w:rsidRPr="00580DF9">
        <w:rPr>
          <w:rFonts w:ascii="Arial" w:hAnsi="Arial" w:cs="Arial"/>
          <w:noProof/>
          <w:webHidden/>
        </w:rPr>
        <w:instrText xml:space="preserve"> PAGEREF _Toc112268998 \h </w:instrText>
      </w:r>
      <w:r w:rsidR="00580DF9" w:rsidRPr="00580DF9">
        <w:rPr>
          <w:rFonts w:ascii="Arial" w:hAnsi="Arial" w:cs="Arial"/>
          <w:noProof/>
          <w:webHidden/>
        </w:rPr>
      </w:r>
      <w:r w:rsidR="00580DF9" w:rsidRPr="00580DF9">
        <w:rPr>
          <w:rFonts w:ascii="Arial" w:hAnsi="Arial" w:cs="Arial"/>
          <w:noProof/>
          <w:webHidden/>
        </w:rPr>
        <w:fldChar w:fldCharType="separate"/>
      </w:r>
      <w:ins w:id="532" w:author="MIGUEL FUERTES FERNANDEZ" w:date="2022-08-25T19:35:00Z">
        <w:r>
          <w:rPr>
            <w:rFonts w:ascii="Arial" w:hAnsi="Arial" w:cs="Arial"/>
            <w:noProof/>
            <w:webHidden/>
          </w:rPr>
          <w:t>30</w:t>
        </w:r>
      </w:ins>
      <w:del w:id="533" w:author="MIGUEL FUERTES FERNANDEZ" w:date="2022-08-25T19:01:00Z">
        <w:r w:rsidR="00580DF9" w:rsidRPr="00580DF9" w:rsidDel="008B0DF8">
          <w:rPr>
            <w:rFonts w:ascii="Arial" w:hAnsi="Arial" w:cs="Arial"/>
            <w:noProof/>
            <w:webHidden/>
          </w:rPr>
          <w:delText>30</w:delText>
        </w:r>
      </w:del>
      <w:r w:rsidR="00580DF9" w:rsidRPr="00580DF9">
        <w:rPr>
          <w:rFonts w:ascii="Arial" w:hAnsi="Arial" w:cs="Arial"/>
          <w:noProof/>
          <w:webHidden/>
        </w:rPr>
        <w:fldChar w:fldCharType="end"/>
      </w:r>
      <w:r>
        <w:rPr>
          <w:rFonts w:ascii="Arial" w:hAnsi="Arial" w:cs="Arial"/>
          <w:noProof/>
        </w:rPr>
        <w:fldChar w:fldCharType="end"/>
      </w:r>
    </w:p>
    <w:p w14:paraId="74407440" w14:textId="3EB4580C" w:rsidR="00580DF9" w:rsidRPr="00580DF9" w:rsidRDefault="00F6173C" w:rsidP="00580DF9">
      <w:pPr>
        <w:pStyle w:val="TableofFigures"/>
        <w:tabs>
          <w:tab w:val="right" w:leader="dot" w:pos="9016"/>
        </w:tabs>
        <w:spacing w:line="360" w:lineRule="auto"/>
        <w:rPr>
          <w:rFonts w:ascii="Arial" w:eastAsiaTheme="minorEastAsia" w:hAnsi="Arial" w:cs="Arial"/>
          <w:noProof/>
          <w:lang w:val="en-GB" w:eastAsia="en-GB"/>
        </w:rPr>
      </w:pPr>
      <w:r>
        <w:fldChar w:fldCharType="begin"/>
      </w:r>
      <w:r>
        <w:instrText xml:space="preserve"> HYPERLINK \l "_Toc112268999" </w:instrText>
      </w:r>
      <w:r>
        <w:fldChar w:fldCharType="separate"/>
      </w:r>
      <w:r w:rsidR="00580DF9" w:rsidRPr="00580DF9">
        <w:rPr>
          <w:rStyle w:val="Hyperlink"/>
          <w:rFonts w:ascii="Arial" w:hAnsi="Arial" w:cs="Arial"/>
          <w:noProof/>
        </w:rPr>
        <w:t>Ilustración 3- Diagrama ER</w:t>
      </w:r>
      <w:r w:rsidR="00580DF9" w:rsidRPr="00580DF9">
        <w:rPr>
          <w:rFonts w:ascii="Arial" w:hAnsi="Arial" w:cs="Arial"/>
          <w:noProof/>
          <w:webHidden/>
        </w:rPr>
        <w:tab/>
      </w:r>
      <w:r w:rsidR="00580DF9" w:rsidRPr="00580DF9">
        <w:rPr>
          <w:rFonts w:ascii="Arial" w:hAnsi="Arial" w:cs="Arial"/>
          <w:noProof/>
          <w:webHidden/>
        </w:rPr>
        <w:fldChar w:fldCharType="begin"/>
      </w:r>
      <w:r w:rsidR="00580DF9" w:rsidRPr="00580DF9">
        <w:rPr>
          <w:rFonts w:ascii="Arial" w:hAnsi="Arial" w:cs="Arial"/>
          <w:noProof/>
          <w:webHidden/>
        </w:rPr>
        <w:instrText xml:space="preserve"> PAGEREF _Toc112268999 \h </w:instrText>
      </w:r>
      <w:r w:rsidR="00580DF9" w:rsidRPr="00580DF9">
        <w:rPr>
          <w:rFonts w:ascii="Arial" w:hAnsi="Arial" w:cs="Arial"/>
          <w:noProof/>
          <w:webHidden/>
        </w:rPr>
      </w:r>
      <w:r w:rsidR="00580DF9" w:rsidRPr="00580DF9">
        <w:rPr>
          <w:rFonts w:ascii="Arial" w:hAnsi="Arial" w:cs="Arial"/>
          <w:noProof/>
          <w:webHidden/>
        </w:rPr>
        <w:fldChar w:fldCharType="separate"/>
      </w:r>
      <w:ins w:id="534" w:author="MIGUEL FUERTES FERNANDEZ" w:date="2022-08-25T19:35:00Z">
        <w:r>
          <w:rPr>
            <w:rFonts w:ascii="Arial" w:hAnsi="Arial" w:cs="Arial"/>
            <w:noProof/>
            <w:webHidden/>
          </w:rPr>
          <w:t>36</w:t>
        </w:r>
      </w:ins>
      <w:del w:id="535" w:author="MIGUEL FUERTES FERNANDEZ" w:date="2022-08-25T19:01:00Z">
        <w:r w:rsidR="00580DF9" w:rsidRPr="00580DF9" w:rsidDel="008B0DF8">
          <w:rPr>
            <w:rFonts w:ascii="Arial" w:hAnsi="Arial" w:cs="Arial"/>
            <w:noProof/>
            <w:webHidden/>
          </w:rPr>
          <w:delText>36</w:delText>
        </w:r>
      </w:del>
      <w:r w:rsidR="00580DF9" w:rsidRPr="00580DF9">
        <w:rPr>
          <w:rFonts w:ascii="Arial" w:hAnsi="Arial" w:cs="Arial"/>
          <w:noProof/>
          <w:webHidden/>
        </w:rPr>
        <w:fldChar w:fldCharType="end"/>
      </w:r>
      <w:r>
        <w:rPr>
          <w:rFonts w:ascii="Arial" w:hAnsi="Arial" w:cs="Arial"/>
          <w:noProof/>
        </w:rPr>
        <w:fldChar w:fldCharType="end"/>
      </w:r>
    </w:p>
    <w:p w14:paraId="67B8B72E" w14:textId="24905CB8" w:rsidR="00580DF9" w:rsidRPr="00580DF9" w:rsidRDefault="00F6173C" w:rsidP="00580DF9">
      <w:pPr>
        <w:pStyle w:val="TableofFigures"/>
        <w:tabs>
          <w:tab w:val="right" w:leader="dot" w:pos="9016"/>
        </w:tabs>
        <w:spacing w:line="360" w:lineRule="auto"/>
        <w:rPr>
          <w:rFonts w:ascii="Arial" w:eastAsiaTheme="minorEastAsia" w:hAnsi="Arial" w:cs="Arial"/>
          <w:noProof/>
          <w:lang w:val="en-GB" w:eastAsia="en-GB"/>
        </w:rPr>
      </w:pPr>
      <w:r>
        <w:fldChar w:fldCharType="begin"/>
      </w:r>
      <w:r>
        <w:instrText xml:space="preserve"> HYPERLINK \l "_Toc112269000" </w:instrText>
      </w:r>
      <w:r>
        <w:fldChar w:fldCharType="separate"/>
      </w:r>
      <w:r w:rsidR="00580DF9" w:rsidRPr="00580DF9">
        <w:rPr>
          <w:rStyle w:val="Hyperlink"/>
          <w:rFonts w:ascii="Arial" w:hAnsi="Arial" w:cs="Arial"/>
          <w:noProof/>
        </w:rPr>
        <w:t>Ilustración 4 – Arquitectura</w:t>
      </w:r>
      <w:r w:rsidR="00580DF9" w:rsidRPr="00580DF9">
        <w:rPr>
          <w:rFonts w:ascii="Arial" w:hAnsi="Arial" w:cs="Arial"/>
          <w:noProof/>
          <w:webHidden/>
        </w:rPr>
        <w:tab/>
      </w:r>
      <w:r w:rsidR="00580DF9" w:rsidRPr="00580DF9">
        <w:rPr>
          <w:rFonts w:ascii="Arial" w:hAnsi="Arial" w:cs="Arial"/>
          <w:noProof/>
          <w:webHidden/>
        </w:rPr>
        <w:fldChar w:fldCharType="begin"/>
      </w:r>
      <w:r w:rsidR="00580DF9" w:rsidRPr="00580DF9">
        <w:rPr>
          <w:rFonts w:ascii="Arial" w:hAnsi="Arial" w:cs="Arial"/>
          <w:noProof/>
          <w:webHidden/>
        </w:rPr>
        <w:instrText xml:space="preserve"> PAGEREF _Toc112269000 \h </w:instrText>
      </w:r>
      <w:r w:rsidR="00580DF9" w:rsidRPr="00580DF9">
        <w:rPr>
          <w:rFonts w:ascii="Arial" w:hAnsi="Arial" w:cs="Arial"/>
          <w:noProof/>
          <w:webHidden/>
        </w:rPr>
      </w:r>
      <w:r w:rsidR="00580DF9" w:rsidRPr="00580DF9">
        <w:rPr>
          <w:rFonts w:ascii="Arial" w:hAnsi="Arial" w:cs="Arial"/>
          <w:noProof/>
          <w:webHidden/>
        </w:rPr>
        <w:fldChar w:fldCharType="separate"/>
      </w:r>
      <w:ins w:id="536" w:author="MIGUEL FUERTES FERNANDEZ" w:date="2022-08-25T19:35:00Z">
        <w:r>
          <w:rPr>
            <w:rFonts w:ascii="Arial" w:hAnsi="Arial" w:cs="Arial"/>
            <w:noProof/>
            <w:webHidden/>
          </w:rPr>
          <w:t>38</w:t>
        </w:r>
      </w:ins>
      <w:del w:id="537" w:author="MIGUEL FUERTES FERNANDEZ" w:date="2022-08-25T19:01:00Z">
        <w:r w:rsidR="00580DF9" w:rsidRPr="00580DF9" w:rsidDel="008B0DF8">
          <w:rPr>
            <w:rFonts w:ascii="Arial" w:hAnsi="Arial" w:cs="Arial"/>
            <w:noProof/>
            <w:webHidden/>
          </w:rPr>
          <w:delText>38</w:delText>
        </w:r>
      </w:del>
      <w:r w:rsidR="00580DF9" w:rsidRPr="00580DF9">
        <w:rPr>
          <w:rFonts w:ascii="Arial" w:hAnsi="Arial" w:cs="Arial"/>
          <w:noProof/>
          <w:webHidden/>
        </w:rPr>
        <w:fldChar w:fldCharType="end"/>
      </w:r>
      <w:r>
        <w:rPr>
          <w:rFonts w:ascii="Arial" w:hAnsi="Arial" w:cs="Arial"/>
          <w:noProof/>
        </w:rPr>
        <w:fldChar w:fldCharType="end"/>
      </w:r>
    </w:p>
    <w:p w14:paraId="34584A56" w14:textId="62C9E9C9" w:rsidR="00580DF9" w:rsidRPr="00580DF9" w:rsidRDefault="00F6173C" w:rsidP="00580DF9">
      <w:pPr>
        <w:pStyle w:val="TableofFigures"/>
        <w:tabs>
          <w:tab w:val="right" w:leader="dot" w:pos="9016"/>
        </w:tabs>
        <w:spacing w:line="360" w:lineRule="auto"/>
        <w:rPr>
          <w:rFonts w:ascii="Arial" w:eastAsiaTheme="minorEastAsia" w:hAnsi="Arial" w:cs="Arial"/>
          <w:noProof/>
          <w:lang w:val="en-GB" w:eastAsia="en-GB"/>
        </w:rPr>
      </w:pPr>
      <w:r>
        <w:fldChar w:fldCharType="begin"/>
      </w:r>
      <w:r>
        <w:instrText xml:space="preserve"> HYPERLINK \l "_Toc112269001" </w:instrText>
      </w:r>
      <w:r>
        <w:fldChar w:fldCharType="separate"/>
      </w:r>
      <w:r w:rsidR="00580DF9" w:rsidRPr="00580DF9">
        <w:rPr>
          <w:rStyle w:val="Hyperlink"/>
          <w:rFonts w:ascii="Arial" w:hAnsi="Arial" w:cs="Arial"/>
          <w:noProof/>
        </w:rPr>
        <w:t>Ilustración 5 - Plantilla AdminLTE3</w:t>
      </w:r>
      <w:r w:rsidR="00580DF9" w:rsidRPr="00580DF9">
        <w:rPr>
          <w:rFonts w:ascii="Arial" w:hAnsi="Arial" w:cs="Arial"/>
          <w:noProof/>
          <w:webHidden/>
        </w:rPr>
        <w:tab/>
      </w:r>
      <w:r w:rsidR="00580DF9" w:rsidRPr="00580DF9">
        <w:rPr>
          <w:rFonts w:ascii="Arial" w:hAnsi="Arial" w:cs="Arial"/>
          <w:noProof/>
          <w:webHidden/>
        </w:rPr>
        <w:fldChar w:fldCharType="begin"/>
      </w:r>
      <w:r w:rsidR="00580DF9" w:rsidRPr="00580DF9">
        <w:rPr>
          <w:rFonts w:ascii="Arial" w:hAnsi="Arial" w:cs="Arial"/>
          <w:noProof/>
          <w:webHidden/>
        </w:rPr>
        <w:instrText xml:space="preserve"> PAGEREF _Toc112269001 \h </w:instrText>
      </w:r>
      <w:r w:rsidR="00580DF9" w:rsidRPr="00580DF9">
        <w:rPr>
          <w:rFonts w:ascii="Arial" w:hAnsi="Arial" w:cs="Arial"/>
          <w:noProof/>
          <w:webHidden/>
        </w:rPr>
      </w:r>
      <w:r w:rsidR="00580DF9" w:rsidRPr="00580DF9">
        <w:rPr>
          <w:rFonts w:ascii="Arial" w:hAnsi="Arial" w:cs="Arial"/>
          <w:noProof/>
          <w:webHidden/>
        </w:rPr>
        <w:fldChar w:fldCharType="separate"/>
      </w:r>
      <w:ins w:id="538" w:author="MIGUEL FUERTES FERNANDEZ" w:date="2022-08-25T19:35:00Z">
        <w:r>
          <w:rPr>
            <w:rFonts w:ascii="Arial" w:hAnsi="Arial" w:cs="Arial"/>
            <w:noProof/>
            <w:webHidden/>
          </w:rPr>
          <w:t>39</w:t>
        </w:r>
      </w:ins>
      <w:del w:id="539" w:author="MIGUEL FUERTES FERNANDEZ" w:date="2022-08-25T19:01:00Z">
        <w:r w:rsidR="00580DF9" w:rsidRPr="00580DF9" w:rsidDel="008B0DF8">
          <w:rPr>
            <w:rFonts w:ascii="Arial" w:hAnsi="Arial" w:cs="Arial"/>
            <w:noProof/>
            <w:webHidden/>
          </w:rPr>
          <w:delText>39</w:delText>
        </w:r>
      </w:del>
      <w:r w:rsidR="00580DF9" w:rsidRPr="00580DF9">
        <w:rPr>
          <w:rFonts w:ascii="Arial" w:hAnsi="Arial" w:cs="Arial"/>
          <w:noProof/>
          <w:webHidden/>
        </w:rPr>
        <w:fldChar w:fldCharType="end"/>
      </w:r>
      <w:r>
        <w:rPr>
          <w:rFonts w:ascii="Arial" w:hAnsi="Arial" w:cs="Arial"/>
          <w:noProof/>
        </w:rPr>
        <w:fldChar w:fldCharType="end"/>
      </w:r>
    </w:p>
    <w:p w14:paraId="3A288AED" w14:textId="5326D298" w:rsidR="00580DF9" w:rsidRPr="00580DF9" w:rsidRDefault="00F6173C" w:rsidP="00580DF9">
      <w:pPr>
        <w:pStyle w:val="TableofFigures"/>
        <w:tabs>
          <w:tab w:val="right" w:leader="dot" w:pos="9016"/>
        </w:tabs>
        <w:spacing w:line="360" w:lineRule="auto"/>
        <w:rPr>
          <w:rFonts w:ascii="Arial" w:eastAsiaTheme="minorEastAsia" w:hAnsi="Arial" w:cs="Arial"/>
          <w:noProof/>
          <w:lang w:val="en-GB" w:eastAsia="en-GB"/>
        </w:rPr>
      </w:pPr>
      <w:r>
        <w:fldChar w:fldCharType="begin"/>
      </w:r>
      <w:r>
        <w:instrText xml:space="preserve"> HYPERLINK \l "_Toc112269002" </w:instrText>
      </w:r>
      <w:r>
        <w:fldChar w:fldCharType="separate"/>
      </w:r>
      <w:r w:rsidR="00580DF9" w:rsidRPr="00580DF9">
        <w:rPr>
          <w:rStyle w:val="Hyperlink"/>
          <w:rFonts w:ascii="Arial" w:hAnsi="Arial" w:cs="Arial"/>
          <w:noProof/>
        </w:rPr>
        <w:t>Ilustración 6 - Fichero docker-compose.yml</w:t>
      </w:r>
      <w:r w:rsidR="00580DF9" w:rsidRPr="00580DF9">
        <w:rPr>
          <w:rFonts w:ascii="Arial" w:hAnsi="Arial" w:cs="Arial"/>
          <w:noProof/>
          <w:webHidden/>
        </w:rPr>
        <w:tab/>
      </w:r>
      <w:r w:rsidR="00580DF9" w:rsidRPr="00580DF9">
        <w:rPr>
          <w:rFonts w:ascii="Arial" w:hAnsi="Arial" w:cs="Arial"/>
          <w:noProof/>
          <w:webHidden/>
        </w:rPr>
        <w:fldChar w:fldCharType="begin"/>
      </w:r>
      <w:r w:rsidR="00580DF9" w:rsidRPr="00580DF9">
        <w:rPr>
          <w:rFonts w:ascii="Arial" w:hAnsi="Arial" w:cs="Arial"/>
          <w:noProof/>
          <w:webHidden/>
        </w:rPr>
        <w:instrText xml:space="preserve"> PAGEREF _Toc112269002 \h </w:instrText>
      </w:r>
      <w:r w:rsidR="00580DF9" w:rsidRPr="00580DF9">
        <w:rPr>
          <w:rFonts w:ascii="Arial" w:hAnsi="Arial" w:cs="Arial"/>
          <w:noProof/>
          <w:webHidden/>
        </w:rPr>
      </w:r>
      <w:r w:rsidR="00580DF9" w:rsidRPr="00580DF9">
        <w:rPr>
          <w:rFonts w:ascii="Arial" w:hAnsi="Arial" w:cs="Arial"/>
          <w:noProof/>
          <w:webHidden/>
        </w:rPr>
        <w:fldChar w:fldCharType="separate"/>
      </w:r>
      <w:ins w:id="540" w:author="MIGUEL FUERTES FERNANDEZ" w:date="2022-08-25T19:35:00Z">
        <w:r>
          <w:rPr>
            <w:rFonts w:ascii="Arial" w:hAnsi="Arial" w:cs="Arial"/>
            <w:noProof/>
            <w:webHidden/>
          </w:rPr>
          <w:t>40</w:t>
        </w:r>
      </w:ins>
      <w:del w:id="541" w:author="MIGUEL FUERTES FERNANDEZ" w:date="2022-08-25T19:01:00Z">
        <w:r w:rsidR="00580DF9" w:rsidRPr="00580DF9" w:rsidDel="008B0DF8">
          <w:rPr>
            <w:rFonts w:ascii="Arial" w:hAnsi="Arial" w:cs="Arial"/>
            <w:noProof/>
            <w:webHidden/>
          </w:rPr>
          <w:delText>40</w:delText>
        </w:r>
      </w:del>
      <w:r w:rsidR="00580DF9" w:rsidRPr="00580DF9">
        <w:rPr>
          <w:rFonts w:ascii="Arial" w:hAnsi="Arial" w:cs="Arial"/>
          <w:noProof/>
          <w:webHidden/>
        </w:rPr>
        <w:fldChar w:fldCharType="end"/>
      </w:r>
      <w:r>
        <w:rPr>
          <w:rFonts w:ascii="Arial" w:hAnsi="Arial" w:cs="Arial"/>
          <w:noProof/>
        </w:rPr>
        <w:fldChar w:fldCharType="end"/>
      </w:r>
    </w:p>
    <w:p w14:paraId="40667D17" w14:textId="615FF0A3" w:rsidR="00580DF9" w:rsidRPr="00580DF9" w:rsidRDefault="00F6173C" w:rsidP="00580DF9">
      <w:pPr>
        <w:pStyle w:val="TableofFigures"/>
        <w:tabs>
          <w:tab w:val="right" w:leader="dot" w:pos="9016"/>
        </w:tabs>
        <w:spacing w:line="360" w:lineRule="auto"/>
        <w:rPr>
          <w:rFonts w:ascii="Arial" w:eastAsiaTheme="minorEastAsia" w:hAnsi="Arial" w:cs="Arial"/>
          <w:noProof/>
          <w:lang w:val="en-GB" w:eastAsia="en-GB"/>
        </w:rPr>
      </w:pPr>
      <w:r>
        <w:fldChar w:fldCharType="begin"/>
      </w:r>
      <w:r>
        <w:instrText xml:space="preserve"> HYPERLINK \l "_Toc112269003" </w:instrText>
      </w:r>
      <w:r>
        <w:fldChar w:fldCharType="separate"/>
      </w:r>
      <w:r w:rsidR="00580DF9" w:rsidRPr="00580DF9">
        <w:rPr>
          <w:rStyle w:val="Hyperlink"/>
          <w:rFonts w:ascii="Arial" w:hAnsi="Arial" w:cs="Arial"/>
          <w:noProof/>
        </w:rPr>
        <w:t>Ilustración 7 - Pantalla de gestión de alumnos</w:t>
      </w:r>
      <w:r w:rsidR="00580DF9" w:rsidRPr="00580DF9">
        <w:rPr>
          <w:rFonts w:ascii="Arial" w:hAnsi="Arial" w:cs="Arial"/>
          <w:noProof/>
          <w:webHidden/>
        </w:rPr>
        <w:tab/>
      </w:r>
      <w:r w:rsidR="00580DF9" w:rsidRPr="00580DF9">
        <w:rPr>
          <w:rFonts w:ascii="Arial" w:hAnsi="Arial" w:cs="Arial"/>
          <w:noProof/>
          <w:webHidden/>
        </w:rPr>
        <w:fldChar w:fldCharType="begin"/>
      </w:r>
      <w:r w:rsidR="00580DF9" w:rsidRPr="00580DF9">
        <w:rPr>
          <w:rFonts w:ascii="Arial" w:hAnsi="Arial" w:cs="Arial"/>
          <w:noProof/>
          <w:webHidden/>
        </w:rPr>
        <w:instrText xml:space="preserve"> PAGEREF _Toc112269003 \h </w:instrText>
      </w:r>
      <w:r w:rsidR="00580DF9" w:rsidRPr="00580DF9">
        <w:rPr>
          <w:rFonts w:ascii="Arial" w:hAnsi="Arial" w:cs="Arial"/>
          <w:noProof/>
          <w:webHidden/>
        </w:rPr>
      </w:r>
      <w:r w:rsidR="00580DF9" w:rsidRPr="00580DF9">
        <w:rPr>
          <w:rFonts w:ascii="Arial" w:hAnsi="Arial" w:cs="Arial"/>
          <w:noProof/>
          <w:webHidden/>
        </w:rPr>
        <w:fldChar w:fldCharType="separate"/>
      </w:r>
      <w:ins w:id="542" w:author="MIGUEL FUERTES FERNANDEZ" w:date="2022-08-25T19:35:00Z">
        <w:r>
          <w:rPr>
            <w:rFonts w:ascii="Arial" w:hAnsi="Arial" w:cs="Arial"/>
            <w:noProof/>
            <w:webHidden/>
          </w:rPr>
          <w:t>41</w:t>
        </w:r>
      </w:ins>
      <w:del w:id="543" w:author="MIGUEL FUERTES FERNANDEZ" w:date="2022-08-25T19:01:00Z">
        <w:r w:rsidR="00580DF9" w:rsidRPr="00580DF9" w:rsidDel="008B0DF8">
          <w:rPr>
            <w:rFonts w:ascii="Arial" w:hAnsi="Arial" w:cs="Arial"/>
            <w:noProof/>
            <w:webHidden/>
          </w:rPr>
          <w:delText>41</w:delText>
        </w:r>
      </w:del>
      <w:r w:rsidR="00580DF9" w:rsidRPr="00580DF9">
        <w:rPr>
          <w:rFonts w:ascii="Arial" w:hAnsi="Arial" w:cs="Arial"/>
          <w:noProof/>
          <w:webHidden/>
        </w:rPr>
        <w:fldChar w:fldCharType="end"/>
      </w:r>
      <w:r>
        <w:rPr>
          <w:rFonts w:ascii="Arial" w:hAnsi="Arial" w:cs="Arial"/>
          <w:noProof/>
        </w:rPr>
        <w:fldChar w:fldCharType="end"/>
      </w:r>
    </w:p>
    <w:p w14:paraId="36D9B0C6" w14:textId="5B0E4A15" w:rsidR="00580DF9" w:rsidRPr="00580DF9" w:rsidRDefault="00F6173C" w:rsidP="00580DF9">
      <w:pPr>
        <w:pStyle w:val="TableofFigures"/>
        <w:tabs>
          <w:tab w:val="right" w:leader="dot" w:pos="9016"/>
        </w:tabs>
        <w:spacing w:line="360" w:lineRule="auto"/>
        <w:rPr>
          <w:rFonts w:ascii="Arial" w:eastAsiaTheme="minorEastAsia" w:hAnsi="Arial" w:cs="Arial"/>
          <w:noProof/>
          <w:lang w:val="en-GB" w:eastAsia="en-GB"/>
        </w:rPr>
      </w:pPr>
      <w:r>
        <w:fldChar w:fldCharType="begin"/>
      </w:r>
      <w:r>
        <w:instrText xml:space="preserve"> HYPERLINK \l "_Toc112269004" </w:instrText>
      </w:r>
      <w:r>
        <w:fldChar w:fldCharType="separate"/>
      </w:r>
      <w:r w:rsidR="00580DF9" w:rsidRPr="00580DF9">
        <w:rPr>
          <w:rStyle w:val="Hyperlink"/>
          <w:rFonts w:ascii="Arial" w:hAnsi="Arial" w:cs="Arial"/>
          <w:noProof/>
        </w:rPr>
        <w:t>Ilustración 8 - Visualización de un alumno</w:t>
      </w:r>
      <w:r w:rsidR="00580DF9" w:rsidRPr="00580DF9">
        <w:rPr>
          <w:rFonts w:ascii="Arial" w:hAnsi="Arial" w:cs="Arial"/>
          <w:noProof/>
          <w:webHidden/>
        </w:rPr>
        <w:tab/>
      </w:r>
      <w:r w:rsidR="00580DF9" w:rsidRPr="00580DF9">
        <w:rPr>
          <w:rFonts w:ascii="Arial" w:hAnsi="Arial" w:cs="Arial"/>
          <w:noProof/>
          <w:webHidden/>
        </w:rPr>
        <w:fldChar w:fldCharType="begin"/>
      </w:r>
      <w:r w:rsidR="00580DF9" w:rsidRPr="00580DF9">
        <w:rPr>
          <w:rFonts w:ascii="Arial" w:hAnsi="Arial" w:cs="Arial"/>
          <w:noProof/>
          <w:webHidden/>
        </w:rPr>
        <w:instrText xml:space="preserve"> PAGEREF _Toc112269004 \h </w:instrText>
      </w:r>
      <w:r w:rsidR="00580DF9" w:rsidRPr="00580DF9">
        <w:rPr>
          <w:rFonts w:ascii="Arial" w:hAnsi="Arial" w:cs="Arial"/>
          <w:noProof/>
          <w:webHidden/>
        </w:rPr>
      </w:r>
      <w:r w:rsidR="00580DF9" w:rsidRPr="00580DF9">
        <w:rPr>
          <w:rFonts w:ascii="Arial" w:hAnsi="Arial" w:cs="Arial"/>
          <w:noProof/>
          <w:webHidden/>
        </w:rPr>
        <w:fldChar w:fldCharType="separate"/>
      </w:r>
      <w:ins w:id="544" w:author="MIGUEL FUERTES FERNANDEZ" w:date="2022-08-25T19:35:00Z">
        <w:r>
          <w:rPr>
            <w:rFonts w:ascii="Arial" w:hAnsi="Arial" w:cs="Arial"/>
            <w:noProof/>
            <w:webHidden/>
          </w:rPr>
          <w:t>42</w:t>
        </w:r>
      </w:ins>
      <w:del w:id="545" w:author="MIGUEL FUERTES FERNANDEZ" w:date="2022-08-25T19:01:00Z">
        <w:r w:rsidR="00580DF9" w:rsidRPr="00580DF9" w:rsidDel="008B0DF8">
          <w:rPr>
            <w:rFonts w:ascii="Arial" w:hAnsi="Arial" w:cs="Arial"/>
            <w:noProof/>
            <w:webHidden/>
          </w:rPr>
          <w:delText>42</w:delText>
        </w:r>
      </w:del>
      <w:r w:rsidR="00580DF9" w:rsidRPr="00580DF9">
        <w:rPr>
          <w:rFonts w:ascii="Arial" w:hAnsi="Arial" w:cs="Arial"/>
          <w:noProof/>
          <w:webHidden/>
        </w:rPr>
        <w:fldChar w:fldCharType="end"/>
      </w:r>
      <w:r>
        <w:rPr>
          <w:rFonts w:ascii="Arial" w:hAnsi="Arial" w:cs="Arial"/>
          <w:noProof/>
        </w:rPr>
        <w:fldChar w:fldCharType="end"/>
      </w:r>
    </w:p>
    <w:p w14:paraId="585F7877" w14:textId="10A28A45" w:rsidR="00580DF9" w:rsidRPr="00580DF9" w:rsidRDefault="00F6173C" w:rsidP="00580DF9">
      <w:pPr>
        <w:pStyle w:val="TableofFigures"/>
        <w:tabs>
          <w:tab w:val="right" w:leader="dot" w:pos="9016"/>
        </w:tabs>
        <w:spacing w:line="360" w:lineRule="auto"/>
        <w:rPr>
          <w:rFonts w:ascii="Arial" w:eastAsiaTheme="minorEastAsia" w:hAnsi="Arial" w:cs="Arial"/>
          <w:noProof/>
          <w:lang w:val="en-GB" w:eastAsia="en-GB"/>
        </w:rPr>
      </w:pPr>
      <w:r>
        <w:fldChar w:fldCharType="begin"/>
      </w:r>
      <w:r>
        <w:instrText xml:space="preserve"> HYPERLINK \l "_T</w:instrText>
      </w:r>
      <w:r>
        <w:instrText xml:space="preserve">oc112269005" </w:instrText>
      </w:r>
      <w:r>
        <w:fldChar w:fldCharType="separate"/>
      </w:r>
      <w:r w:rsidR="00580DF9" w:rsidRPr="00580DF9">
        <w:rPr>
          <w:rStyle w:val="Hyperlink"/>
          <w:rFonts w:ascii="Arial" w:hAnsi="Arial" w:cs="Arial"/>
          <w:noProof/>
        </w:rPr>
        <w:t>Ilustración 9 - Edición de un alumno</w:t>
      </w:r>
      <w:r w:rsidR="00580DF9" w:rsidRPr="00580DF9">
        <w:rPr>
          <w:rFonts w:ascii="Arial" w:hAnsi="Arial" w:cs="Arial"/>
          <w:noProof/>
          <w:webHidden/>
        </w:rPr>
        <w:tab/>
      </w:r>
      <w:r w:rsidR="00580DF9" w:rsidRPr="00580DF9">
        <w:rPr>
          <w:rFonts w:ascii="Arial" w:hAnsi="Arial" w:cs="Arial"/>
          <w:noProof/>
          <w:webHidden/>
        </w:rPr>
        <w:fldChar w:fldCharType="begin"/>
      </w:r>
      <w:r w:rsidR="00580DF9" w:rsidRPr="00580DF9">
        <w:rPr>
          <w:rFonts w:ascii="Arial" w:hAnsi="Arial" w:cs="Arial"/>
          <w:noProof/>
          <w:webHidden/>
        </w:rPr>
        <w:instrText xml:space="preserve"> PAGEREF _Toc112269005 \h </w:instrText>
      </w:r>
      <w:r w:rsidR="00580DF9" w:rsidRPr="00580DF9">
        <w:rPr>
          <w:rFonts w:ascii="Arial" w:hAnsi="Arial" w:cs="Arial"/>
          <w:noProof/>
          <w:webHidden/>
        </w:rPr>
      </w:r>
      <w:r w:rsidR="00580DF9" w:rsidRPr="00580DF9">
        <w:rPr>
          <w:rFonts w:ascii="Arial" w:hAnsi="Arial" w:cs="Arial"/>
          <w:noProof/>
          <w:webHidden/>
        </w:rPr>
        <w:fldChar w:fldCharType="separate"/>
      </w:r>
      <w:ins w:id="546" w:author="MIGUEL FUERTES FERNANDEZ" w:date="2022-08-25T19:35:00Z">
        <w:r>
          <w:rPr>
            <w:rFonts w:ascii="Arial" w:hAnsi="Arial" w:cs="Arial"/>
            <w:noProof/>
            <w:webHidden/>
          </w:rPr>
          <w:t>42</w:t>
        </w:r>
      </w:ins>
      <w:del w:id="547" w:author="MIGUEL FUERTES FERNANDEZ" w:date="2022-08-25T19:01:00Z">
        <w:r w:rsidR="00580DF9" w:rsidRPr="00580DF9" w:rsidDel="008B0DF8">
          <w:rPr>
            <w:rFonts w:ascii="Arial" w:hAnsi="Arial" w:cs="Arial"/>
            <w:noProof/>
            <w:webHidden/>
          </w:rPr>
          <w:delText>42</w:delText>
        </w:r>
      </w:del>
      <w:r w:rsidR="00580DF9" w:rsidRPr="00580DF9">
        <w:rPr>
          <w:rFonts w:ascii="Arial" w:hAnsi="Arial" w:cs="Arial"/>
          <w:noProof/>
          <w:webHidden/>
        </w:rPr>
        <w:fldChar w:fldCharType="end"/>
      </w:r>
      <w:r>
        <w:rPr>
          <w:rFonts w:ascii="Arial" w:hAnsi="Arial" w:cs="Arial"/>
          <w:noProof/>
        </w:rPr>
        <w:fldChar w:fldCharType="end"/>
      </w:r>
    </w:p>
    <w:p w14:paraId="619D5395" w14:textId="636B62F1" w:rsidR="00580DF9" w:rsidRPr="00580DF9" w:rsidRDefault="00F6173C" w:rsidP="00580DF9">
      <w:pPr>
        <w:pStyle w:val="TableofFigures"/>
        <w:tabs>
          <w:tab w:val="right" w:leader="dot" w:pos="9016"/>
        </w:tabs>
        <w:spacing w:line="360" w:lineRule="auto"/>
        <w:rPr>
          <w:rFonts w:ascii="Arial" w:eastAsiaTheme="minorEastAsia" w:hAnsi="Arial" w:cs="Arial"/>
          <w:noProof/>
          <w:lang w:val="en-GB" w:eastAsia="en-GB"/>
        </w:rPr>
      </w:pPr>
      <w:r>
        <w:fldChar w:fldCharType="begin"/>
      </w:r>
      <w:r>
        <w:instrText xml:space="preserve"> HYPERLINK \l "_Toc112269006" </w:instrText>
      </w:r>
      <w:r>
        <w:fldChar w:fldCharType="separate"/>
      </w:r>
      <w:r w:rsidR="00580DF9" w:rsidRPr="00580DF9">
        <w:rPr>
          <w:rStyle w:val="Hyperlink"/>
          <w:rFonts w:ascii="Arial" w:hAnsi="Arial" w:cs="Arial"/>
          <w:noProof/>
        </w:rPr>
        <w:t>Ilustración 10 - Página de inicio de las Asignaturas</w:t>
      </w:r>
      <w:r w:rsidR="00580DF9" w:rsidRPr="00580DF9">
        <w:rPr>
          <w:rFonts w:ascii="Arial" w:hAnsi="Arial" w:cs="Arial"/>
          <w:noProof/>
          <w:webHidden/>
        </w:rPr>
        <w:tab/>
      </w:r>
      <w:r w:rsidR="00580DF9" w:rsidRPr="00580DF9">
        <w:rPr>
          <w:rFonts w:ascii="Arial" w:hAnsi="Arial" w:cs="Arial"/>
          <w:noProof/>
          <w:webHidden/>
        </w:rPr>
        <w:fldChar w:fldCharType="begin"/>
      </w:r>
      <w:r w:rsidR="00580DF9" w:rsidRPr="00580DF9">
        <w:rPr>
          <w:rFonts w:ascii="Arial" w:hAnsi="Arial" w:cs="Arial"/>
          <w:noProof/>
          <w:webHidden/>
        </w:rPr>
        <w:instrText xml:space="preserve"> PAGEREF _Toc112269006 \h </w:instrText>
      </w:r>
      <w:r w:rsidR="00580DF9" w:rsidRPr="00580DF9">
        <w:rPr>
          <w:rFonts w:ascii="Arial" w:hAnsi="Arial" w:cs="Arial"/>
          <w:noProof/>
          <w:webHidden/>
        </w:rPr>
      </w:r>
      <w:r w:rsidR="00580DF9" w:rsidRPr="00580DF9">
        <w:rPr>
          <w:rFonts w:ascii="Arial" w:hAnsi="Arial" w:cs="Arial"/>
          <w:noProof/>
          <w:webHidden/>
        </w:rPr>
        <w:fldChar w:fldCharType="separate"/>
      </w:r>
      <w:ins w:id="548" w:author="MIGUEL FUERTES FERNANDEZ" w:date="2022-08-25T19:35:00Z">
        <w:r>
          <w:rPr>
            <w:rFonts w:ascii="Arial" w:hAnsi="Arial" w:cs="Arial"/>
            <w:noProof/>
            <w:webHidden/>
          </w:rPr>
          <w:t>43</w:t>
        </w:r>
      </w:ins>
      <w:del w:id="549" w:author="MIGUEL FUERTES FERNANDEZ" w:date="2022-08-25T19:01:00Z">
        <w:r w:rsidR="00580DF9" w:rsidRPr="00580DF9" w:rsidDel="008B0DF8">
          <w:rPr>
            <w:rFonts w:ascii="Arial" w:hAnsi="Arial" w:cs="Arial"/>
            <w:noProof/>
            <w:webHidden/>
          </w:rPr>
          <w:delText>43</w:delText>
        </w:r>
      </w:del>
      <w:r w:rsidR="00580DF9" w:rsidRPr="00580DF9">
        <w:rPr>
          <w:rFonts w:ascii="Arial" w:hAnsi="Arial" w:cs="Arial"/>
          <w:noProof/>
          <w:webHidden/>
        </w:rPr>
        <w:fldChar w:fldCharType="end"/>
      </w:r>
      <w:r>
        <w:rPr>
          <w:rFonts w:ascii="Arial" w:hAnsi="Arial" w:cs="Arial"/>
          <w:noProof/>
        </w:rPr>
        <w:fldChar w:fldCharType="end"/>
      </w:r>
    </w:p>
    <w:p w14:paraId="6B9C599C" w14:textId="38DCD119" w:rsidR="00580DF9" w:rsidRPr="00580DF9" w:rsidRDefault="00F6173C" w:rsidP="00580DF9">
      <w:pPr>
        <w:pStyle w:val="TableofFigures"/>
        <w:tabs>
          <w:tab w:val="right" w:leader="dot" w:pos="9016"/>
        </w:tabs>
        <w:spacing w:line="360" w:lineRule="auto"/>
        <w:rPr>
          <w:rFonts w:ascii="Arial" w:eastAsiaTheme="minorEastAsia" w:hAnsi="Arial" w:cs="Arial"/>
          <w:noProof/>
          <w:lang w:val="en-GB" w:eastAsia="en-GB"/>
        </w:rPr>
      </w:pPr>
      <w:r>
        <w:fldChar w:fldCharType="begin"/>
      </w:r>
      <w:r>
        <w:instrText xml:space="preserve"> HYPERLINK \l "_Toc112269007" </w:instrText>
      </w:r>
      <w:r>
        <w:fldChar w:fldCharType="separate"/>
      </w:r>
      <w:r w:rsidR="00580DF9" w:rsidRPr="00580DF9">
        <w:rPr>
          <w:rStyle w:val="Hyperlink"/>
          <w:rFonts w:ascii="Arial" w:hAnsi="Arial" w:cs="Arial"/>
          <w:noProof/>
        </w:rPr>
        <w:t>Ilustración 11 - Página de edición de una asignatura</w:t>
      </w:r>
      <w:r w:rsidR="00580DF9" w:rsidRPr="00580DF9">
        <w:rPr>
          <w:rFonts w:ascii="Arial" w:hAnsi="Arial" w:cs="Arial"/>
          <w:noProof/>
          <w:webHidden/>
        </w:rPr>
        <w:tab/>
      </w:r>
      <w:r w:rsidR="00580DF9" w:rsidRPr="00580DF9">
        <w:rPr>
          <w:rFonts w:ascii="Arial" w:hAnsi="Arial" w:cs="Arial"/>
          <w:noProof/>
          <w:webHidden/>
        </w:rPr>
        <w:fldChar w:fldCharType="begin"/>
      </w:r>
      <w:r w:rsidR="00580DF9" w:rsidRPr="00580DF9">
        <w:rPr>
          <w:rFonts w:ascii="Arial" w:hAnsi="Arial" w:cs="Arial"/>
          <w:noProof/>
          <w:webHidden/>
        </w:rPr>
        <w:instrText xml:space="preserve"> PAGEREF _Toc112269007 \h </w:instrText>
      </w:r>
      <w:r w:rsidR="00580DF9" w:rsidRPr="00580DF9">
        <w:rPr>
          <w:rFonts w:ascii="Arial" w:hAnsi="Arial" w:cs="Arial"/>
          <w:noProof/>
          <w:webHidden/>
        </w:rPr>
      </w:r>
      <w:r w:rsidR="00580DF9" w:rsidRPr="00580DF9">
        <w:rPr>
          <w:rFonts w:ascii="Arial" w:hAnsi="Arial" w:cs="Arial"/>
          <w:noProof/>
          <w:webHidden/>
        </w:rPr>
        <w:fldChar w:fldCharType="separate"/>
      </w:r>
      <w:ins w:id="550" w:author="MIGUEL FUERTES FERNANDEZ" w:date="2022-08-25T19:35:00Z">
        <w:r>
          <w:rPr>
            <w:rFonts w:ascii="Arial" w:hAnsi="Arial" w:cs="Arial"/>
            <w:noProof/>
            <w:webHidden/>
          </w:rPr>
          <w:t>43</w:t>
        </w:r>
      </w:ins>
      <w:del w:id="551" w:author="MIGUEL FUERTES FERNANDEZ" w:date="2022-08-25T19:01:00Z">
        <w:r w:rsidR="00580DF9" w:rsidRPr="00580DF9" w:rsidDel="008B0DF8">
          <w:rPr>
            <w:rFonts w:ascii="Arial" w:hAnsi="Arial" w:cs="Arial"/>
            <w:noProof/>
            <w:webHidden/>
          </w:rPr>
          <w:delText>43</w:delText>
        </w:r>
      </w:del>
      <w:r w:rsidR="00580DF9" w:rsidRPr="00580DF9">
        <w:rPr>
          <w:rFonts w:ascii="Arial" w:hAnsi="Arial" w:cs="Arial"/>
          <w:noProof/>
          <w:webHidden/>
        </w:rPr>
        <w:fldChar w:fldCharType="end"/>
      </w:r>
      <w:r>
        <w:rPr>
          <w:rFonts w:ascii="Arial" w:hAnsi="Arial" w:cs="Arial"/>
          <w:noProof/>
        </w:rPr>
        <w:fldChar w:fldCharType="end"/>
      </w:r>
    </w:p>
    <w:p w14:paraId="6826B7BF" w14:textId="0282B441" w:rsidR="00580DF9" w:rsidRPr="00580DF9" w:rsidRDefault="00F6173C" w:rsidP="00580DF9">
      <w:pPr>
        <w:pStyle w:val="TableofFigures"/>
        <w:tabs>
          <w:tab w:val="right" w:leader="dot" w:pos="9016"/>
        </w:tabs>
        <w:spacing w:line="360" w:lineRule="auto"/>
        <w:rPr>
          <w:rFonts w:ascii="Arial" w:eastAsiaTheme="minorEastAsia" w:hAnsi="Arial" w:cs="Arial"/>
          <w:noProof/>
          <w:lang w:val="en-GB" w:eastAsia="en-GB"/>
        </w:rPr>
      </w:pPr>
      <w:r>
        <w:fldChar w:fldCharType="begin"/>
      </w:r>
      <w:r>
        <w:instrText xml:space="preserve"> HYPERLINK \l "_Toc112269008" </w:instrText>
      </w:r>
      <w:r>
        <w:fldChar w:fldCharType="separate"/>
      </w:r>
      <w:r w:rsidR="00580DF9" w:rsidRPr="00580DF9">
        <w:rPr>
          <w:rStyle w:val="Hyperlink"/>
          <w:rFonts w:ascii="Arial" w:hAnsi="Arial" w:cs="Arial"/>
          <w:noProof/>
        </w:rPr>
        <w:t>Ilustración 12 - Pantalla de inicio de sesión</w:t>
      </w:r>
      <w:r w:rsidR="00580DF9" w:rsidRPr="00580DF9">
        <w:rPr>
          <w:rFonts w:ascii="Arial" w:hAnsi="Arial" w:cs="Arial"/>
          <w:noProof/>
          <w:webHidden/>
        </w:rPr>
        <w:tab/>
      </w:r>
      <w:r w:rsidR="00580DF9" w:rsidRPr="00580DF9">
        <w:rPr>
          <w:rFonts w:ascii="Arial" w:hAnsi="Arial" w:cs="Arial"/>
          <w:noProof/>
          <w:webHidden/>
        </w:rPr>
        <w:fldChar w:fldCharType="begin"/>
      </w:r>
      <w:r w:rsidR="00580DF9" w:rsidRPr="00580DF9">
        <w:rPr>
          <w:rFonts w:ascii="Arial" w:hAnsi="Arial" w:cs="Arial"/>
          <w:noProof/>
          <w:webHidden/>
        </w:rPr>
        <w:instrText xml:space="preserve"> PAGEREF _Toc112269008 \h </w:instrText>
      </w:r>
      <w:r w:rsidR="00580DF9" w:rsidRPr="00580DF9">
        <w:rPr>
          <w:rFonts w:ascii="Arial" w:hAnsi="Arial" w:cs="Arial"/>
          <w:noProof/>
          <w:webHidden/>
        </w:rPr>
      </w:r>
      <w:r w:rsidR="00580DF9" w:rsidRPr="00580DF9">
        <w:rPr>
          <w:rFonts w:ascii="Arial" w:hAnsi="Arial" w:cs="Arial"/>
          <w:noProof/>
          <w:webHidden/>
        </w:rPr>
        <w:fldChar w:fldCharType="separate"/>
      </w:r>
      <w:ins w:id="552" w:author="MIGUEL FUERTES FERNANDEZ" w:date="2022-08-25T19:35:00Z">
        <w:r>
          <w:rPr>
            <w:rFonts w:ascii="Arial" w:hAnsi="Arial" w:cs="Arial"/>
            <w:noProof/>
            <w:webHidden/>
          </w:rPr>
          <w:t>44</w:t>
        </w:r>
      </w:ins>
      <w:del w:id="553" w:author="MIGUEL FUERTES FERNANDEZ" w:date="2022-08-25T19:01:00Z">
        <w:r w:rsidR="00580DF9" w:rsidRPr="00580DF9" w:rsidDel="008B0DF8">
          <w:rPr>
            <w:rFonts w:ascii="Arial" w:hAnsi="Arial" w:cs="Arial"/>
            <w:noProof/>
            <w:webHidden/>
          </w:rPr>
          <w:delText>44</w:delText>
        </w:r>
      </w:del>
      <w:r w:rsidR="00580DF9" w:rsidRPr="00580DF9">
        <w:rPr>
          <w:rFonts w:ascii="Arial" w:hAnsi="Arial" w:cs="Arial"/>
          <w:noProof/>
          <w:webHidden/>
        </w:rPr>
        <w:fldChar w:fldCharType="end"/>
      </w:r>
      <w:r>
        <w:rPr>
          <w:rFonts w:ascii="Arial" w:hAnsi="Arial" w:cs="Arial"/>
          <w:noProof/>
        </w:rPr>
        <w:fldChar w:fldCharType="end"/>
      </w:r>
    </w:p>
    <w:p w14:paraId="306400D1" w14:textId="09DFAC47" w:rsidR="00580DF9" w:rsidRPr="00580DF9" w:rsidRDefault="00F6173C" w:rsidP="00580DF9">
      <w:pPr>
        <w:pStyle w:val="TableofFigures"/>
        <w:tabs>
          <w:tab w:val="right" w:leader="dot" w:pos="9016"/>
        </w:tabs>
        <w:spacing w:line="360" w:lineRule="auto"/>
        <w:rPr>
          <w:rFonts w:ascii="Arial" w:eastAsiaTheme="minorEastAsia" w:hAnsi="Arial" w:cs="Arial"/>
          <w:noProof/>
          <w:lang w:val="en-GB" w:eastAsia="en-GB"/>
        </w:rPr>
      </w:pPr>
      <w:r>
        <w:fldChar w:fldCharType="begin"/>
      </w:r>
      <w:r>
        <w:instrText xml:space="preserve"> HYPERLINK \l "_Toc112269009" </w:instrText>
      </w:r>
      <w:r>
        <w:fldChar w:fldCharType="separate"/>
      </w:r>
      <w:r w:rsidR="00580DF9" w:rsidRPr="00580DF9">
        <w:rPr>
          <w:rStyle w:val="Hyperlink"/>
          <w:rFonts w:ascii="Arial" w:hAnsi="Arial" w:cs="Arial"/>
          <w:noProof/>
        </w:rPr>
        <w:t>Ilustración 13 - Menú del profesor</w:t>
      </w:r>
      <w:r w:rsidR="00580DF9" w:rsidRPr="00580DF9">
        <w:rPr>
          <w:rFonts w:ascii="Arial" w:hAnsi="Arial" w:cs="Arial"/>
          <w:noProof/>
          <w:webHidden/>
        </w:rPr>
        <w:tab/>
      </w:r>
      <w:r w:rsidR="00580DF9" w:rsidRPr="00580DF9">
        <w:rPr>
          <w:rFonts w:ascii="Arial" w:hAnsi="Arial" w:cs="Arial"/>
          <w:noProof/>
          <w:webHidden/>
        </w:rPr>
        <w:fldChar w:fldCharType="begin"/>
      </w:r>
      <w:r w:rsidR="00580DF9" w:rsidRPr="00580DF9">
        <w:rPr>
          <w:rFonts w:ascii="Arial" w:hAnsi="Arial" w:cs="Arial"/>
          <w:noProof/>
          <w:webHidden/>
        </w:rPr>
        <w:instrText xml:space="preserve"> PAGEREF _Toc112269009 \h </w:instrText>
      </w:r>
      <w:r w:rsidR="00580DF9" w:rsidRPr="00580DF9">
        <w:rPr>
          <w:rFonts w:ascii="Arial" w:hAnsi="Arial" w:cs="Arial"/>
          <w:noProof/>
          <w:webHidden/>
        </w:rPr>
      </w:r>
      <w:r w:rsidR="00580DF9" w:rsidRPr="00580DF9">
        <w:rPr>
          <w:rFonts w:ascii="Arial" w:hAnsi="Arial" w:cs="Arial"/>
          <w:noProof/>
          <w:webHidden/>
        </w:rPr>
        <w:fldChar w:fldCharType="separate"/>
      </w:r>
      <w:ins w:id="554" w:author="MIGUEL FUERTES FERNANDEZ" w:date="2022-08-25T19:35:00Z">
        <w:r>
          <w:rPr>
            <w:rFonts w:ascii="Arial" w:hAnsi="Arial" w:cs="Arial"/>
            <w:noProof/>
            <w:webHidden/>
          </w:rPr>
          <w:t>45</w:t>
        </w:r>
      </w:ins>
      <w:del w:id="555" w:author="MIGUEL FUERTES FERNANDEZ" w:date="2022-08-25T19:01:00Z">
        <w:r w:rsidR="00580DF9" w:rsidRPr="00580DF9" w:rsidDel="008B0DF8">
          <w:rPr>
            <w:rFonts w:ascii="Arial" w:hAnsi="Arial" w:cs="Arial"/>
            <w:noProof/>
            <w:webHidden/>
          </w:rPr>
          <w:delText>45</w:delText>
        </w:r>
      </w:del>
      <w:r w:rsidR="00580DF9" w:rsidRPr="00580DF9">
        <w:rPr>
          <w:rFonts w:ascii="Arial" w:hAnsi="Arial" w:cs="Arial"/>
          <w:noProof/>
          <w:webHidden/>
        </w:rPr>
        <w:fldChar w:fldCharType="end"/>
      </w:r>
      <w:r>
        <w:rPr>
          <w:rFonts w:ascii="Arial" w:hAnsi="Arial" w:cs="Arial"/>
          <w:noProof/>
        </w:rPr>
        <w:fldChar w:fldCharType="end"/>
      </w:r>
    </w:p>
    <w:p w14:paraId="07801105" w14:textId="1DD129DD" w:rsidR="00580DF9" w:rsidRPr="00580DF9" w:rsidRDefault="00F6173C" w:rsidP="00580DF9">
      <w:pPr>
        <w:pStyle w:val="TableofFigures"/>
        <w:tabs>
          <w:tab w:val="right" w:leader="dot" w:pos="9016"/>
        </w:tabs>
        <w:spacing w:line="360" w:lineRule="auto"/>
        <w:rPr>
          <w:rFonts w:ascii="Arial" w:eastAsiaTheme="minorEastAsia" w:hAnsi="Arial" w:cs="Arial"/>
          <w:noProof/>
          <w:lang w:val="en-GB" w:eastAsia="en-GB"/>
        </w:rPr>
      </w:pPr>
      <w:r>
        <w:fldChar w:fldCharType="begin"/>
      </w:r>
      <w:r>
        <w:instrText xml:space="preserve"> HYPERLINK \l "_Toc112269010" </w:instrText>
      </w:r>
      <w:r>
        <w:fldChar w:fldCharType="separate"/>
      </w:r>
      <w:r w:rsidR="00580DF9" w:rsidRPr="00580DF9">
        <w:rPr>
          <w:rStyle w:val="Hyperlink"/>
          <w:rFonts w:ascii="Arial" w:hAnsi="Arial" w:cs="Arial"/>
          <w:noProof/>
        </w:rPr>
        <w:t>Ilustración 14 - Edición del Perfil</w:t>
      </w:r>
      <w:r w:rsidR="00580DF9" w:rsidRPr="00580DF9">
        <w:rPr>
          <w:rFonts w:ascii="Arial" w:hAnsi="Arial" w:cs="Arial"/>
          <w:noProof/>
          <w:webHidden/>
        </w:rPr>
        <w:tab/>
      </w:r>
      <w:r w:rsidR="00580DF9" w:rsidRPr="00580DF9">
        <w:rPr>
          <w:rFonts w:ascii="Arial" w:hAnsi="Arial" w:cs="Arial"/>
          <w:noProof/>
          <w:webHidden/>
        </w:rPr>
        <w:fldChar w:fldCharType="begin"/>
      </w:r>
      <w:r w:rsidR="00580DF9" w:rsidRPr="00580DF9">
        <w:rPr>
          <w:rFonts w:ascii="Arial" w:hAnsi="Arial" w:cs="Arial"/>
          <w:noProof/>
          <w:webHidden/>
        </w:rPr>
        <w:instrText xml:space="preserve"> PAGEREF _Toc112269010 \h </w:instrText>
      </w:r>
      <w:r w:rsidR="00580DF9" w:rsidRPr="00580DF9">
        <w:rPr>
          <w:rFonts w:ascii="Arial" w:hAnsi="Arial" w:cs="Arial"/>
          <w:noProof/>
          <w:webHidden/>
        </w:rPr>
      </w:r>
      <w:r w:rsidR="00580DF9" w:rsidRPr="00580DF9">
        <w:rPr>
          <w:rFonts w:ascii="Arial" w:hAnsi="Arial" w:cs="Arial"/>
          <w:noProof/>
          <w:webHidden/>
        </w:rPr>
        <w:fldChar w:fldCharType="separate"/>
      </w:r>
      <w:ins w:id="556" w:author="MIGUEL FUERTES FERNANDEZ" w:date="2022-08-25T19:35:00Z">
        <w:r>
          <w:rPr>
            <w:rFonts w:ascii="Arial" w:hAnsi="Arial" w:cs="Arial"/>
            <w:noProof/>
            <w:webHidden/>
          </w:rPr>
          <w:t>45</w:t>
        </w:r>
      </w:ins>
      <w:del w:id="557" w:author="MIGUEL FUERTES FERNANDEZ" w:date="2022-08-25T19:01:00Z">
        <w:r w:rsidR="00580DF9" w:rsidRPr="00580DF9" w:rsidDel="008B0DF8">
          <w:rPr>
            <w:rFonts w:ascii="Arial" w:hAnsi="Arial" w:cs="Arial"/>
            <w:noProof/>
            <w:webHidden/>
          </w:rPr>
          <w:delText>45</w:delText>
        </w:r>
      </w:del>
      <w:r w:rsidR="00580DF9" w:rsidRPr="00580DF9">
        <w:rPr>
          <w:rFonts w:ascii="Arial" w:hAnsi="Arial" w:cs="Arial"/>
          <w:noProof/>
          <w:webHidden/>
        </w:rPr>
        <w:fldChar w:fldCharType="end"/>
      </w:r>
      <w:r>
        <w:rPr>
          <w:rFonts w:ascii="Arial" w:hAnsi="Arial" w:cs="Arial"/>
          <w:noProof/>
        </w:rPr>
        <w:fldChar w:fldCharType="end"/>
      </w:r>
    </w:p>
    <w:p w14:paraId="57199E0B" w14:textId="3746FAFD" w:rsidR="00580DF9" w:rsidRPr="00580DF9" w:rsidRDefault="00F6173C" w:rsidP="00580DF9">
      <w:pPr>
        <w:pStyle w:val="TableofFigures"/>
        <w:tabs>
          <w:tab w:val="right" w:leader="dot" w:pos="9016"/>
        </w:tabs>
        <w:spacing w:line="360" w:lineRule="auto"/>
        <w:rPr>
          <w:rFonts w:ascii="Arial" w:eastAsiaTheme="minorEastAsia" w:hAnsi="Arial" w:cs="Arial"/>
          <w:noProof/>
          <w:lang w:val="en-GB" w:eastAsia="en-GB"/>
        </w:rPr>
      </w:pPr>
      <w:r>
        <w:fldChar w:fldCharType="begin"/>
      </w:r>
      <w:r>
        <w:instrText xml:space="preserve"> HYPERLINK \l "_Toc112269011" </w:instrText>
      </w:r>
      <w:r>
        <w:fldChar w:fldCharType="separate"/>
      </w:r>
      <w:r w:rsidR="00580DF9" w:rsidRPr="00580DF9">
        <w:rPr>
          <w:rStyle w:val="Hyperlink"/>
          <w:rFonts w:ascii="Arial" w:hAnsi="Arial" w:cs="Arial"/>
          <w:noProof/>
        </w:rPr>
        <w:t>Ilustración 15 - Creación de profesores</w:t>
      </w:r>
      <w:r w:rsidR="00580DF9" w:rsidRPr="00580DF9">
        <w:rPr>
          <w:rFonts w:ascii="Arial" w:hAnsi="Arial" w:cs="Arial"/>
          <w:noProof/>
          <w:webHidden/>
        </w:rPr>
        <w:tab/>
      </w:r>
      <w:r w:rsidR="00580DF9" w:rsidRPr="00580DF9">
        <w:rPr>
          <w:rFonts w:ascii="Arial" w:hAnsi="Arial" w:cs="Arial"/>
          <w:noProof/>
          <w:webHidden/>
        </w:rPr>
        <w:fldChar w:fldCharType="begin"/>
      </w:r>
      <w:r w:rsidR="00580DF9" w:rsidRPr="00580DF9">
        <w:rPr>
          <w:rFonts w:ascii="Arial" w:hAnsi="Arial" w:cs="Arial"/>
          <w:noProof/>
          <w:webHidden/>
        </w:rPr>
        <w:instrText xml:space="preserve"> PAGEREF _Toc112269011 \h </w:instrText>
      </w:r>
      <w:r w:rsidR="00580DF9" w:rsidRPr="00580DF9">
        <w:rPr>
          <w:rFonts w:ascii="Arial" w:hAnsi="Arial" w:cs="Arial"/>
          <w:noProof/>
          <w:webHidden/>
        </w:rPr>
      </w:r>
      <w:r w:rsidR="00580DF9" w:rsidRPr="00580DF9">
        <w:rPr>
          <w:rFonts w:ascii="Arial" w:hAnsi="Arial" w:cs="Arial"/>
          <w:noProof/>
          <w:webHidden/>
        </w:rPr>
        <w:fldChar w:fldCharType="separate"/>
      </w:r>
      <w:ins w:id="558" w:author="MIGUEL FUERTES FERNANDEZ" w:date="2022-08-25T19:35:00Z">
        <w:r>
          <w:rPr>
            <w:rFonts w:ascii="Arial" w:hAnsi="Arial" w:cs="Arial"/>
            <w:noProof/>
            <w:webHidden/>
          </w:rPr>
          <w:t>46</w:t>
        </w:r>
      </w:ins>
      <w:del w:id="559" w:author="MIGUEL FUERTES FERNANDEZ" w:date="2022-08-25T19:01:00Z">
        <w:r w:rsidR="00580DF9" w:rsidRPr="00580DF9" w:rsidDel="008B0DF8">
          <w:rPr>
            <w:rFonts w:ascii="Arial" w:hAnsi="Arial" w:cs="Arial"/>
            <w:noProof/>
            <w:webHidden/>
          </w:rPr>
          <w:delText>46</w:delText>
        </w:r>
      </w:del>
      <w:r w:rsidR="00580DF9" w:rsidRPr="00580DF9">
        <w:rPr>
          <w:rFonts w:ascii="Arial" w:hAnsi="Arial" w:cs="Arial"/>
          <w:noProof/>
          <w:webHidden/>
        </w:rPr>
        <w:fldChar w:fldCharType="end"/>
      </w:r>
      <w:r>
        <w:rPr>
          <w:rFonts w:ascii="Arial" w:hAnsi="Arial" w:cs="Arial"/>
          <w:noProof/>
        </w:rPr>
        <w:fldChar w:fldCharType="end"/>
      </w:r>
    </w:p>
    <w:p w14:paraId="0CD0F2CD" w14:textId="59E12C86" w:rsidR="00580DF9" w:rsidRPr="00580DF9" w:rsidRDefault="00F6173C" w:rsidP="00580DF9">
      <w:pPr>
        <w:pStyle w:val="TableofFigures"/>
        <w:tabs>
          <w:tab w:val="right" w:leader="dot" w:pos="9016"/>
        </w:tabs>
        <w:spacing w:line="360" w:lineRule="auto"/>
        <w:rPr>
          <w:rFonts w:ascii="Arial" w:eastAsiaTheme="minorEastAsia" w:hAnsi="Arial" w:cs="Arial"/>
          <w:noProof/>
          <w:lang w:val="en-GB" w:eastAsia="en-GB"/>
        </w:rPr>
      </w:pPr>
      <w:r>
        <w:fldChar w:fldCharType="begin"/>
      </w:r>
      <w:r>
        <w:instrText xml:space="preserve"> HYPERLINK \l "_Toc112269012" </w:instrText>
      </w:r>
      <w:r>
        <w:fldChar w:fldCharType="separate"/>
      </w:r>
      <w:r w:rsidR="00580DF9" w:rsidRPr="00580DF9">
        <w:rPr>
          <w:rStyle w:val="Hyperlink"/>
          <w:rFonts w:ascii="Arial" w:hAnsi="Arial" w:cs="Arial"/>
          <w:noProof/>
        </w:rPr>
        <w:t>Ilustración 16 - Inicio de los tests Sociométricos</w:t>
      </w:r>
      <w:r w:rsidR="00580DF9" w:rsidRPr="00580DF9">
        <w:rPr>
          <w:rFonts w:ascii="Arial" w:hAnsi="Arial" w:cs="Arial"/>
          <w:noProof/>
          <w:webHidden/>
        </w:rPr>
        <w:tab/>
      </w:r>
      <w:r w:rsidR="00580DF9" w:rsidRPr="00580DF9">
        <w:rPr>
          <w:rFonts w:ascii="Arial" w:hAnsi="Arial" w:cs="Arial"/>
          <w:noProof/>
          <w:webHidden/>
        </w:rPr>
        <w:fldChar w:fldCharType="begin"/>
      </w:r>
      <w:r w:rsidR="00580DF9" w:rsidRPr="00580DF9">
        <w:rPr>
          <w:rFonts w:ascii="Arial" w:hAnsi="Arial" w:cs="Arial"/>
          <w:noProof/>
          <w:webHidden/>
        </w:rPr>
        <w:instrText xml:space="preserve"> PAGEREF _Toc112269012 \h </w:instrText>
      </w:r>
      <w:r w:rsidR="00580DF9" w:rsidRPr="00580DF9">
        <w:rPr>
          <w:rFonts w:ascii="Arial" w:hAnsi="Arial" w:cs="Arial"/>
          <w:noProof/>
          <w:webHidden/>
        </w:rPr>
      </w:r>
      <w:r w:rsidR="00580DF9" w:rsidRPr="00580DF9">
        <w:rPr>
          <w:rFonts w:ascii="Arial" w:hAnsi="Arial" w:cs="Arial"/>
          <w:noProof/>
          <w:webHidden/>
        </w:rPr>
        <w:fldChar w:fldCharType="separate"/>
      </w:r>
      <w:ins w:id="560" w:author="MIGUEL FUERTES FERNANDEZ" w:date="2022-08-25T19:35:00Z">
        <w:r>
          <w:rPr>
            <w:rFonts w:ascii="Arial" w:hAnsi="Arial" w:cs="Arial"/>
            <w:noProof/>
            <w:webHidden/>
          </w:rPr>
          <w:t>47</w:t>
        </w:r>
      </w:ins>
      <w:del w:id="561" w:author="MIGUEL FUERTES FERNANDEZ" w:date="2022-08-25T19:01:00Z">
        <w:r w:rsidR="00580DF9" w:rsidRPr="00580DF9" w:rsidDel="008B0DF8">
          <w:rPr>
            <w:rFonts w:ascii="Arial" w:hAnsi="Arial" w:cs="Arial"/>
            <w:noProof/>
            <w:webHidden/>
          </w:rPr>
          <w:delText>47</w:delText>
        </w:r>
      </w:del>
      <w:r w:rsidR="00580DF9" w:rsidRPr="00580DF9">
        <w:rPr>
          <w:rFonts w:ascii="Arial" w:hAnsi="Arial" w:cs="Arial"/>
          <w:noProof/>
          <w:webHidden/>
        </w:rPr>
        <w:fldChar w:fldCharType="end"/>
      </w:r>
      <w:r>
        <w:rPr>
          <w:rFonts w:ascii="Arial" w:hAnsi="Arial" w:cs="Arial"/>
          <w:noProof/>
        </w:rPr>
        <w:fldChar w:fldCharType="end"/>
      </w:r>
    </w:p>
    <w:p w14:paraId="46FF5E0A" w14:textId="7D4DFB00" w:rsidR="00580DF9" w:rsidRPr="00580DF9" w:rsidRDefault="00F6173C" w:rsidP="00580DF9">
      <w:pPr>
        <w:pStyle w:val="TableofFigures"/>
        <w:tabs>
          <w:tab w:val="right" w:leader="dot" w:pos="9016"/>
        </w:tabs>
        <w:spacing w:line="360" w:lineRule="auto"/>
        <w:rPr>
          <w:rFonts w:ascii="Arial" w:eastAsiaTheme="minorEastAsia" w:hAnsi="Arial" w:cs="Arial"/>
          <w:noProof/>
          <w:lang w:val="en-GB" w:eastAsia="en-GB"/>
        </w:rPr>
      </w:pPr>
      <w:r>
        <w:fldChar w:fldCharType="begin"/>
      </w:r>
      <w:r>
        <w:instrText xml:space="preserve"> HYPERLINK \l "_Toc112269013" </w:instrText>
      </w:r>
      <w:r>
        <w:fldChar w:fldCharType="separate"/>
      </w:r>
      <w:r w:rsidR="00580DF9" w:rsidRPr="00580DF9">
        <w:rPr>
          <w:rStyle w:val="Hyperlink"/>
          <w:rFonts w:ascii="Arial" w:hAnsi="Arial" w:cs="Arial"/>
          <w:noProof/>
        </w:rPr>
        <w:t>Ilustración 17 - Matriz Sociométrica</w:t>
      </w:r>
      <w:r w:rsidR="00580DF9" w:rsidRPr="00580DF9">
        <w:rPr>
          <w:rFonts w:ascii="Arial" w:hAnsi="Arial" w:cs="Arial"/>
          <w:noProof/>
          <w:webHidden/>
        </w:rPr>
        <w:tab/>
      </w:r>
      <w:r w:rsidR="00580DF9" w:rsidRPr="00580DF9">
        <w:rPr>
          <w:rFonts w:ascii="Arial" w:hAnsi="Arial" w:cs="Arial"/>
          <w:noProof/>
          <w:webHidden/>
        </w:rPr>
        <w:fldChar w:fldCharType="begin"/>
      </w:r>
      <w:r w:rsidR="00580DF9" w:rsidRPr="00580DF9">
        <w:rPr>
          <w:rFonts w:ascii="Arial" w:hAnsi="Arial" w:cs="Arial"/>
          <w:noProof/>
          <w:webHidden/>
        </w:rPr>
        <w:instrText xml:space="preserve"> PAGEREF _Toc112269013 \h </w:instrText>
      </w:r>
      <w:r w:rsidR="00580DF9" w:rsidRPr="00580DF9">
        <w:rPr>
          <w:rFonts w:ascii="Arial" w:hAnsi="Arial" w:cs="Arial"/>
          <w:noProof/>
          <w:webHidden/>
        </w:rPr>
      </w:r>
      <w:r w:rsidR="00580DF9" w:rsidRPr="00580DF9">
        <w:rPr>
          <w:rFonts w:ascii="Arial" w:hAnsi="Arial" w:cs="Arial"/>
          <w:noProof/>
          <w:webHidden/>
        </w:rPr>
        <w:fldChar w:fldCharType="separate"/>
      </w:r>
      <w:ins w:id="562" w:author="MIGUEL FUERTES FERNANDEZ" w:date="2022-08-25T19:35:00Z">
        <w:r>
          <w:rPr>
            <w:rFonts w:ascii="Arial" w:hAnsi="Arial" w:cs="Arial"/>
            <w:noProof/>
            <w:webHidden/>
          </w:rPr>
          <w:t>48</w:t>
        </w:r>
      </w:ins>
      <w:del w:id="563" w:author="MIGUEL FUERTES FERNANDEZ" w:date="2022-08-25T19:01:00Z">
        <w:r w:rsidR="00580DF9" w:rsidRPr="00580DF9" w:rsidDel="008B0DF8">
          <w:rPr>
            <w:rFonts w:ascii="Arial" w:hAnsi="Arial" w:cs="Arial"/>
            <w:noProof/>
            <w:webHidden/>
          </w:rPr>
          <w:delText>48</w:delText>
        </w:r>
      </w:del>
      <w:r w:rsidR="00580DF9" w:rsidRPr="00580DF9">
        <w:rPr>
          <w:rFonts w:ascii="Arial" w:hAnsi="Arial" w:cs="Arial"/>
          <w:noProof/>
          <w:webHidden/>
        </w:rPr>
        <w:fldChar w:fldCharType="end"/>
      </w:r>
      <w:r>
        <w:rPr>
          <w:rFonts w:ascii="Arial" w:hAnsi="Arial" w:cs="Arial"/>
          <w:noProof/>
        </w:rPr>
        <w:fldChar w:fldCharType="end"/>
      </w:r>
    </w:p>
    <w:p w14:paraId="4DC78EFB" w14:textId="176AA33A" w:rsidR="00580DF9" w:rsidRPr="00580DF9" w:rsidRDefault="00F6173C" w:rsidP="00580DF9">
      <w:pPr>
        <w:pStyle w:val="TableofFigures"/>
        <w:tabs>
          <w:tab w:val="right" w:leader="dot" w:pos="9016"/>
        </w:tabs>
        <w:spacing w:line="360" w:lineRule="auto"/>
        <w:rPr>
          <w:rFonts w:ascii="Arial" w:eastAsiaTheme="minorEastAsia" w:hAnsi="Arial" w:cs="Arial"/>
          <w:noProof/>
          <w:lang w:val="en-GB" w:eastAsia="en-GB"/>
        </w:rPr>
      </w:pPr>
      <w:r>
        <w:fldChar w:fldCharType="begin"/>
      </w:r>
      <w:r>
        <w:instrText xml:space="preserve"> HYPERLINK \l "_Toc1122</w:instrText>
      </w:r>
      <w:r>
        <w:instrText xml:space="preserve">69014" </w:instrText>
      </w:r>
      <w:r>
        <w:fldChar w:fldCharType="separate"/>
      </w:r>
      <w:r w:rsidR="00580DF9" w:rsidRPr="00580DF9">
        <w:rPr>
          <w:rStyle w:val="Hyperlink"/>
          <w:rFonts w:ascii="Arial" w:hAnsi="Arial" w:cs="Arial"/>
          <w:noProof/>
        </w:rPr>
        <w:t>Ilustración 18 - Pantalla de inicio para los tests sociométricos</w:t>
      </w:r>
      <w:r w:rsidR="00580DF9" w:rsidRPr="00580DF9">
        <w:rPr>
          <w:rFonts w:ascii="Arial" w:hAnsi="Arial" w:cs="Arial"/>
          <w:noProof/>
          <w:webHidden/>
        </w:rPr>
        <w:tab/>
      </w:r>
      <w:r w:rsidR="00580DF9" w:rsidRPr="00580DF9">
        <w:rPr>
          <w:rFonts w:ascii="Arial" w:hAnsi="Arial" w:cs="Arial"/>
          <w:noProof/>
          <w:webHidden/>
        </w:rPr>
        <w:fldChar w:fldCharType="begin"/>
      </w:r>
      <w:r w:rsidR="00580DF9" w:rsidRPr="00580DF9">
        <w:rPr>
          <w:rFonts w:ascii="Arial" w:hAnsi="Arial" w:cs="Arial"/>
          <w:noProof/>
          <w:webHidden/>
        </w:rPr>
        <w:instrText xml:space="preserve"> PAGEREF _Toc112269014 \h </w:instrText>
      </w:r>
      <w:r w:rsidR="00580DF9" w:rsidRPr="00580DF9">
        <w:rPr>
          <w:rFonts w:ascii="Arial" w:hAnsi="Arial" w:cs="Arial"/>
          <w:noProof/>
          <w:webHidden/>
        </w:rPr>
      </w:r>
      <w:r w:rsidR="00580DF9" w:rsidRPr="00580DF9">
        <w:rPr>
          <w:rFonts w:ascii="Arial" w:hAnsi="Arial" w:cs="Arial"/>
          <w:noProof/>
          <w:webHidden/>
        </w:rPr>
        <w:fldChar w:fldCharType="separate"/>
      </w:r>
      <w:ins w:id="564" w:author="MIGUEL FUERTES FERNANDEZ" w:date="2022-08-25T19:35:00Z">
        <w:r>
          <w:rPr>
            <w:rFonts w:ascii="Arial" w:hAnsi="Arial" w:cs="Arial"/>
            <w:noProof/>
            <w:webHidden/>
          </w:rPr>
          <w:t>49</w:t>
        </w:r>
      </w:ins>
      <w:del w:id="565" w:author="MIGUEL FUERTES FERNANDEZ" w:date="2022-08-25T19:01:00Z">
        <w:r w:rsidR="00580DF9" w:rsidRPr="00580DF9" w:rsidDel="008B0DF8">
          <w:rPr>
            <w:rFonts w:ascii="Arial" w:hAnsi="Arial" w:cs="Arial"/>
            <w:noProof/>
            <w:webHidden/>
          </w:rPr>
          <w:delText>49</w:delText>
        </w:r>
      </w:del>
      <w:r w:rsidR="00580DF9" w:rsidRPr="00580DF9">
        <w:rPr>
          <w:rFonts w:ascii="Arial" w:hAnsi="Arial" w:cs="Arial"/>
          <w:noProof/>
          <w:webHidden/>
        </w:rPr>
        <w:fldChar w:fldCharType="end"/>
      </w:r>
      <w:r>
        <w:rPr>
          <w:rFonts w:ascii="Arial" w:hAnsi="Arial" w:cs="Arial"/>
          <w:noProof/>
        </w:rPr>
        <w:fldChar w:fldCharType="end"/>
      </w:r>
    </w:p>
    <w:p w14:paraId="7BC51BDB" w14:textId="57FE44F9" w:rsidR="00580DF9" w:rsidRPr="00580DF9" w:rsidRDefault="00F6173C" w:rsidP="00580DF9">
      <w:pPr>
        <w:pStyle w:val="TableofFigures"/>
        <w:tabs>
          <w:tab w:val="right" w:leader="dot" w:pos="9016"/>
        </w:tabs>
        <w:spacing w:line="360" w:lineRule="auto"/>
        <w:rPr>
          <w:rFonts w:ascii="Arial" w:eastAsiaTheme="minorEastAsia" w:hAnsi="Arial" w:cs="Arial"/>
          <w:noProof/>
          <w:lang w:val="en-GB" w:eastAsia="en-GB"/>
        </w:rPr>
      </w:pPr>
      <w:r>
        <w:fldChar w:fldCharType="begin"/>
      </w:r>
      <w:r>
        <w:instrText xml:space="preserve"> HYPERLINK \l "_Toc112269015" </w:instrText>
      </w:r>
      <w:r>
        <w:fldChar w:fldCharType="separate"/>
      </w:r>
      <w:r w:rsidR="00580DF9" w:rsidRPr="00580DF9">
        <w:rPr>
          <w:rStyle w:val="Hyperlink"/>
          <w:rFonts w:ascii="Arial" w:hAnsi="Arial" w:cs="Arial"/>
          <w:noProof/>
        </w:rPr>
        <w:t>Ilustración 19 - Matriz Sociométrica</w:t>
      </w:r>
      <w:r w:rsidR="00580DF9" w:rsidRPr="00580DF9">
        <w:rPr>
          <w:rFonts w:ascii="Arial" w:hAnsi="Arial" w:cs="Arial"/>
          <w:noProof/>
          <w:webHidden/>
        </w:rPr>
        <w:tab/>
      </w:r>
      <w:r w:rsidR="00580DF9" w:rsidRPr="00580DF9">
        <w:rPr>
          <w:rFonts w:ascii="Arial" w:hAnsi="Arial" w:cs="Arial"/>
          <w:noProof/>
          <w:webHidden/>
        </w:rPr>
        <w:fldChar w:fldCharType="begin"/>
      </w:r>
      <w:r w:rsidR="00580DF9" w:rsidRPr="00580DF9">
        <w:rPr>
          <w:rFonts w:ascii="Arial" w:hAnsi="Arial" w:cs="Arial"/>
          <w:noProof/>
          <w:webHidden/>
        </w:rPr>
        <w:instrText xml:space="preserve"> PAGEREF _Toc112269015 \h </w:instrText>
      </w:r>
      <w:r w:rsidR="00580DF9" w:rsidRPr="00580DF9">
        <w:rPr>
          <w:rFonts w:ascii="Arial" w:hAnsi="Arial" w:cs="Arial"/>
          <w:noProof/>
          <w:webHidden/>
        </w:rPr>
      </w:r>
      <w:r w:rsidR="00580DF9" w:rsidRPr="00580DF9">
        <w:rPr>
          <w:rFonts w:ascii="Arial" w:hAnsi="Arial" w:cs="Arial"/>
          <w:noProof/>
          <w:webHidden/>
        </w:rPr>
        <w:fldChar w:fldCharType="separate"/>
      </w:r>
      <w:ins w:id="566" w:author="MIGUEL FUERTES FERNANDEZ" w:date="2022-08-25T19:35:00Z">
        <w:r>
          <w:rPr>
            <w:rFonts w:ascii="Arial" w:hAnsi="Arial" w:cs="Arial"/>
            <w:noProof/>
            <w:webHidden/>
          </w:rPr>
          <w:t>50</w:t>
        </w:r>
      </w:ins>
      <w:del w:id="567" w:author="MIGUEL FUERTES FERNANDEZ" w:date="2022-08-25T19:01:00Z">
        <w:r w:rsidR="00580DF9" w:rsidRPr="00580DF9" w:rsidDel="008B0DF8">
          <w:rPr>
            <w:rFonts w:ascii="Arial" w:hAnsi="Arial" w:cs="Arial"/>
            <w:noProof/>
            <w:webHidden/>
          </w:rPr>
          <w:delText>50</w:delText>
        </w:r>
      </w:del>
      <w:r w:rsidR="00580DF9" w:rsidRPr="00580DF9">
        <w:rPr>
          <w:rFonts w:ascii="Arial" w:hAnsi="Arial" w:cs="Arial"/>
          <w:noProof/>
          <w:webHidden/>
        </w:rPr>
        <w:fldChar w:fldCharType="end"/>
      </w:r>
      <w:r>
        <w:rPr>
          <w:rFonts w:ascii="Arial" w:hAnsi="Arial" w:cs="Arial"/>
          <w:noProof/>
        </w:rPr>
        <w:fldChar w:fldCharType="end"/>
      </w:r>
    </w:p>
    <w:p w14:paraId="690B9E41" w14:textId="53CA973E" w:rsidR="006C0305" w:rsidRPr="00EE580E" w:rsidRDefault="006C0305" w:rsidP="00580DF9">
      <w:pPr>
        <w:spacing w:after="120" w:line="360" w:lineRule="auto"/>
        <w:rPr>
          <w:rFonts w:ascii="Arial" w:hAnsi="Arial" w:cs="Arial"/>
        </w:rPr>
      </w:pPr>
      <w:r w:rsidRPr="00580DF9">
        <w:rPr>
          <w:rFonts w:ascii="Arial" w:hAnsi="Arial" w:cs="Arial"/>
        </w:rPr>
        <w:fldChar w:fldCharType="end"/>
      </w:r>
    </w:p>
    <w:p w14:paraId="05424E5B" w14:textId="77777777" w:rsidR="006C0305" w:rsidRPr="00EE580E" w:rsidRDefault="006C0305">
      <w:pPr>
        <w:rPr>
          <w:rFonts w:ascii="Arial" w:hAnsi="Arial" w:cs="Arial"/>
        </w:rPr>
      </w:pPr>
      <w:r w:rsidRPr="00EE580E">
        <w:rPr>
          <w:rFonts w:ascii="Arial" w:hAnsi="Arial" w:cs="Arial"/>
        </w:rPr>
        <w:br w:type="page"/>
      </w:r>
    </w:p>
    <w:p w14:paraId="4B65B063" w14:textId="786DA666" w:rsidR="00AB0FC3" w:rsidRPr="00EE580E" w:rsidRDefault="006C0305" w:rsidP="00AB0FC3">
      <w:pPr>
        <w:pStyle w:val="TableofFigures"/>
        <w:tabs>
          <w:tab w:val="right" w:leader="dot" w:pos="9016"/>
        </w:tabs>
        <w:spacing w:line="360" w:lineRule="auto"/>
        <w:rPr>
          <w:rFonts w:ascii="Arial" w:eastAsiaTheme="minorEastAsia" w:hAnsi="Arial" w:cs="Arial"/>
          <w:noProof/>
          <w:lang w:val="en-GB" w:eastAsia="en-GB"/>
        </w:rPr>
      </w:pPr>
      <w:r w:rsidRPr="00EE580E">
        <w:rPr>
          <w:rFonts w:ascii="Arial" w:hAnsi="Arial" w:cs="Arial"/>
        </w:rPr>
        <w:fldChar w:fldCharType="begin"/>
      </w:r>
      <w:r w:rsidRPr="00EE580E">
        <w:rPr>
          <w:rFonts w:ascii="Arial" w:hAnsi="Arial" w:cs="Arial"/>
        </w:rPr>
        <w:instrText xml:space="preserve"> TOC \h \z \c "Tabla" </w:instrText>
      </w:r>
      <w:r w:rsidRPr="00EE580E">
        <w:rPr>
          <w:rFonts w:ascii="Arial" w:hAnsi="Arial" w:cs="Arial"/>
        </w:rPr>
        <w:fldChar w:fldCharType="separate"/>
      </w:r>
      <w:r w:rsidR="00F6173C">
        <w:fldChar w:fldCharType="begin"/>
      </w:r>
      <w:r w:rsidR="00F6173C">
        <w:instrText xml:space="preserve"> HYPERLINK \l "_Toc112179533" </w:instrText>
      </w:r>
      <w:r w:rsidR="00F6173C">
        <w:fldChar w:fldCharType="separate"/>
      </w:r>
      <w:r w:rsidR="00AB0FC3" w:rsidRPr="00EE580E">
        <w:rPr>
          <w:rStyle w:val="Hyperlink"/>
          <w:rFonts w:ascii="Arial" w:hAnsi="Arial" w:cs="Arial"/>
          <w:noProof/>
        </w:rPr>
        <w:t>Tabla 1 - Victoria 2020</w:t>
      </w:r>
      <w:r w:rsidR="00AB0FC3" w:rsidRPr="00EE580E">
        <w:rPr>
          <w:rFonts w:ascii="Arial" w:hAnsi="Arial" w:cs="Arial"/>
          <w:noProof/>
          <w:webHidden/>
        </w:rPr>
        <w:tab/>
      </w:r>
      <w:r w:rsidR="00AB0FC3" w:rsidRPr="00EE580E">
        <w:rPr>
          <w:rFonts w:ascii="Arial" w:hAnsi="Arial" w:cs="Arial"/>
          <w:noProof/>
          <w:webHidden/>
        </w:rPr>
        <w:fldChar w:fldCharType="begin"/>
      </w:r>
      <w:r w:rsidR="00AB0FC3" w:rsidRPr="00EE580E">
        <w:rPr>
          <w:rFonts w:ascii="Arial" w:hAnsi="Arial" w:cs="Arial"/>
          <w:noProof/>
          <w:webHidden/>
        </w:rPr>
        <w:instrText xml:space="preserve"> PAGEREF _Toc112179533 \h </w:instrText>
      </w:r>
      <w:r w:rsidR="00AB0FC3" w:rsidRPr="00EE580E">
        <w:rPr>
          <w:rFonts w:ascii="Arial" w:hAnsi="Arial" w:cs="Arial"/>
          <w:noProof/>
          <w:webHidden/>
        </w:rPr>
      </w:r>
      <w:r w:rsidR="00AB0FC3" w:rsidRPr="00EE580E">
        <w:rPr>
          <w:rFonts w:ascii="Arial" w:hAnsi="Arial" w:cs="Arial"/>
          <w:noProof/>
          <w:webHidden/>
        </w:rPr>
        <w:fldChar w:fldCharType="separate"/>
      </w:r>
      <w:ins w:id="568" w:author="MIGUEL FUERTES FERNANDEZ" w:date="2022-08-25T19:35:00Z">
        <w:r w:rsidR="00F6173C">
          <w:rPr>
            <w:rFonts w:ascii="Arial" w:hAnsi="Arial" w:cs="Arial"/>
            <w:noProof/>
            <w:webHidden/>
          </w:rPr>
          <w:t>8</w:t>
        </w:r>
      </w:ins>
      <w:del w:id="569" w:author="MIGUEL FUERTES FERNANDEZ" w:date="2022-08-25T19:01:00Z">
        <w:r w:rsidR="00AB0FC3" w:rsidRPr="00EE580E" w:rsidDel="008B0DF8">
          <w:rPr>
            <w:rFonts w:ascii="Arial" w:hAnsi="Arial" w:cs="Arial"/>
            <w:noProof/>
            <w:webHidden/>
          </w:rPr>
          <w:delText>8</w:delText>
        </w:r>
      </w:del>
      <w:r w:rsidR="00AB0FC3" w:rsidRPr="00EE580E">
        <w:rPr>
          <w:rFonts w:ascii="Arial" w:hAnsi="Arial" w:cs="Arial"/>
          <w:noProof/>
          <w:webHidden/>
        </w:rPr>
        <w:fldChar w:fldCharType="end"/>
      </w:r>
      <w:r w:rsidR="00F6173C">
        <w:rPr>
          <w:rFonts w:ascii="Arial" w:hAnsi="Arial" w:cs="Arial"/>
          <w:noProof/>
        </w:rPr>
        <w:fldChar w:fldCharType="end"/>
      </w:r>
    </w:p>
    <w:p w14:paraId="172C93D1" w14:textId="042601BA" w:rsidR="00AB0FC3" w:rsidRPr="00EE580E" w:rsidRDefault="00F6173C" w:rsidP="00AB0FC3">
      <w:pPr>
        <w:pStyle w:val="TableofFigures"/>
        <w:tabs>
          <w:tab w:val="right" w:leader="dot" w:pos="9016"/>
        </w:tabs>
        <w:spacing w:line="360" w:lineRule="auto"/>
        <w:rPr>
          <w:rFonts w:ascii="Arial" w:eastAsiaTheme="minorEastAsia" w:hAnsi="Arial" w:cs="Arial"/>
          <w:noProof/>
          <w:lang w:val="en-GB" w:eastAsia="en-GB"/>
        </w:rPr>
      </w:pPr>
      <w:r>
        <w:fldChar w:fldCharType="begin"/>
      </w:r>
      <w:r>
        <w:instrText xml:space="preserve"> HYPERLINK \l "_Toc112179534" </w:instrText>
      </w:r>
      <w:r>
        <w:fldChar w:fldCharType="separate"/>
      </w:r>
      <w:r w:rsidR="00AB0FC3" w:rsidRPr="00EE580E">
        <w:rPr>
          <w:rStyle w:val="Hyperlink"/>
          <w:rFonts w:ascii="Arial" w:hAnsi="Arial" w:cs="Arial"/>
          <w:noProof/>
        </w:rPr>
        <w:t>Tabla 2 - Herrada 2018</w:t>
      </w:r>
      <w:r w:rsidR="00AB0FC3" w:rsidRPr="00EE580E">
        <w:rPr>
          <w:rFonts w:ascii="Arial" w:hAnsi="Arial" w:cs="Arial"/>
          <w:noProof/>
          <w:webHidden/>
        </w:rPr>
        <w:tab/>
      </w:r>
      <w:r w:rsidR="00AB0FC3" w:rsidRPr="00EE580E">
        <w:rPr>
          <w:rFonts w:ascii="Arial" w:hAnsi="Arial" w:cs="Arial"/>
          <w:noProof/>
          <w:webHidden/>
        </w:rPr>
        <w:fldChar w:fldCharType="begin"/>
      </w:r>
      <w:r w:rsidR="00AB0FC3" w:rsidRPr="00EE580E">
        <w:rPr>
          <w:rFonts w:ascii="Arial" w:hAnsi="Arial" w:cs="Arial"/>
          <w:noProof/>
          <w:webHidden/>
        </w:rPr>
        <w:instrText xml:space="preserve"> PAGEREF _Toc112179534 \h </w:instrText>
      </w:r>
      <w:r w:rsidR="00AB0FC3" w:rsidRPr="00EE580E">
        <w:rPr>
          <w:rFonts w:ascii="Arial" w:hAnsi="Arial" w:cs="Arial"/>
          <w:noProof/>
          <w:webHidden/>
        </w:rPr>
      </w:r>
      <w:r w:rsidR="00AB0FC3" w:rsidRPr="00EE580E">
        <w:rPr>
          <w:rFonts w:ascii="Arial" w:hAnsi="Arial" w:cs="Arial"/>
          <w:noProof/>
          <w:webHidden/>
        </w:rPr>
        <w:fldChar w:fldCharType="separate"/>
      </w:r>
      <w:ins w:id="570" w:author="MIGUEL FUERTES FERNANDEZ" w:date="2022-08-25T19:35:00Z">
        <w:r>
          <w:rPr>
            <w:rFonts w:ascii="Arial" w:hAnsi="Arial" w:cs="Arial"/>
            <w:noProof/>
            <w:webHidden/>
          </w:rPr>
          <w:t>10</w:t>
        </w:r>
      </w:ins>
      <w:del w:id="571" w:author="MIGUEL FUERTES FERNANDEZ" w:date="2022-08-25T19:01:00Z">
        <w:r w:rsidR="00AB0FC3" w:rsidRPr="00EE580E" w:rsidDel="008B0DF8">
          <w:rPr>
            <w:rFonts w:ascii="Arial" w:hAnsi="Arial" w:cs="Arial"/>
            <w:noProof/>
            <w:webHidden/>
          </w:rPr>
          <w:delText>10</w:delText>
        </w:r>
      </w:del>
      <w:r w:rsidR="00AB0FC3" w:rsidRPr="00EE580E">
        <w:rPr>
          <w:rFonts w:ascii="Arial" w:hAnsi="Arial" w:cs="Arial"/>
          <w:noProof/>
          <w:webHidden/>
        </w:rPr>
        <w:fldChar w:fldCharType="end"/>
      </w:r>
      <w:r>
        <w:rPr>
          <w:rFonts w:ascii="Arial" w:hAnsi="Arial" w:cs="Arial"/>
          <w:noProof/>
        </w:rPr>
        <w:fldChar w:fldCharType="end"/>
      </w:r>
    </w:p>
    <w:p w14:paraId="242F8834" w14:textId="0C85814E" w:rsidR="00AB0FC3" w:rsidRPr="00EE580E" w:rsidRDefault="00F6173C" w:rsidP="00AB0FC3">
      <w:pPr>
        <w:pStyle w:val="TableofFigures"/>
        <w:tabs>
          <w:tab w:val="right" w:leader="dot" w:pos="9016"/>
        </w:tabs>
        <w:spacing w:line="360" w:lineRule="auto"/>
        <w:rPr>
          <w:rFonts w:ascii="Arial" w:eastAsiaTheme="minorEastAsia" w:hAnsi="Arial" w:cs="Arial"/>
          <w:noProof/>
          <w:lang w:val="en-GB" w:eastAsia="en-GB"/>
        </w:rPr>
      </w:pPr>
      <w:r>
        <w:fldChar w:fldCharType="begin"/>
      </w:r>
      <w:r>
        <w:instrText xml:space="preserve"> HYPERLINK \l "_Toc112179535" </w:instrText>
      </w:r>
      <w:r>
        <w:fldChar w:fldCharType="separate"/>
      </w:r>
      <w:r w:rsidR="00AB0FC3" w:rsidRPr="00EE580E">
        <w:rPr>
          <w:rStyle w:val="Hyperlink"/>
          <w:rFonts w:ascii="Arial" w:hAnsi="Arial" w:cs="Arial"/>
          <w:noProof/>
        </w:rPr>
        <w:t>Tabla 3 - Clase Universidad de Jaén</w:t>
      </w:r>
      <w:r w:rsidR="00AB0FC3" w:rsidRPr="00EE580E">
        <w:rPr>
          <w:rFonts w:ascii="Arial" w:hAnsi="Arial" w:cs="Arial"/>
          <w:noProof/>
          <w:webHidden/>
        </w:rPr>
        <w:tab/>
      </w:r>
      <w:r w:rsidR="00AB0FC3" w:rsidRPr="00EE580E">
        <w:rPr>
          <w:rFonts w:ascii="Arial" w:hAnsi="Arial" w:cs="Arial"/>
          <w:noProof/>
          <w:webHidden/>
        </w:rPr>
        <w:fldChar w:fldCharType="begin"/>
      </w:r>
      <w:r w:rsidR="00AB0FC3" w:rsidRPr="00EE580E">
        <w:rPr>
          <w:rFonts w:ascii="Arial" w:hAnsi="Arial" w:cs="Arial"/>
          <w:noProof/>
          <w:webHidden/>
        </w:rPr>
        <w:instrText xml:space="preserve"> PAGEREF _Toc112179535 \h </w:instrText>
      </w:r>
      <w:r w:rsidR="00AB0FC3" w:rsidRPr="00EE580E">
        <w:rPr>
          <w:rFonts w:ascii="Arial" w:hAnsi="Arial" w:cs="Arial"/>
          <w:noProof/>
          <w:webHidden/>
        </w:rPr>
      </w:r>
      <w:r w:rsidR="00AB0FC3" w:rsidRPr="00EE580E">
        <w:rPr>
          <w:rFonts w:ascii="Arial" w:hAnsi="Arial" w:cs="Arial"/>
          <w:noProof/>
          <w:webHidden/>
        </w:rPr>
        <w:fldChar w:fldCharType="separate"/>
      </w:r>
      <w:ins w:id="572" w:author="MIGUEL FUERTES FERNANDEZ" w:date="2022-08-25T19:35:00Z">
        <w:r>
          <w:rPr>
            <w:rFonts w:ascii="Arial" w:hAnsi="Arial" w:cs="Arial"/>
            <w:noProof/>
            <w:webHidden/>
          </w:rPr>
          <w:t>30</w:t>
        </w:r>
      </w:ins>
      <w:del w:id="573" w:author="MIGUEL FUERTES FERNANDEZ" w:date="2022-08-25T19:01:00Z">
        <w:r w:rsidR="00AB0FC3" w:rsidRPr="00EE580E" w:rsidDel="008B0DF8">
          <w:rPr>
            <w:rFonts w:ascii="Arial" w:hAnsi="Arial" w:cs="Arial"/>
            <w:noProof/>
            <w:webHidden/>
          </w:rPr>
          <w:delText>30</w:delText>
        </w:r>
      </w:del>
      <w:r w:rsidR="00AB0FC3" w:rsidRPr="00EE580E">
        <w:rPr>
          <w:rFonts w:ascii="Arial" w:hAnsi="Arial" w:cs="Arial"/>
          <w:noProof/>
          <w:webHidden/>
        </w:rPr>
        <w:fldChar w:fldCharType="end"/>
      </w:r>
      <w:r>
        <w:rPr>
          <w:rFonts w:ascii="Arial" w:hAnsi="Arial" w:cs="Arial"/>
          <w:noProof/>
        </w:rPr>
        <w:fldChar w:fldCharType="end"/>
      </w:r>
    </w:p>
    <w:p w14:paraId="4E88ED1C" w14:textId="35C09DA0" w:rsidR="00AB0FC3" w:rsidRPr="00EE580E" w:rsidRDefault="00F6173C" w:rsidP="00AB0FC3">
      <w:pPr>
        <w:pStyle w:val="TableofFigures"/>
        <w:tabs>
          <w:tab w:val="right" w:leader="dot" w:pos="9016"/>
        </w:tabs>
        <w:spacing w:line="360" w:lineRule="auto"/>
        <w:rPr>
          <w:rFonts w:ascii="Arial" w:eastAsiaTheme="minorEastAsia" w:hAnsi="Arial" w:cs="Arial"/>
          <w:noProof/>
          <w:lang w:val="en-GB" w:eastAsia="en-GB"/>
        </w:rPr>
      </w:pPr>
      <w:r>
        <w:fldChar w:fldCharType="begin"/>
      </w:r>
      <w:r>
        <w:instrText xml:space="preserve"> HYPERLINK \l "_Toc112179536" </w:instrText>
      </w:r>
      <w:r>
        <w:fldChar w:fldCharType="separate"/>
      </w:r>
      <w:r w:rsidR="00AB0FC3" w:rsidRPr="00EE580E">
        <w:rPr>
          <w:rStyle w:val="Hyperlink"/>
          <w:rFonts w:ascii="Arial" w:hAnsi="Arial" w:cs="Arial"/>
          <w:noProof/>
        </w:rPr>
        <w:t>Tabla 4 - Explicación de atributos</w:t>
      </w:r>
      <w:r w:rsidR="00AB0FC3" w:rsidRPr="00EE580E">
        <w:rPr>
          <w:rFonts w:ascii="Arial" w:hAnsi="Arial" w:cs="Arial"/>
          <w:noProof/>
          <w:webHidden/>
        </w:rPr>
        <w:tab/>
      </w:r>
      <w:r w:rsidR="00AB0FC3" w:rsidRPr="00EE580E">
        <w:rPr>
          <w:rFonts w:ascii="Arial" w:hAnsi="Arial" w:cs="Arial"/>
          <w:noProof/>
          <w:webHidden/>
        </w:rPr>
        <w:fldChar w:fldCharType="begin"/>
      </w:r>
      <w:r w:rsidR="00AB0FC3" w:rsidRPr="00EE580E">
        <w:rPr>
          <w:rFonts w:ascii="Arial" w:hAnsi="Arial" w:cs="Arial"/>
          <w:noProof/>
          <w:webHidden/>
        </w:rPr>
        <w:instrText xml:space="preserve"> PAGEREF _Toc112179536 \h </w:instrText>
      </w:r>
      <w:r w:rsidR="00AB0FC3" w:rsidRPr="00EE580E">
        <w:rPr>
          <w:rFonts w:ascii="Arial" w:hAnsi="Arial" w:cs="Arial"/>
          <w:noProof/>
          <w:webHidden/>
        </w:rPr>
      </w:r>
      <w:r w:rsidR="00AB0FC3" w:rsidRPr="00EE580E">
        <w:rPr>
          <w:rFonts w:ascii="Arial" w:hAnsi="Arial" w:cs="Arial"/>
          <w:noProof/>
          <w:webHidden/>
        </w:rPr>
        <w:fldChar w:fldCharType="separate"/>
      </w:r>
      <w:ins w:id="574" w:author="MIGUEL FUERTES FERNANDEZ" w:date="2022-08-25T19:35:00Z">
        <w:r>
          <w:rPr>
            <w:rFonts w:ascii="Arial" w:hAnsi="Arial" w:cs="Arial"/>
            <w:noProof/>
            <w:webHidden/>
          </w:rPr>
          <w:t>37</w:t>
        </w:r>
      </w:ins>
      <w:del w:id="575" w:author="MIGUEL FUERTES FERNANDEZ" w:date="2022-08-25T19:01:00Z">
        <w:r w:rsidR="00AB0FC3" w:rsidRPr="00EE580E" w:rsidDel="008B0DF8">
          <w:rPr>
            <w:rFonts w:ascii="Arial" w:hAnsi="Arial" w:cs="Arial"/>
            <w:noProof/>
            <w:webHidden/>
          </w:rPr>
          <w:delText>37</w:delText>
        </w:r>
      </w:del>
      <w:r w:rsidR="00AB0FC3" w:rsidRPr="00EE580E">
        <w:rPr>
          <w:rFonts w:ascii="Arial" w:hAnsi="Arial" w:cs="Arial"/>
          <w:noProof/>
          <w:webHidden/>
        </w:rPr>
        <w:fldChar w:fldCharType="end"/>
      </w:r>
      <w:r>
        <w:rPr>
          <w:rFonts w:ascii="Arial" w:hAnsi="Arial" w:cs="Arial"/>
          <w:noProof/>
        </w:rPr>
        <w:fldChar w:fldCharType="end"/>
      </w:r>
    </w:p>
    <w:p w14:paraId="5A676159" w14:textId="75FD2A2E" w:rsidR="007D5314" w:rsidRPr="00EE580E" w:rsidRDefault="006C0305" w:rsidP="007D5314">
      <w:pPr>
        <w:spacing w:after="120" w:line="276" w:lineRule="auto"/>
        <w:rPr>
          <w:ins w:id="576" w:author="MIGUEL FUERTES FERNANDEZ" w:date="2022-08-06T19:40:00Z"/>
          <w:rFonts w:ascii="Arial" w:hAnsi="Arial" w:cs="Arial"/>
        </w:rPr>
      </w:pPr>
      <w:r w:rsidRPr="00EE580E">
        <w:rPr>
          <w:rFonts w:ascii="Arial" w:hAnsi="Arial" w:cs="Arial"/>
        </w:rPr>
        <w:fldChar w:fldCharType="end"/>
      </w:r>
    </w:p>
    <w:p w14:paraId="7DC31606" w14:textId="77777777" w:rsidR="007D5314" w:rsidRPr="00EE580E" w:rsidRDefault="007D5314" w:rsidP="007D5314">
      <w:pPr>
        <w:rPr>
          <w:ins w:id="577" w:author="MIGUEL FUERTES FERNANDEZ" w:date="2022-08-06T19:40:00Z"/>
          <w:rFonts w:ascii="Arial" w:hAnsi="Arial" w:cs="Arial"/>
        </w:rPr>
      </w:pPr>
      <w:ins w:id="578" w:author="MIGUEL FUERTES FERNANDEZ" w:date="2022-08-06T19:40:00Z">
        <w:r w:rsidRPr="00EE580E">
          <w:rPr>
            <w:rFonts w:ascii="Arial" w:hAnsi="Arial" w:cs="Arial"/>
          </w:rPr>
          <w:br w:type="page"/>
        </w:r>
      </w:ins>
    </w:p>
    <w:p w14:paraId="4030F265" w14:textId="77777777" w:rsidR="007D5314" w:rsidRPr="00EE580E" w:rsidRDefault="007D5314" w:rsidP="006607A9">
      <w:pPr>
        <w:pStyle w:val="Ttulo1Plantilla"/>
        <w:numPr>
          <w:ilvl w:val="0"/>
          <w:numId w:val="0"/>
        </w:numPr>
        <w:rPr>
          <w:ins w:id="579" w:author="MIGUEL FUERTES FERNANDEZ" w:date="2022-08-06T19:40:00Z"/>
        </w:rPr>
      </w:pPr>
      <w:bookmarkStart w:id="580" w:name="_Toc112348038"/>
      <w:ins w:id="581" w:author="MIGUEL FUERTES FERNANDEZ" w:date="2022-08-06T19:40:00Z">
        <w:r w:rsidRPr="00EE580E">
          <w:t>RESUMEN</w:t>
        </w:r>
        <w:bookmarkEnd w:id="580"/>
      </w:ins>
    </w:p>
    <w:p w14:paraId="30CFDD3E" w14:textId="26C4BEE6" w:rsidR="007D5314" w:rsidRDefault="009235C3" w:rsidP="006127EA">
      <w:pPr>
        <w:pStyle w:val="Contenidodelmarco"/>
        <w:spacing w:afterLines="120" w:after="288" w:line="360" w:lineRule="auto"/>
        <w:rPr>
          <w:noProof/>
        </w:rPr>
      </w:pPr>
      <w:r>
        <w:rPr>
          <w:noProof/>
        </w:rPr>
        <w:t xml:space="preserve">En un mundo donde poco a poco la informatica domina el panomrama mundial, la educacion ha de tomar el relevo y modernizar us sistemas. </w:t>
      </w:r>
    </w:p>
    <w:p w14:paraId="64DC5392" w14:textId="6282CB01" w:rsidR="009235C3" w:rsidRDefault="009235C3" w:rsidP="006127EA">
      <w:pPr>
        <w:pStyle w:val="Contenidodelmarco"/>
        <w:spacing w:afterLines="120" w:after="288" w:line="360" w:lineRule="auto"/>
      </w:pPr>
      <w:r>
        <w:t>Este estudio muestra una imagen de las herramientas actuales, y propone una más, para el uso del docente, ayudándole y facilitándole la creación de grupos.</w:t>
      </w:r>
    </w:p>
    <w:p w14:paraId="4EB2D348" w14:textId="63FE1428" w:rsidR="009235C3" w:rsidRDefault="009235C3" w:rsidP="006127EA">
      <w:pPr>
        <w:pStyle w:val="Contenidodelmarco"/>
        <w:spacing w:afterLines="120" w:after="288" w:line="360" w:lineRule="auto"/>
      </w:pPr>
      <w:r>
        <w:t>Muchos estudios recientes demuestran que el trabajo y el aprendizaje colaborativos, son el futuro sobre el que apostar.</w:t>
      </w:r>
    </w:p>
    <w:p w14:paraId="7E941762" w14:textId="255823CA" w:rsidR="009235C3" w:rsidRDefault="009235C3" w:rsidP="006127EA">
      <w:pPr>
        <w:pStyle w:val="Contenidodelmarco"/>
        <w:spacing w:afterLines="120" w:after="288" w:line="360" w:lineRule="auto"/>
      </w:pPr>
      <w:r>
        <w:t>Uniendo estas dos ideas, este trabajo aporta una herramienta nueva, que facilita al profesor la labor de conformar esos grupos.</w:t>
      </w:r>
    </w:p>
    <w:p w14:paraId="4161CD61" w14:textId="4DAB3957" w:rsidR="009235C3" w:rsidRDefault="009235C3" w:rsidP="006127EA">
      <w:pPr>
        <w:pStyle w:val="Contenidodelmarco"/>
        <w:spacing w:afterLines="120" w:after="288" w:line="360" w:lineRule="auto"/>
      </w:pPr>
      <w:r>
        <w:t>Se detalla en este trabajo, el estudio del panorama actual tanto de las TIC como de los métodos de aprendizaje colaborativo.</w:t>
      </w:r>
    </w:p>
    <w:p w14:paraId="3167511E" w14:textId="3F559721" w:rsidR="007D5314" w:rsidRPr="00EE580E" w:rsidRDefault="009235C3" w:rsidP="00904EF7">
      <w:pPr>
        <w:pStyle w:val="Contenidodelmarco"/>
        <w:spacing w:afterLines="120" w:after="288" w:line="360" w:lineRule="auto"/>
        <w:rPr>
          <w:ins w:id="582" w:author="MIGUEL FUERTES FERNANDEZ" w:date="2022-08-06T19:40:00Z"/>
        </w:rPr>
      </w:pPr>
      <w:r>
        <w:t>Así mismo se ofrece una herramienta ya implementada, que sirve de base para futuros estudios</w:t>
      </w:r>
      <w:r w:rsidR="006127EA">
        <w:t xml:space="preserve">, pero que, </w:t>
      </w:r>
      <w:r w:rsidR="00F561B8">
        <w:t>hoy en día</w:t>
      </w:r>
      <w:r w:rsidR="006127EA">
        <w:t>, ofrece la realización de tests sociométricos.</w:t>
      </w:r>
    </w:p>
    <w:p w14:paraId="639FAB36" w14:textId="126AD6F7" w:rsidR="007D5314" w:rsidRPr="00EE580E" w:rsidRDefault="006127EA" w:rsidP="006127EA">
      <w:pPr>
        <w:pStyle w:val="Contenidodelmarco"/>
        <w:spacing w:line="360" w:lineRule="auto"/>
        <w:rPr>
          <w:ins w:id="583" w:author="MIGUEL FUERTES FERNANDEZ" w:date="2022-08-06T19:40:00Z"/>
        </w:rPr>
      </w:pPr>
      <w:r w:rsidRPr="006127EA">
        <w:rPr>
          <w:b/>
          <w:bCs/>
        </w:rPr>
        <w:t>Palabras clave</w:t>
      </w:r>
      <w:r>
        <w:t>: Aprendizaje colaborativo, TIC, TIC para profesores, Test sociométricos, Plataforma online.</w:t>
      </w:r>
    </w:p>
    <w:p w14:paraId="7F78231C" w14:textId="77777777" w:rsidR="007D5314" w:rsidRPr="00EE580E" w:rsidRDefault="007D5314" w:rsidP="007D5314">
      <w:pPr>
        <w:rPr>
          <w:ins w:id="584" w:author="MIGUEL FUERTES FERNANDEZ" w:date="2022-08-06T19:40:00Z"/>
          <w:rFonts w:ascii="Arial" w:hAnsi="Arial" w:cs="Arial"/>
        </w:rPr>
      </w:pPr>
      <w:ins w:id="585" w:author="MIGUEL FUERTES FERNANDEZ" w:date="2022-08-06T19:40:00Z">
        <w:r w:rsidRPr="00EE580E">
          <w:rPr>
            <w:rFonts w:ascii="Arial" w:hAnsi="Arial" w:cs="Arial"/>
          </w:rPr>
          <w:br w:type="page"/>
        </w:r>
      </w:ins>
    </w:p>
    <w:p w14:paraId="3EE7E9F9" w14:textId="77777777" w:rsidR="007D5314" w:rsidRPr="00F561B8" w:rsidRDefault="007D5314" w:rsidP="006607A9">
      <w:pPr>
        <w:pStyle w:val="Ttulo1Plantilla"/>
        <w:numPr>
          <w:ilvl w:val="0"/>
          <w:numId w:val="0"/>
        </w:numPr>
        <w:rPr>
          <w:ins w:id="586" w:author="MIGUEL FUERTES FERNANDEZ" w:date="2022-08-06T19:40:00Z"/>
          <w:lang w:val="en-GB"/>
        </w:rPr>
      </w:pPr>
      <w:bookmarkStart w:id="587" w:name="_Toc112348039"/>
      <w:ins w:id="588" w:author="MIGUEL FUERTES FERNANDEZ" w:date="2022-08-06T19:40:00Z">
        <w:r w:rsidRPr="00F561B8">
          <w:rPr>
            <w:lang w:val="en-GB"/>
          </w:rPr>
          <w:t>ABSTRACT</w:t>
        </w:r>
        <w:bookmarkEnd w:id="587"/>
      </w:ins>
    </w:p>
    <w:p w14:paraId="376F82A3" w14:textId="77777777" w:rsidR="006D547B" w:rsidRPr="006D547B" w:rsidRDefault="006D547B" w:rsidP="006D547B">
      <w:pPr>
        <w:pStyle w:val="Contenidodelmarco"/>
        <w:spacing w:afterLines="120" w:after="288" w:line="360" w:lineRule="auto"/>
        <w:rPr>
          <w:rFonts w:eastAsiaTheme="minorHAnsi"/>
          <w:lang w:val="en-GB"/>
        </w:rPr>
      </w:pPr>
      <w:r w:rsidRPr="006D547B">
        <w:rPr>
          <w:rFonts w:eastAsiaTheme="minorHAnsi"/>
          <w:lang w:val="en-GB"/>
        </w:rPr>
        <w:t xml:space="preserve">In a world where computers are gradually dominating the global landscape, education has to take over and modernize its systems. </w:t>
      </w:r>
    </w:p>
    <w:p w14:paraId="4BF38433" w14:textId="140756EF" w:rsidR="006D547B" w:rsidRPr="006D547B" w:rsidRDefault="006D547B" w:rsidP="006D547B">
      <w:pPr>
        <w:pStyle w:val="Contenidodelmarco"/>
        <w:spacing w:afterLines="120" w:after="288" w:line="360" w:lineRule="auto"/>
        <w:rPr>
          <w:rFonts w:eastAsiaTheme="minorHAnsi"/>
          <w:lang w:val="en-GB"/>
        </w:rPr>
      </w:pPr>
      <w:r w:rsidRPr="006D547B">
        <w:rPr>
          <w:rFonts w:eastAsiaTheme="minorHAnsi"/>
          <w:lang w:val="en-GB"/>
        </w:rPr>
        <w:t xml:space="preserve">This study shows a picture of the current tools, and proposes one more, for the </w:t>
      </w:r>
      <w:r w:rsidR="006E6B50">
        <w:rPr>
          <w:rFonts w:eastAsiaTheme="minorHAnsi"/>
          <w:lang w:val="en-GB"/>
        </w:rPr>
        <w:t xml:space="preserve">teachers to </w:t>
      </w:r>
      <w:r w:rsidRPr="006D547B">
        <w:rPr>
          <w:rFonts w:eastAsiaTheme="minorHAnsi"/>
          <w:lang w:val="en-GB"/>
        </w:rPr>
        <w:t>use, helping and facilitating the creation of groups.</w:t>
      </w:r>
    </w:p>
    <w:p w14:paraId="58238253" w14:textId="77777777" w:rsidR="006D547B" w:rsidRPr="006D547B" w:rsidRDefault="006D547B" w:rsidP="006D547B">
      <w:pPr>
        <w:pStyle w:val="Contenidodelmarco"/>
        <w:spacing w:afterLines="120" w:after="288" w:line="360" w:lineRule="auto"/>
        <w:rPr>
          <w:rFonts w:eastAsiaTheme="minorHAnsi"/>
          <w:lang w:val="en-GB"/>
        </w:rPr>
      </w:pPr>
      <w:r w:rsidRPr="006D547B">
        <w:rPr>
          <w:rFonts w:eastAsiaTheme="minorHAnsi"/>
          <w:lang w:val="en-GB"/>
        </w:rPr>
        <w:t>Many recent studies show that collaborative work and learning are the future on which to bet.</w:t>
      </w:r>
    </w:p>
    <w:p w14:paraId="654B9646" w14:textId="79972F57" w:rsidR="006D547B" w:rsidRPr="006D547B" w:rsidRDefault="006D547B" w:rsidP="006D547B">
      <w:pPr>
        <w:pStyle w:val="Contenidodelmarco"/>
        <w:spacing w:afterLines="120" w:after="288" w:line="360" w:lineRule="auto"/>
        <w:rPr>
          <w:rFonts w:eastAsiaTheme="minorHAnsi"/>
          <w:lang w:val="en-GB"/>
        </w:rPr>
      </w:pPr>
      <w:r w:rsidRPr="006D547B">
        <w:rPr>
          <w:rFonts w:eastAsiaTheme="minorHAnsi"/>
          <w:lang w:val="en-GB"/>
        </w:rPr>
        <w:t xml:space="preserve">Joining these two ideas, this </w:t>
      </w:r>
      <w:r w:rsidR="006E6B50">
        <w:rPr>
          <w:rFonts w:eastAsiaTheme="minorHAnsi"/>
          <w:lang w:val="en-GB"/>
        </w:rPr>
        <w:t>study</w:t>
      </w:r>
      <w:r w:rsidRPr="006D547B">
        <w:rPr>
          <w:rFonts w:eastAsiaTheme="minorHAnsi"/>
          <w:lang w:val="en-GB"/>
        </w:rPr>
        <w:t xml:space="preserve"> provides a new tool that facilitates the teacher's task of forming these groups.</w:t>
      </w:r>
    </w:p>
    <w:p w14:paraId="1FD0D964" w14:textId="64794593" w:rsidR="006D547B" w:rsidRPr="006D547B" w:rsidRDefault="006E6B50" w:rsidP="006D547B">
      <w:pPr>
        <w:pStyle w:val="Contenidodelmarco"/>
        <w:spacing w:afterLines="120" w:after="288" w:line="360" w:lineRule="auto"/>
        <w:rPr>
          <w:rFonts w:eastAsiaTheme="minorHAnsi"/>
          <w:lang w:val="en-GB"/>
        </w:rPr>
      </w:pPr>
      <w:r>
        <w:rPr>
          <w:rFonts w:eastAsiaTheme="minorHAnsi"/>
          <w:lang w:val="en-GB"/>
        </w:rPr>
        <w:t>T</w:t>
      </w:r>
      <w:r w:rsidRPr="006D547B">
        <w:rPr>
          <w:rFonts w:eastAsiaTheme="minorHAnsi"/>
          <w:lang w:val="en-GB"/>
        </w:rPr>
        <w:t xml:space="preserve">his </w:t>
      </w:r>
      <w:r>
        <w:rPr>
          <w:rFonts w:eastAsiaTheme="minorHAnsi"/>
          <w:lang w:val="en-GB"/>
        </w:rPr>
        <w:t>study</w:t>
      </w:r>
      <w:r w:rsidR="006D547B" w:rsidRPr="006D547B">
        <w:rPr>
          <w:rFonts w:eastAsiaTheme="minorHAnsi"/>
          <w:lang w:val="en-GB"/>
        </w:rPr>
        <w:t xml:space="preserve"> </w:t>
      </w:r>
      <w:r>
        <w:rPr>
          <w:rFonts w:eastAsiaTheme="minorHAnsi"/>
          <w:lang w:val="en-GB"/>
        </w:rPr>
        <w:t>peeks</w:t>
      </w:r>
      <w:r w:rsidR="006D547B" w:rsidRPr="006D547B">
        <w:rPr>
          <w:rFonts w:eastAsiaTheme="minorHAnsi"/>
          <w:lang w:val="en-GB"/>
        </w:rPr>
        <w:t xml:space="preserve"> the current panorama of both </w:t>
      </w:r>
      <w:r>
        <w:rPr>
          <w:rFonts w:eastAsiaTheme="minorHAnsi"/>
          <w:lang w:val="en-GB"/>
        </w:rPr>
        <w:t>TIC</w:t>
      </w:r>
      <w:r w:rsidR="006D547B" w:rsidRPr="006D547B">
        <w:rPr>
          <w:rFonts w:eastAsiaTheme="minorHAnsi"/>
          <w:lang w:val="en-GB"/>
        </w:rPr>
        <w:t xml:space="preserve"> and collaborative learning methods</w:t>
      </w:r>
      <w:r>
        <w:rPr>
          <w:rFonts w:eastAsiaTheme="minorHAnsi"/>
          <w:lang w:val="en-GB"/>
        </w:rPr>
        <w:t>.</w:t>
      </w:r>
    </w:p>
    <w:p w14:paraId="2A30A2A1" w14:textId="28CD00A7" w:rsidR="006D547B" w:rsidRDefault="006D547B" w:rsidP="006D547B">
      <w:pPr>
        <w:pStyle w:val="Contenidodelmarco"/>
        <w:spacing w:afterLines="120" w:after="288" w:line="360" w:lineRule="auto"/>
        <w:rPr>
          <w:rFonts w:eastAsiaTheme="minorHAnsi"/>
          <w:lang w:val="en-GB"/>
        </w:rPr>
      </w:pPr>
      <w:r w:rsidRPr="006D547B">
        <w:rPr>
          <w:rFonts w:eastAsiaTheme="minorHAnsi"/>
          <w:lang w:val="en-GB"/>
        </w:rPr>
        <w:t xml:space="preserve">It also offers a tool already implemented, which serves as a basis for future studies, but which, at </w:t>
      </w:r>
      <w:r w:rsidR="006E6B50">
        <w:rPr>
          <w:rFonts w:eastAsiaTheme="minorHAnsi"/>
          <w:lang w:val="en-GB"/>
        </w:rPr>
        <w:t>this moment</w:t>
      </w:r>
      <w:r w:rsidRPr="006D547B">
        <w:rPr>
          <w:rFonts w:eastAsiaTheme="minorHAnsi"/>
          <w:lang w:val="en-GB"/>
        </w:rPr>
        <w:t>, offers the realization of sociometric tests.</w:t>
      </w:r>
    </w:p>
    <w:p w14:paraId="773D623C" w14:textId="250A0C01" w:rsidR="00B87B27" w:rsidRPr="00B87B27" w:rsidRDefault="00B87B27" w:rsidP="00B87B27">
      <w:pPr>
        <w:pStyle w:val="Contenidodelmarco"/>
        <w:spacing w:line="360" w:lineRule="auto"/>
        <w:rPr>
          <w:ins w:id="589" w:author="MIGUEL FUERTES FERNANDEZ" w:date="2022-08-06T19:40:00Z"/>
          <w:lang w:val="en-GB"/>
        </w:rPr>
      </w:pPr>
      <w:r w:rsidRPr="00B87B27">
        <w:rPr>
          <w:b/>
          <w:bCs/>
          <w:lang w:val="en-GB"/>
        </w:rPr>
        <w:t>Keywords</w:t>
      </w:r>
      <w:r w:rsidRPr="00B87B27">
        <w:rPr>
          <w:lang w:val="en-GB"/>
        </w:rPr>
        <w:t xml:space="preserve">: Collaborative Learning, TIC, </w:t>
      </w:r>
      <w:r>
        <w:rPr>
          <w:lang w:val="en-GB"/>
        </w:rPr>
        <w:t>Teacher’s TIC</w:t>
      </w:r>
      <w:r w:rsidRPr="00B87B27">
        <w:rPr>
          <w:lang w:val="en-GB"/>
        </w:rPr>
        <w:t xml:space="preserve">, </w:t>
      </w:r>
      <w:r w:rsidR="00F561B8">
        <w:rPr>
          <w:lang w:val="en-GB"/>
        </w:rPr>
        <w:t>Sociometric</w:t>
      </w:r>
      <w:r>
        <w:rPr>
          <w:lang w:val="en-GB"/>
        </w:rPr>
        <w:t xml:space="preserve"> Tests</w:t>
      </w:r>
      <w:r w:rsidRPr="00B87B27">
        <w:rPr>
          <w:lang w:val="en-GB"/>
        </w:rPr>
        <w:t xml:space="preserve">, </w:t>
      </w:r>
      <w:r>
        <w:rPr>
          <w:lang w:val="en-GB"/>
        </w:rPr>
        <w:t>Online Platform.</w:t>
      </w:r>
    </w:p>
    <w:p w14:paraId="5B9ED424" w14:textId="77777777" w:rsidR="00B87B27" w:rsidRPr="00B87B27" w:rsidRDefault="00B87B27" w:rsidP="006D547B">
      <w:pPr>
        <w:pStyle w:val="Contenidodelmarco"/>
        <w:spacing w:afterLines="120" w:after="288" w:line="360" w:lineRule="auto"/>
        <w:rPr>
          <w:rFonts w:eastAsiaTheme="minorHAnsi"/>
          <w:lang w:val="en-GB"/>
        </w:rPr>
      </w:pPr>
    </w:p>
    <w:p w14:paraId="2B5F7E0F" w14:textId="4F4F7453" w:rsidR="00394151" w:rsidRPr="00B87B27" w:rsidDel="007D5314" w:rsidRDefault="00394151">
      <w:pPr>
        <w:spacing w:afterLines="120" w:after="288" w:line="360" w:lineRule="auto"/>
        <w:ind w:firstLine="709"/>
        <w:rPr>
          <w:del w:id="590" w:author="MIGUEL FUERTES FERNANDEZ" w:date="2022-08-06T19:40:00Z"/>
          <w:rFonts w:ascii="Arial" w:hAnsi="Arial" w:cs="Arial"/>
          <w:lang w:val="en-GB"/>
        </w:rPr>
        <w:pPrChange w:id="591" w:author="MIGUEL FUERTES FERNANDEZ" w:date="2022-08-06T19:31:00Z">
          <w:pPr>
            <w:spacing w:after="120"/>
          </w:pPr>
        </w:pPrChange>
      </w:pPr>
      <w:del w:id="592" w:author="MIGUEL FUERTES FERNANDEZ" w:date="2022-08-06T19:40:00Z">
        <w:r w:rsidRPr="00EE580E" w:rsidDel="007D5314">
          <w:rPr>
            <w:rFonts w:ascii="Arial" w:hAnsi="Arial" w:cs="Arial"/>
            <w:noProof/>
            <w:lang w:eastAsia="es-ES_tradnl"/>
          </w:rPr>
          <mc:AlternateContent>
            <mc:Choice Requires="wps">
              <w:drawing>
                <wp:anchor distT="0" distB="0" distL="114300" distR="114300" simplePos="0" relativeHeight="251659264" behindDoc="0" locked="0" layoutInCell="1" allowOverlap="1" wp14:anchorId="51257793" wp14:editId="25692ED3">
                  <wp:simplePos x="0" y="0"/>
                  <wp:positionH relativeFrom="column">
                    <wp:posOffset>-427990</wp:posOffset>
                  </wp:positionH>
                  <wp:positionV relativeFrom="paragraph">
                    <wp:posOffset>320040</wp:posOffset>
                  </wp:positionV>
                  <wp:extent cx="4410710" cy="1555115"/>
                  <wp:effectExtent l="0" t="0" r="0" b="6985"/>
                  <wp:wrapSquare wrapText="bothSides"/>
                  <wp:docPr id="1" name="Cuadro de texto 6"/>
                  <wp:cNvGraphicFramePr/>
                  <a:graphic xmlns:a="http://schemas.openxmlformats.org/drawingml/2006/main">
                    <a:graphicData uri="http://schemas.microsoft.com/office/word/2010/wordprocessingShape">
                      <wps:wsp>
                        <wps:cNvSpPr/>
                        <wps:spPr>
                          <a:xfrm>
                            <a:off x="0" y="0"/>
                            <a:ext cx="4410710" cy="1555115"/>
                          </a:xfrm>
                          <a:prstGeom prst="rect">
                            <a:avLst/>
                          </a:prstGeom>
                          <a:noFill/>
                          <a:ln>
                            <a:noFill/>
                          </a:ln>
                        </wps:spPr>
                        <wps:style>
                          <a:lnRef idx="0">
                            <a:schemeClr val="accent1"/>
                          </a:lnRef>
                          <a:fillRef idx="0">
                            <a:schemeClr val="accent1"/>
                          </a:fillRef>
                          <a:effectRef idx="0">
                            <a:schemeClr val="accent1"/>
                          </a:effectRef>
                          <a:fontRef idx="minor"/>
                        </wps:style>
                        <wps:txbx>
                          <w:txbxContent>
                            <w:p w14:paraId="1E542B51" w14:textId="77777777" w:rsidR="000E26C9" w:rsidRDefault="000E26C9" w:rsidP="00CF2C35">
                              <w:pPr>
                                <w:pStyle w:val="Contenidodelmarco"/>
                                <w:ind w:firstLine="0"/>
                                <w:jc w:val="left"/>
                                <w:rPr>
                                  <w:b/>
                                  <w:color w:val="BFBFBF" w:themeColor="background1" w:themeShade="BF"/>
                                  <w:sz w:val="40"/>
                                  <w:szCs w:val="40"/>
                                </w:rPr>
                              </w:pPr>
                              <w:r>
                                <w:rPr>
                                  <w:b/>
                                  <w:color w:val="BFBFBF" w:themeColor="background1" w:themeShade="BF"/>
                                  <w:sz w:val="40"/>
                                  <w:szCs w:val="40"/>
                                </w:rPr>
                                <w:t>Facultad de Lenguas y Educación</w:t>
                              </w:r>
                            </w:p>
                            <w:p w14:paraId="1E0E7587" w14:textId="77777777" w:rsidR="000E26C9" w:rsidRDefault="000E26C9" w:rsidP="00CF2C35">
                              <w:pPr>
                                <w:pStyle w:val="Contenidodelmarco"/>
                                <w:ind w:firstLine="0"/>
                                <w:jc w:val="left"/>
                                <w:rPr>
                                  <w:b/>
                                  <w:color w:val="BFBFBF" w:themeColor="background1" w:themeShade="BF"/>
                                  <w:sz w:val="40"/>
                                  <w:szCs w:val="40"/>
                                </w:rPr>
                              </w:pPr>
                              <w:r>
                                <w:rPr>
                                  <w:b/>
                                  <w:color w:val="BFBFBF" w:themeColor="background1" w:themeShade="BF"/>
                                  <w:sz w:val="40"/>
                                  <w:szCs w:val="40"/>
                                </w:rPr>
                                <w:t>Dpto. de Educación</w:t>
                              </w:r>
                            </w:p>
                            <w:p w14:paraId="2BBF913D" w14:textId="77777777" w:rsidR="000E26C9" w:rsidRDefault="000E26C9" w:rsidP="00CF2C35">
                              <w:pPr>
                                <w:pStyle w:val="Contenidodelmarco"/>
                                <w:ind w:firstLine="0"/>
                                <w:jc w:val="left"/>
                                <w:rPr>
                                  <w:b/>
                                </w:rPr>
                              </w:pPr>
                            </w:p>
                            <w:p w14:paraId="6F3398CA" w14:textId="77777777" w:rsidR="000E26C9" w:rsidRDefault="000E26C9" w:rsidP="00CF2C35">
                              <w:pPr>
                                <w:pStyle w:val="Contenidodelmarco"/>
                                <w:ind w:firstLine="0"/>
                                <w:jc w:val="left"/>
                                <w:rPr>
                                  <w:b/>
                                </w:rPr>
                              </w:pPr>
                              <w:r>
                                <w:rPr>
                                  <w:b/>
                                </w:rPr>
                                <w:t>Nombre del alumno:</w:t>
                              </w:r>
                            </w:p>
                            <w:p w14:paraId="2979701A" w14:textId="77777777" w:rsidR="000E26C9" w:rsidRDefault="000E26C9" w:rsidP="00CF2C35">
                              <w:pPr>
                                <w:pStyle w:val="Contenidodelmarco"/>
                                <w:ind w:firstLine="0"/>
                                <w:jc w:val="left"/>
                              </w:pPr>
                              <w:r>
                                <w:rPr>
                                  <w:b/>
                                </w:rPr>
                                <w:t>Nombre del tutor: Dra. Elena Román Jordán</w:t>
                              </w:r>
                            </w:p>
                          </w:txbxContent>
                        </wps:txbx>
                        <wps:bodyPr>
                          <a:prstTxWarp prst="textNoShape">
                            <a:avLst/>
                          </a:prstTxWarp>
                          <a:noAutofit/>
                        </wps:bodyPr>
                      </wps:wsp>
                    </a:graphicData>
                  </a:graphic>
                  <wp14:sizeRelV relativeFrom="margin">
                    <wp14:pctHeight>0</wp14:pctHeight>
                  </wp14:sizeRelV>
                </wp:anchor>
              </w:drawing>
            </mc:Choice>
            <mc:Fallback>
              <w:pict>
                <v:rect w14:anchorId="51257793" id="Cuadro de texto 6" o:spid="_x0000_s1028" style="position:absolute;left:0;text-align:left;margin-left:-33.7pt;margin-top:25.2pt;width:347.3pt;height:122.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" filled="f" stroked="f">
                  <v:textbox>
                    <w:txbxContent>
                      <w:p w14:paraId="1E542B51" w14:textId="77777777" w:rsidR="000E26C9" w:rsidRDefault="000E26C9" w:rsidP="00CF2C35">
                        <w:pPr>
                          <w:pStyle w:val="Contenidodelmarco"/>
                          <w:ind w:firstLine="0"/>
                          <w:jc w:val="left"/>
                          <w:rPr>
                            <w:b/>
                            <w:color w:val="BFBFBF" w:themeColor="background1" w:themeShade="BF"/>
                            <w:sz w:val="40"/>
                            <w:szCs w:val="40"/>
                          </w:rPr>
                        </w:pPr>
                        <w:r>
                          <w:rPr>
                            <w:b/>
                            <w:color w:val="BFBFBF" w:themeColor="background1" w:themeShade="BF"/>
                            <w:sz w:val="40"/>
                            <w:szCs w:val="40"/>
                          </w:rPr>
                          <w:t>Facultad de Lenguas y Educación</w:t>
                        </w:r>
                      </w:p>
                      <w:p w14:paraId="1E0E7587" w14:textId="77777777" w:rsidR="000E26C9" w:rsidRDefault="000E26C9" w:rsidP="00CF2C35">
                        <w:pPr>
                          <w:pStyle w:val="Contenidodelmarco"/>
                          <w:ind w:firstLine="0"/>
                          <w:jc w:val="left"/>
                          <w:rPr>
                            <w:b/>
                            <w:color w:val="BFBFBF" w:themeColor="background1" w:themeShade="BF"/>
                            <w:sz w:val="40"/>
                            <w:szCs w:val="40"/>
                          </w:rPr>
                        </w:pPr>
                        <w:r>
                          <w:rPr>
                            <w:b/>
                            <w:color w:val="BFBFBF" w:themeColor="background1" w:themeShade="BF"/>
                            <w:sz w:val="40"/>
                            <w:szCs w:val="40"/>
                          </w:rPr>
                          <w:t>Dpto. de Educación</w:t>
                        </w:r>
                      </w:p>
                      <w:p w14:paraId="2BBF913D" w14:textId="77777777" w:rsidR="000E26C9" w:rsidRDefault="000E26C9" w:rsidP="00CF2C35">
                        <w:pPr>
                          <w:pStyle w:val="Contenidodelmarco"/>
                          <w:ind w:firstLine="0"/>
                          <w:jc w:val="left"/>
                          <w:rPr>
                            <w:b/>
                          </w:rPr>
                        </w:pPr>
                      </w:p>
                      <w:p w14:paraId="6F3398CA" w14:textId="77777777" w:rsidR="000E26C9" w:rsidRDefault="000E26C9" w:rsidP="00CF2C35">
                        <w:pPr>
                          <w:pStyle w:val="Contenidodelmarco"/>
                          <w:ind w:firstLine="0"/>
                          <w:jc w:val="left"/>
                          <w:rPr>
                            <w:b/>
                          </w:rPr>
                        </w:pPr>
                        <w:r>
                          <w:rPr>
                            <w:b/>
                          </w:rPr>
                          <w:t>Nombre del alumno:</w:t>
                        </w:r>
                      </w:p>
                      <w:p w14:paraId="2979701A" w14:textId="77777777" w:rsidR="000E26C9" w:rsidRDefault="000E26C9" w:rsidP="00CF2C35">
                        <w:pPr>
                          <w:pStyle w:val="Contenidodelmarco"/>
                          <w:ind w:firstLine="0"/>
                          <w:jc w:val="left"/>
                        </w:pPr>
                        <w:r>
                          <w:rPr>
                            <w:b/>
                          </w:rPr>
                          <w:t>Nombre del tutor: Dra. Elena Román Jordán</w:t>
                        </w:r>
                      </w:p>
                    </w:txbxContent>
                  </v:textbox>
                  <w10:wrap type="square"/>
                </v:rect>
              </w:pict>
            </mc:Fallback>
          </mc:AlternateContent>
        </w:r>
      </w:del>
    </w:p>
    <w:p w14:paraId="0973DE2B" w14:textId="3E2873DC" w:rsidR="00394151" w:rsidRPr="00B87B27" w:rsidDel="007D5314" w:rsidRDefault="00394151">
      <w:pPr>
        <w:spacing w:afterLines="120" w:after="288" w:line="360" w:lineRule="auto"/>
        <w:ind w:firstLine="709"/>
        <w:rPr>
          <w:del w:id="593" w:author="MIGUEL FUERTES FERNANDEZ" w:date="2022-08-06T19:40:00Z"/>
          <w:rFonts w:ascii="Arial" w:hAnsi="Arial" w:cs="Arial"/>
          <w:lang w:val="en-GB"/>
        </w:rPr>
        <w:pPrChange w:id="594" w:author="MIGUEL FUERTES FERNANDEZ" w:date="2022-08-06T19:31:00Z">
          <w:pPr>
            <w:spacing w:after="120"/>
          </w:pPr>
        </w:pPrChange>
      </w:pPr>
    </w:p>
    <w:p w14:paraId="3D1ECD7F" w14:textId="30F18F9F" w:rsidR="00394151" w:rsidRPr="00B87B27" w:rsidDel="007D5314" w:rsidRDefault="00394151">
      <w:pPr>
        <w:spacing w:afterLines="120" w:after="288" w:line="360" w:lineRule="auto"/>
        <w:ind w:firstLine="709"/>
        <w:rPr>
          <w:del w:id="595" w:author="MIGUEL FUERTES FERNANDEZ" w:date="2022-08-06T19:40:00Z"/>
          <w:rFonts w:ascii="Arial" w:hAnsi="Arial" w:cs="Arial"/>
          <w:lang w:val="en-GB"/>
        </w:rPr>
        <w:pPrChange w:id="596" w:author="MIGUEL FUERTES FERNANDEZ" w:date="2022-08-06T19:31:00Z">
          <w:pPr>
            <w:spacing w:after="120"/>
          </w:pPr>
        </w:pPrChange>
      </w:pPr>
    </w:p>
    <w:p w14:paraId="61BE4B9D" w14:textId="5C3BFE51" w:rsidR="00394151" w:rsidRPr="00B87B27" w:rsidDel="007D5314" w:rsidRDefault="00394151">
      <w:pPr>
        <w:spacing w:afterLines="120" w:after="288" w:line="360" w:lineRule="auto"/>
        <w:ind w:firstLine="709"/>
        <w:rPr>
          <w:del w:id="597" w:author="MIGUEL FUERTES FERNANDEZ" w:date="2022-08-06T19:40:00Z"/>
          <w:rFonts w:ascii="Arial" w:hAnsi="Arial" w:cs="Arial"/>
          <w:lang w:val="en-GB"/>
        </w:rPr>
        <w:pPrChange w:id="598" w:author="MIGUEL FUERTES FERNANDEZ" w:date="2022-08-06T19:31:00Z">
          <w:pPr>
            <w:spacing w:after="120"/>
          </w:pPr>
        </w:pPrChange>
      </w:pPr>
      <w:del w:id="599" w:author="MIGUEL FUERTES FERNANDEZ" w:date="2022-08-06T19:40:00Z">
        <w:r w:rsidRPr="00EE580E" w:rsidDel="007D5314">
          <w:rPr>
            <w:rFonts w:ascii="Arial" w:hAnsi="Arial" w:cs="Arial"/>
            <w:noProof/>
            <w:lang w:eastAsia="es-ES_tradnl"/>
          </w:rPr>
          <w:drawing>
            <wp:anchor distT="0" distB="0" distL="114300" distR="114300" simplePos="0" relativeHeight="251661312" behindDoc="1" locked="0" layoutInCell="1" allowOverlap="1" wp14:anchorId="4F36281F" wp14:editId="6BAE1470">
              <wp:simplePos x="0" y="0"/>
              <wp:positionH relativeFrom="page">
                <wp:posOffset>2477904</wp:posOffset>
              </wp:positionH>
              <wp:positionV relativeFrom="margin">
                <wp:posOffset>875030</wp:posOffset>
              </wp:positionV>
              <wp:extent cx="4735195" cy="7005955"/>
              <wp:effectExtent l="0" t="0" r="8255" b="444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trato MARCA.jpg"/>
                      <pic:cNvPicPr/>
                    </pic:nvPicPr>
                    <pic:blipFill>
                      <a:blip r:embed="rId8" cstate="print">
                        <a:alphaModFix amt="70000"/>
                        <a:extLst>
                          <a:ext uri="{28A0092B-C50C-407E-A947-70E740481C1C}">
                            <a14:useLocalDpi xmlns:a14="http://schemas.microsoft.com/office/drawing/2010/main" val="0"/>
                          </a:ext>
                        </a:extLst>
                      </a:blip>
                      <a:stretch>
                        <a:fillRect/>
                      </a:stretch>
                    </pic:blipFill>
                    <pic:spPr>
                      <a:xfrm>
                        <a:off x="0" y="0"/>
                        <a:ext cx="4735195" cy="7005955"/>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del>
    </w:p>
    <w:p w14:paraId="5C67B501" w14:textId="049856AD" w:rsidR="00394151" w:rsidRPr="00B87B27" w:rsidDel="007D5314" w:rsidRDefault="00394151">
      <w:pPr>
        <w:spacing w:afterLines="120" w:after="288" w:line="360" w:lineRule="auto"/>
        <w:ind w:firstLine="709"/>
        <w:rPr>
          <w:del w:id="600" w:author="MIGUEL FUERTES FERNANDEZ" w:date="2022-08-06T19:40:00Z"/>
          <w:rFonts w:ascii="Arial" w:hAnsi="Arial" w:cs="Arial"/>
          <w:lang w:val="en-GB"/>
        </w:rPr>
        <w:pPrChange w:id="601" w:author="MIGUEL FUERTES FERNANDEZ" w:date="2022-08-06T19:31:00Z">
          <w:pPr>
            <w:spacing w:after="120"/>
          </w:pPr>
        </w:pPrChange>
      </w:pPr>
    </w:p>
    <w:p w14:paraId="1197C195" w14:textId="6341D7E1" w:rsidR="00394151" w:rsidRPr="00B87B27" w:rsidDel="007D5314" w:rsidRDefault="00394151">
      <w:pPr>
        <w:spacing w:afterLines="120" w:after="288" w:line="360" w:lineRule="auto"/>
        <w:ind w:firstLine="709"/>
        <w:rPr>
          <w:del w:id="602" w:author="MIGUEL FUERTES FERNANDEZ" w:date="2022-08-06T19:40:00Z"/>
          <w:rFonts w:ascii="Arial" w:hAnsi="Arial" w:cs="Arial"/>
          <w:lang w:val="en-GB"/>
        </w:rPr>
        <w:pPrChange w:id="603" w:author="MIGUEL FUERTES FERNANDEZ" w:date="2022-08-06T19:31:00Z">
          <w:pPr>
            <w:spacing w:after="120"/>
          </w:pPr>
        </w:pPrChange>
      </w:pPr>
    </w:p>
    <w:p w14:paraId="05EA18EB" w14:textId="7003B2F2" w:rsidR="00394151" w:rsidRPr="00B87B27" w:rsidDel="007D5314" w:rsidRDefault="00394151">
      <w:pPr>
        <w:spacing w:afterLines="120" w:after="288" w:line="360" w:lineRule="auto"/>
        <w:ind w:firstLine="709"/>
        <w:rPr>
          <w:del w:id="604" w:author="MIGUEL FUERTES FERNANDEZ" w:date="2022-08-06T19:40:00Z"/>
          <w:rFonts w:ascii="Arial" w:hAnsi="Arial" w:cs="Arial"/>
          <w:lang w:val="en-GB"/>
        </w:rPr>
        <w:pPrChange w:id="605" w:author="MIGUEL FUERTES FERNANDEZ" w:date="2022-08-06T19:31:00Z">
          <w:pPr>
            <w:spacing w:after="120"/>
          </w:pPr>
        </w:pPrChange>
      </w:pPr>
    </w:p>
    <w:p w14:paraId="00CAB429" w14:textId="58F4D072" w:rsidR="00394151" w:rsidRPr="00B87B27" w:rsidDel="007D5314" w:rsidRDefault="00394151">
      <w:pPr>
        <w:spacing w:afterLines="120" w:after="288" w:line="360" w:lineRule="auto"/>
        <w:ind w:firstLine="709"/>
        <w:rPr>
          <w:del w:id="606" w:author="MIGUEL FUERTES FERNANDEZ" w:date="2022-08-06T19:40:00Z"/>
          <w:rFonts w:ascii="Arial" w:hAnsi="Arial" w:cs="Arial"/>
          <w:lang w:val="en-GB"/>
        </w:rPr>
        <w:pPrChange w:id="607" w:author="MIGUEL FUERTES FERNANDEZ" w:date="2022-08-06T19:31:00Z">
          <w:pPr>
            <w:spacing w:after="120"/>
          </w:pPr>
        </w:pPrChange>
      </w:pPr>
    </w:p>
    <w:p w14:paraId="7B6E32A0" w14:textId="42ED79DC" w:rsidR="00394151" w:rsidRPr="00B87B27" w:rsidDel="007D5314" w:rsidRDefault="00394151">
      <w:pPr>
        <w:spacing w:afterLines="120" w:after="288" w:line="360" w:lineRule="auto"/>
        <w:ind w:firstLine="709"/>
        <w:rPr>
          <w:del w:id="608" w:author="MIGUEL FUERTES FERNANDEZ" w:date="2022-08-06T19:40:00Z"/>
          <w:rFonts w:ascii="Arial" w:hAnsi="Arial" w:cs="Arial"/>
          <w:lang w:val="en-GB"/>
        </w:rPr>
        <w:pPrChange w:id="609" w:author="MIGUEL FUERTES FERNANDEZ" w:date="2022-08-06T19:31:00Z">
          <w:pPr>
            <w:spacing w:after="120"/>
          </w:pPr>
        </w:pPrChange>
      </w:pPr>
    </w:p>
    <w:p w14:paraId="4D992AFF" w14:textId="2B68BB99" w:rsidR="00394151" w:rsidRPr="00B87B27" w:rsidDel="007D5314" w:rsidRDefault="00394151">
      <w:pPr>
        <w:spacing w:afterLines="120" w:after="288" w:line="360" w:lineRule="auto"/>
        <w:ind w:firstLine="709"/>
        <w:rPr>
          <w:del w:id="610" w:author="MIGUEL FUERTES FERNANDEZ" w:date="2022-08-06T19:40:00Z"/>
          <w:rFonts w:ascii="Arial" w:hAnsi="Arial" w:cs="Arial"/>
          <w:lang w:val="en-GB"/>
        </w:rPr>
        <w:pPrChange w:id="611" w:author="MIGUEL FUERTES FERNANDEZ" w:date="2022-08-06T19:31:00Z">
          <w:pPr>
            <w:spacing w:after="120"/>
          </w:pPr>
        </w:pPrChange>
      </w:pPr>
    </w:p>
    <w:p w14:paraId="08135C38" w14:textId="6BF1ABC7" w:rsidR="00394151" w:rsidRPr="00B87B27" w:rsidDel="007D5314" w:rsidRDefault="00394151">
      <w:pPr>
        <w:spacing w:afterLines="120" w:after="288" w:line="360" w:lineRule="auto"/>
        <w:ind w:firstLine="709"/>
        <w:rPr>
          <w:del w:id="612" w:author="MIGUEL FUERTES FERNANDEZ" w:date="2022-08-06T19:40:00Z"/>
          <w:rFonts w:ascii="Arial" w:hAnsi="Arial" w:cs="Arial"/>
          <w:lang w:val="en-GB"/>
        </w:rPr>
        <w:pPrChange w:id="613" w:author="MIGUEL FUERTES FERNANDEZ" w:date="2022-08-06T19:31:00Z">
          <w:pPr>
            <w:spacing w:after="120"/>
          </w:pPr>
        </w:pPrChange>
      </w:pPr>
    </w:p>
    <w:p w14:paraId="69C5932D" w14:textId="3157F146" w:rsidR="00394151" w:rsidRPr="00B87B27" w:rsidDel="007D5314" w:rsidRDefault="00394151">
      <w:pPr>
        <w:spacing w:afterLines="120" w:after="288" w:line="360" w:lineRule="auto"/>
        <w:ind w:firstLine="709"/>
        <w:rPr>
          <w:del w:id="614" w:author="MIGUEL FUERTES FERNANDEZ" w:date="2022-08-06T19:40:00Z"/>
          <w:rFonts w:ascii="Arial" w:hAnsi="Arial" w:cs="Arial"/>
          <w:lang w:val="en-GB"/>
        </w:rPr>
        <w:pPrChange w:id="615" w:author="MIGUEL FUERTES FERNANDEZ" w:date="2022-08-06T19:31:00Z">
          <w:pPr>
            <w:spacing w:after="120"/>
          </w:pPr>
        </w:pPrChange>
      </w:pPr>
    </w:p>
    <w:p w14:paraId="5BAC2673" w14:textId="5F19AEEA" w:rsidR="00394151" w:rsidRPr="00B87B27" w:rsidDel="007D5314" w:rsidRDefault="00394151">
      <w:pPr>
        <w:spacing w:afterLines="120" w:after="288" w:line="360" w:lineRule="auto"/>
        <w:ind w:firstLine="709"/>
        <w:rPr>
          <w:del w:id="616" w:author="MIGUEL FUERTES FERNANDEZ" w:date="2022-08-06T19:40:00Z"/>
          <w:rFonts w:ascii="Arial" w:hAnsi="Arial" w:cs="Arial"/>
          <w:lang w:val="en-GB"/>
        </w:rPr>
        <w:pPrChange w:id="617" w:author="MIGUEL FUERTES FERNANDEZ" w:date="2022-08-06T19:31:00Z">
          <w:pPr>
            <w:spacing w:after="120"/>
          </w:pPr>
        </w:pPrChange>
      </w:pPr>
      <w:del w:id="618" w:author="MIGUEL FUERTES FERNANDEZ" w:date="2022-08-06T19:40:00Z">
        <w:r w:rsidRPr="00EE580E" w:rsidDel="007D5314">
          <w:rPr>
            <w:rFonts w:ascii="Arial" w:hAnsi="Arial" w:cs="Arial"/>
            <w:noProof/>
            <w:lang w:eastAsia="es-ES_tradnl"/>
          </w:rPr>
          <mc:AlternateContent>
            <mc:Choice Requires="wps">
              <w:drawing>
                <wp:anchor distT="0" distB="0" distL="114300" distR="114300" simplePos="0" relativeHeight="251663360" behindDoc="0" locked="0" layoutInCell="1" allowOverlap="1" wp14:anchorId="1052EB1A" wp14:editId="5811F2D3">
                  <wp:simplePos x="0" y="0"/>
                  <wp:positionH relativeFrom="page">
                    <wp:posOffset>0</wp:posOffset>
                  </wp:positionH>
                  <wp:positionV relativeFrom="page">
                    <wp:posOffset>4607493</wp:posOffset>
                  </wp:positionV>
                  <wp:extent cx="4000500" cy="2722880"/>
                  <wp:effectExtent l="0" t="0" r="0" b="1270"/>
                  <wp:wrapNone/>
                  <wp:docPr id="3" name="Rectangle 82"/>
                  <wp:cNvGraphicFramePr/>
                  <a:graphic xmlns:a="http://schemas.openxmlformats.org/drawingml/2006/main">
                    <a:graphicData uri="http://schemas.microsoft.com/office/word/2010/wordprocessingShape">
                      <wps:wsp>
                        <wps:cNvSpPr/>
                        <wps:spPr>
                          <a:xfrm>
                            <a:off x="0" y="0"/>
                            <a:ext cx="4000500" cy="2722880"/>
                          </a:xfrm>
                          <a:prstGeom prst="rect">
                            <a:avLst/>
                          </a:prstGeom>
                          <a:solidFill>
                            <a:srgbClr val="C2002F"/>
                          </a:solidFill>
                          <a:ln>
                            <a:noFill/>
                          </a:ln>
                        </wps:spPr>
                        <wps:style>
                          <a:lnRef idx="0">
                            <a:scrgbClr r="0" g="0" b="0"/>
                          </a:lnRef>
                          <a:fillRef idx="0">
                            <a:scrgbClr r="0" g="0" b="0"/>
                          </a:fillRef>
                          <a:effectRef idx="0">
                            <a:scrgbClr r="0" g="0" b="0"/>
                          </a:effectRef>
                          <a:fontRef idx="minor"/>
                        </wps:style>
                        <wps:txbx>
                          <w:txbxContent>
                            <w:p w14:paraId="2F5A5133" w14:textId="77777777" w:rsidR="000E26C9" w:rsidRDefault="000E26C9" w:rsidP="00CF2C35">
                              <w:pPr>
                                <w:pStyle w:val="PortadaTtulo"/>
                              </w:pPr>
                              <w:r>
                                <w:t>TÍTULO DEL TRABAJO</w:t>
                              </w:r>
                            </w:p>
                            <w:p w14:paraId="36E9E4EC" w14:textId="77777777" w:rsidR="000E26C9" w:rsidRDefault="000E26C9" w:rsidP="00CF2C35">
                              <w:pPr>
                                <w:pStyle w:val="PortadaTtulo"/>
                              </w:pPr>
                            </w:p>
                          </w:txbxContent>
                        </wps:txbx>
                        <wps:bodyPr lIns="539640" tIns="360000" rIns="539640" bIns="360000" anchor="ctr">
                          <a:noAutofit/>
                        </wps:bodyPr>
                      </wps:wsp>
                    </a:graphicData>
                  </a:graphic>
                </wp:anchor>
              </w:drawing>
            </mc:Choice>
            <mc:Fallback>
              <w:pict>
                <v:rect w14:anchorId="1052EB1A" id="Rectangle 82" o:spid="_x0000_s1029" style="position:absolute;left:0;text-align:left;margin-left:0;margin-top:362.8pt;width:315pt;height:214.4pt;z-index:25166336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" fillcolor="#c2002f" stroked="f">
                  <v:textbox inset="14.99mm,10mm,14.99mm,10mm">
                    <w:txbxContent>
                      <w:p w14:paraId="2F5A5133" w14:textId="77777777" w:rsidR="000E26C9" w:rsidRDefault="000E26C9" w:rsidP="00CF2C35">
                        <w:pPr>
                          <w:pStyle w:val="PortadaTtulo"/>
                        </w:pPr>
                        <w:r>
                          <w:t>TÍTULO DEL TRABAJO</w:t>
                        </w:r>
                      </w:p>
                      <w:p w14:paraId="36E9E4EC" w14:textId="77777777" w:rsidR="000E26C9" w:rsidRDefault="000E26C9" w:rsidP="00CF2C35">
                        <w:pPr>
                          <w:pStyle w:val="PortadaTtulo"/>
                        </w:pPr>
                      </w:p>
                    </w:txbxContent>
                  </v:textbox>
                  <w10:wrap anchorx="page" anchory="page"/>
                </v:rect>
              </w:pict>
            </mc:Fallback>
          </mc:AlternateContent>
        </w:r>
      </w:del>
    </w:p>
    <w:p w14:paraId="764BE257" w14:textId="77583A78" w:rsidR="00394151" w:rsidRPr="00B87B27" w:rsidDel="007D5314" w:rsidRDefault="00394151">
      <w:pPr>
        <w:spacing w:afterLines="120" w:after="288" w:line="360" w:lineRule="auto"/>
        <w:ind w:firstLine="709"/>
        <w:rPr>
          <w:del w:id="619" w:author="MIGUEL FUERTES FERNANDEZ" w:date="2022-08-06T19:40:00Z"/>
          <w:rFonts w:ascii="Arial" w:hAnsi="Arial" w:cs="Arial"/>
          <w:lang w:val="en-GB"/>
        </w:rPr>
        <w:pPrChange w:id="620" w:author="MIGUEL FUERTES FERNANDEZ" w:date="2022-08-06T19:31:00Z">
          <w:pPr>
            <w:spacing w:after="120"/>
          </w:pPr>
        </w:pPrChange>
      </w:pPr>
    </w:p>
    <w:p w14:paraId="58371845" w14:textId="0EC80A47" w:rsidR="00CF2C35" w:rsidRPr="00B87B27" w:rsidDel="007D5314" w:rsidRDefault="00CF2C35">
      <w:pPr>
        <w:spacing w:afterLines="120" w:after="288" w:line="360" w:lineRule="auto"/>
        <w:ind w:firstLine="709"/>
        <w:rPr>
          <w:del w:id="621" w:author="MIGUEL FUERTES FERNANDEZ" w:date="2022-08-06T19:40:00Z"/>
          <w:rFonts w:ascii="Arial" w:hAnsi="Arial" w:cs="Arial"/>
          <w:lang w:val="en-GB"/>
        </w:rPr>
        <w:pPrChange w:id="622" w:author="MIGUEL FUERTES FERNANDEZ" w:date="2022-08-06T19:31:00Z">
          <w:pPr>
            <w:spacing w:after="120"/>
          </w:pPr>
        </w:pPrChange>
      </w:pPr>
    </w:p>
    <w:p w14:paraId="54AAE1DC" w14:textId="2B3F02DC" w:rsidR="00CF2C35" w:rsidRPr="00B87B27" w:rsidDel="007D5314" w:rsidRDefault="00CF2C35">
      <w:pPr>
        <w:spacing w:afterLines="120" w:after="288" w:line="360" w:lineRule="auto"/>
        <w:ind w:firstLine="709"/>
        <w:rPr>
          <w:del w:id="623" w:author="MIGUEL FUERTES FERNANDEZ" w:date="2022-08-06T19:40:00Z"/>
          <w:rFonts w:ascii="Arial" w:hAnsi="Arial" w:cs="Arial"/>
          <w:lang w:val="en-GB"/>
        </w:rPr>
        <w:pPrChange w:id="624" w:author="MIGUEL FUERTES FERNANDEZ" w:date="2022-08-06T19:31:00Z">
          <w:pPr>
            <w:spacing w:after="120"/>
          </w:pPr>
        </w:pPrChange>
      </w:pPr>
    </w:p>
    <w:p w14:paraId="3AA7AA1C" w14:textId="2B5D8D30" w:rsidR="00CF2C35" w:rsidRPr="00B87B27" w:rsidDel="007D5314" w:rsidRDefault="00CF2C35">
      <w:pPr>
        <w:spacing w:afterLines="120" w:after="288" w:line="360" w:lineRule="auto"/>
        <w:ind w:firstLine="709"/>
        <w:rPr>
          <w:del w:id="625" w:author="MIGUEL FUERTES FERNANDEZ" w:date="2022-08-06T19:40:00Z"/>
          <w:rFonts w:ascii="Arial" w:hAnsi="Arial" w:cs="Arial"/>
          <w:lang w:val="en-GB"/>
        </w:rPr>
        <w:pPrChange w:id="626" w:author="MIGUEL FUERTES FERNANDEZ" w:date="2022-08-06T19:31:00Z">
          <w:pPr>
            <w:spacing w:after="120"/>
          </w:pPr>
        </w:pPrChange>
      </w:pPr>
    </w:p>
    <w:p w14:paraId="4D35D14F" w14:textId="3EFE270E" w:rsidR="00394151" w:rsidRPr="00B87B27" w:rsidDel="007D5314" w:rsidRDefault="00394151">
      <w:pPr>
        <w:spacing w:afterLines="120" w:after="288" w:line="360" w:lineRule="auto"/>
        <w:ind w:firstLine="709"/>
        <w:rPr>
          <w:del w:id="627" w:author="MIGUEL FUERTES FERNANDEZ" w:date="2022-08-06T19:40:00Z"/>
          <w:rFonts w:ascii="Arial" w:hAnsi="Arial" w:cs="Arial"/>
          <w:lang w:val="en-GB"/>
        </w:rPr>
        <w:pPrChange w:id="628" w:author="MIGUEL FUERTES FERNANDEZ" w:date="2022-08-06T19:31:00Z">
          <w:pPr>
            <w:spacing w:after="120"/>
          </w:pPr>
        </w:pPrChange>
      </w:pPr>
    </w:p>
    <w:p w14:paraId="24AB9513" w14:textId="372D1BE7" w:rsidR="00394151" w:rsidRPr="00B87B27" w:rsidDel="007D5314" w:rsidRDefault="00394151">
      <w:pPr>
        <w:spacing w:afterLines="120" w:after="288" w:line="360" w:lineRule="auto"/>
        <w:ind w:firstLine="709"/>
        <w:rPr>
          <w:del w:id="629" w:author="MIGUEL FUERTES FERNANDEZ" w:date="2022-08-06T19:40:00Z"/>
          <w:rFonts w:ascii="Arial" w:hAnsi="Arial" w:cs="Arial"/>
          <w:lang w:val="en-GB"/>
        </w:rPr>
        <w:pPrChange w:id="630" w:author="MIGUEL FUERTES FERNANDEZ" w:date="2022-08-06T19:31:00Z">
          <w:pPr>
            <w:spacing w:after="120"/>
          </w:pPr>
        </w:pPrChange>
      </w:pPr>
    </w:p>
    <w:p w14:paraId="6582B76B" w14:textId="58944243" w:rsidR="00394151" w:rsidRPr="00B87B27" w:rsidDel="007D5314" w:rsidRDefault="00394151">
      <w:pPr>
        <w:spacing w:afterLines="120" w:after="288" w:line="360" w:lineRule="auto"/>
        <w:ind w:firstLine="709"/>
        <w:rPr>
          <w:del w:id="631" w:author="MIGUEL FUERTES FERNANDEZ" w:date="2022-08-06T19:40:00Z"/>
          <w:rFonts w:ascii="Arial" w:hAnsi="Arial" w:cs="Arial"/>
          <w:lang w:val="en-GB"/>
        </w:rPr>
        <w:pPrChange w:id="632" w:author="MIGUEL FUERTES FERNANDEZ" w:date="2022-08-06T19:31:00Z">
          <w:pPr>
            <w:spacing w:after="120"/>
          </w:pPr>
        </w:pPrChange>
      </w:pPr>
    </w:p>
    <w:p w14:paraId="62C36294" w14:textId="4ABED9E8" w:rsidR="00394151" w:rsidRPr="00B87B27" w:rsidDel="007D5314" w:rsidRDefault="00394151">
      <w:pPr>
        <w:spacing w:afterLines="120" w:after="288" w:line="360" w:lineRule="auto"/>
        <w:ind w:firstLine="709"/>
        <w:rPr>
          <w:del w:id="633" w:author="MIGUEL FUERTES FERNANDEZ" w:date="2022-08-06T19:40:00Z"/>
          <w:rFonts w:ascii="Arial" w:hAnsi="Arial" w:cs="Arial"/>
          <w:lang w:val="en-GB"/>
        </w:rPr>
        <w:pPrChange w:id="634" w:author="MIGUEL FUERTES FERNANDEZ" w:date="2022-08-06T19:31:00Z">
          <w:pPr>
            <w:spacing w:after="120"/>
          </w:pPr>
        </w:pPrChange>
      </w:pPr>
    </w:p>
    <w:p w14:paraId="7CA9B861" w14:textId="16BA83C2" w:rsidR="00394151" w:rsidRPr="00B87B27" w:rsidDel="007D5314" w:rsidRDefault="00394151">
      <w:pPr>
        <w:spacing w:afterLines="120" w:after="288" w:line="360" w:lineRule="auto"/>
        <w:ind w:firstLine="709"/>
        <w:rPr>
          <w:del w:id="635" w:author="MIGUEL FUERTES FERNANDEZ" w:date="2022-08-06T19:40:00Z"/>
          <w:rFonts w:ascii="Arial" w:hAnsi="Arial" w:cs="Arial"/>
          <w:lang w:val="en-GB"/>
        </w:rPr>
        <w:pPrChange w:id="636" w:author="MIGUEL FUERTES FERNANDEZ" w:date="2022-08-06T19:31:00Z">
          <w:pPr>
            <w:spacing w:after="120"/>
          </w:pPr>
        </w:pPrChange>
      </w:pPr>
    </w:p>
    <w:p w14:paraId="161361AB" w14:textId="0C5D613A" w:rsidR="00394151" w:rsidRPr="00B87B27" w:rsidDel="007D5314" w:rsidRDefault="00394151">
      <w:pPr>
        <w:spacing w:afterLines="120" w:after="288" w:line="360" w:lineRule="auto"/>
        <w:ind w:firstLine="709"/>
        <w:rPr>
          <w:del w:id="637" w:author="MIGUEL FUERTES FERNANDEZ" w:date="2022-08-06T19:40:00Z"/>
          <w:rFonts w:ascii="Arial" w:hAnsi="Arial" w:cs="Arial"/>
          <w:lang w:val="en-GB"/>
        </w:rPr>
        <w:pPrChange w:id="638" w:author="MIGUEL FUERTES FERNANDEZ" w:date="2022-08-06T19:31:00Z">
          <w:pPr>
            <w:spacing w:after="120"/>
          </w:pPr>
        </w:pPrChange>
      </w:pPr>
    </w:p>
    <w:p w14:paraId="00969D7D" w14:textId="7567A6F0" w:rsidR="00394151" w:rsidRPr="00B87B27" w:rsidDel="007D5314" w:rsidRDefault="00394151">
      <w:pPr>
        <w:spacing w:afterLines="120" w:after="288" w:line="360" w:lineRule="auto"/>
        <w:ind w:firstLine="709"/>
        <w:rPr>
          <w:del w:id="639" w:author="MIGUEL FUERTES FERNANDEZ" w:date="2022-08-06T19:40:00Z"/>
          <w:rFonts w:ascii="Arial" w:hAnsi="Arial" w:cs="Arial"/>
          <w:lang w:val="en-GB"/>
        </w:rPr>
        <w:pPrChange w:id="640" w:author="MIGUEL FUERTES FERNANDEZ" w:date="2022-08-06T19:31:00Z">
          <w:pPr>
            <w:spacing w:after="120"/>
          </w:pPr>
        </w:pPrChange>
      </w:pPr>
    </w:p>
    <w:p w14:paraId="2D247903" w14:textId="247C4039" w:rsidR="00394151" w:rsidRPr="00B87B27" w:rsidDel="007D5314" w:rsidRDefault="00394151">
      <w:pPr>
        <w:pStyle w:val="Ttulo1Plantilla"/>
        <w:spacing w:afterLines="120" w:after="288"/>
        <w:ind w:left="0" w:firstLine="709"/>
        <w:rPr>
          <w:del w:id="641" w:author="MIGUEL FUERTES FERNANDEZ" w:date="2022-08-06T19:40:00Z"/>
          <w:lang w:val="en-GB"/>
        </w:rPr>
        <w:pPrChange w:id="642" w:author="MIGUEL FUERTES FERNANDEZ" w:date="2022-08-06T19:31:00Z">
          <w:pPr>
            <w:pStyle w:val="Ttulo1Plantilla"/>
          </w:pPr>
        </w:pPrChange>
      </w:pPr>
    </w:p>
    <w:p w14:paraId="6B432F32" w14:textId="4DB88813" w:rsidR="00394151" w:rsidRPr="00B87B27" w:rsidDel="007D5314" w:rsidRDefault="00394151">
      <w:pPr>
        <w:spacing w:afterLines="120" w:after="288" w:line="360" w:lineRule="auto"/>
        <w:ind w:firstLine="709"/>
        <w:rPr>
          <w:del w:id="643" w:author="MIGUEL FUERTES FERNANDEZ" w:date="2022-08-06T19:40:00Z"/>
          <w:rFonts w:ascii="Arial" w:hAnsi="Arial" w:cs="Arial"/>
          <w:lang w:val="en-GB"/>
        </w:rPr>
        <w:pPrChange w:id="644" w:author="MIGUEL FUERTES FERNANDEZ" w:date="2022-08-06T19:31:00Z">
          <w:pPr>
            <w:spacing w:after="120"/>
          </w:pPr>
        </w:pPrChange>
      </w:pPr>
    </w:p>
    <w:p w14:paraId="0B7684F8" w14:textId="557FCA2A" w:rsidR="00394151" w:rsidRPr="00B87B27" w:rsidDel="007D5314" w:rsidRDefault="00D53F5E">
      <w:pPr>
        <w:pStyle w:val="Ttulo1Plantilla"/>
        <w:numPr>
          <w:ilvl w:val="0"/>
          <w:numId w:val="0"/>
        </w:numPr>
        <w:spacing w:afterLines="120" w:after="288"/>
        <w:ind w:firstLine="709"/>
        <w:rPr>
          <w:del w:id="645" w:author="MIGUEL FUERTES FERNANDEZ" w:date="2022-08-06T19:40:00Z"/>
          <w:lang w:val="en-GB"/>
        </w:rPr>
        <w:pPrChange w:id="646" w:author="MIGUEL FUERTES FERNANDEZ" w:date="2022-08-06T19:31:00Z">
          <w:pPr>
            <w:pStyle w:val="Ttulo1Plantilla"/>
            <w:numPr>
              <w:numId w:val="0"/>
            </w:numPr>
            <w:ind w:left="0" w:firstLine="0"/>
          </w:pPr>
        </w:pPrChange>
      </w:pPr>
      <w:del w:id="647" w:author="MIGUEL FUERTES FERNANDEZ" w:date="2022-08-06T19:40:00Z">
        <w:r w:rsidRPr="00B87B27" w:rsidDel="007D5314">
          <w:rPr>
            <w:lang w:val="en-GB"/>
          </w:rPr>
          <w:delText>Trabajo</w:delText>
        </w:r>
        <w:r w:rsidR="00394151" w:rsidRPr="00B87B27" w:rsidDel="007D5314">
          <w:rPr>
            <w:lang w:val="en-GB"/>
          </w:rPr>
          <w:delText xml:space="preserve"> </w:delText>
        </w:r>
        <w:r w:rsidRPr="00B87B27" w:rsidDel="007D5314">
          <w:rPr>
            <w:lang w:val="en-GB"/>
          </w:rPr>
          <w:delText xml:space="preserve">de </w:delText>
        </w:r>
        <w:r w:rsidR="00394151" w:rsidRPr="00B87B27" w:rsidDel="007D5314">
          <w:rPr>
            <w:lang w:val="en-GB"/>
          </w:rPr>
          <w:delText>Fin de Máster</w:delText>
        </w:r>
      </w:del>
    </w:p>
    <w:p w14:paraId="5CD7DA42" w14:textId="227B9F60" w:rsidR="00394151" w:rsidRPr="00B87B27" w:rsidDel="007D5314" w:rsidRDefault="00394151">
      <w:pPr>
        <w:spacing w:afterLines="120" w:after="288" w:line="360" w:lineRule="auto"/>
        <w:ind w:firstLine="709"/>
        <w:rPr>
          <w:del w:id="648" w:author="MIGUEL FUERTES FERNANDEZ" w:date="2022-08-06T19:40:00Z"/>
          <w:rFonts w:ascii="Arial" w:hAnsi="Arial" w:cs="Arial"/>
          <w:lang w:val="en-GB"/>
        </w:rPr>
        <w:pPrChange w:id="649" w:author="MIGUEL FUERTES FERNANDEZ" w:date="2022-08-06T19:31:00Z">
          <w:pPr>
            <w:spacing w:after="120"/>
          </w:pPr>
        </w:pPrChange>
      </w:pPr>
    </w:p>
    <w:p w14:paraId="5FDD10B5" w14:textId="7B9DF1D9" w:rsidR="00394151" w:rsidRPr="00B87B27" w:rsidDel="007D5314" w:rsidRDefault="00394151">
      <w:pPr>
        <w:spacing w:afterLines="120" w:after="288" w:line="360" w:lineRule="auto"/>
        <w:ind w:firstLine="709"/>
        <w:rPr>
          <w:del w:id="650" w:author="MIGUEL FUERTES FERNANDEZ" w:date="2022-08-06T19:40:00Z"/>
          <w:rFonts w:ascii="Arial" w:hAnsi="Arial" w:cs="Arial"/>
          <w:lang w:val="en-GB"/>
        </w:rPr>
        <w:pPrChange w:id="651" w:author="MIGUEL FUERTES FERNANDEZ" w:date="2022-08-06T19:31:00Z">
          <w:pPr>
            <w:spacing w:after="120"/>
          </w:pPr>
        </w:pPrChange>
      </w:pPr>
    </w:p>
    <w:p w14:paraId="3ED6DDD3" w14:textId="75541913" w:rsidR="00394151" w:rsidRPr="00B87B27" w:rsidDel="007D5314" w:rsidRDefault="00394151">
      <w:pPr>
        <w:spacing w:afterLines="120" w:after="288" w:line="360" w:lineRule="auto"/>
        <w:ind w:firstLine="709"/>
        <w:rPr>
          <w:del w:id="652" w:author="MIGUEL FUERTES FERNANDEZ" w:date="2022-08-06T19:40:00Z"/>
          <w:rFonts w:ascii="Arial" w:hAnsi="Arial" w:cs="Arial"/>
          <w:lang w:val="en-GB"/>
        </w:rPr>
        <w:pPrChange w:id="653" w:author="MIGUEL FUERTES FERNANDEZ" w:date="2022-08-06T19:31:00Z">
          <w:pPr>
            <w:spacing w:after="120"/>
          </w:pPr>
        </w:pPrChange>
      </w:pPr>
    </w:p>
    <w:p w14:paraId="5408BAF9" w14:textId="3652E8DC" w:rsidR="00394151" w:rsidRPr="00B87B27" w:rsidDel="007D5314" w:rsidRDefault="00394151">
      <w:pPr>
        <w:spacing w:afterLines="120" w:after="288" w:line="360" w:lineRule="auto"/>
        <w:ind w:firstLine="709"/>
        <w:rPr>
          <w:del w:id="654" w:author="MIGUEL FUERTES FERNANDEZ" w:date="2022-08-06T19:40:00Z"/>
          <w:rFonts w:ascii="Arial" w:hAnsi="Arial" w:cs="Arial"/>
          <w:lang w:val="en-GB"/>
        </w:rPr>
        <w:pPrChange w:id="655" w:author="MIGUEL FUERTES FERNANDEZ" w:date="2022-08-06T19:31:00Z">
          <w:pPr>
            <w:spacing w:after="120"/>
          </w:pPr>
        </w:pPrChange>
      </w:pPr>
    </w:p>
    <w:p w14:paraId="6DF9BBB2" w14:textId="3B7A75D3" w:rsidR="00394151" w:rsidRPr="00B87B27" w:rsidDel="007D5314" w:rsidRDefault="00CF2C35">
      <w:pPr>
        <w:spacing w:afterLines="120" w:after="288" w:line="360" w:lineRule="auto"/>
        <w:ind w:firstLine="709"/>
        <w:rPr>
          <w:del w:id="656" w:author="MIGUEL FUERTES FERNANDEZ" w:date="2022-08-06T19:40:00Z"/>
          <w:rFonts w:ascii="Arial" w:hAnsi="Arial" w:cs="Arial"/>
          <w:lang w:val="en-GB"/>
        </w:rPr>
        <w:pPrChange w:id="657" w:author="MIGUEL FUERTES FERNANDEZ" w:date="2022-08-06T19:31:00Z">
          <w:pPr>
            <w:spacing w:after="120"/>
          </w:pPr>
        </w:pPrChange>
      </w:pPr>
      <w:del w:id="658" w:author="MIGUEL FUERTES FERNANDEZ" w:date="2022-08-06T19:40:00Z">
        <w:r w:rsidRPr="00EE580E" w:rsidDel="007D5314">
          <w:rPr>
            <w:rFonts w:ascii="Arial" w:hAnsi="Arial" w:cs="Arial"/>
            <w:noProof/>
            <w:lang w:eastAsia="es-ES_tradnl"/>
          </w:rPr>
          <w:drawing>
            <wp:anchor distT="0" distB="0" distL="114300" distR="114300" simplePos="0" relativeHeight="251665408" behindDoc="0" locked="0" layoutInCell="1" allowOverlap="1" wp14:anchorId="107BBD9B" wp14:editId="7625A637">
              <wp:simplePos x="0" y="0"/>
              <wp:positionH relativeFrom="margin">
                <wp:posOffset>3409950</wp:posOffset>
              </wp:positionH>
              <wp:positionV relativeFrom="paragraph">
                <wp:posOffset>16510</wp:posOffset>
              </wp:positionV>
              <wp:extent cx="2951480" cy="1360170"/>
              <wp:effectExtent l="0" t="0" r="127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1480" cy="136017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94151" w:rsidRPr="00B87B27" w:rsidDel="007D5314">
          <w:rPr>
            <w:rFonts w:ascii="Arial" w:hAnsi="Arial" w:cs="Arial"/>
            <w:lang w:val="en-GB"/>
          </w:rPr>
          <w:br w:type="page"/>
        </w:r>
      </w:del>
    </w:p>
    <w:p w14:paraId="20A28251" w14:textId="6406FC1D" w:rsidR="00394151" w:rsidRPr="00B87B27" w:rsidDel="007D5314" w:rsidRDefault="00394151">
      <w:pPr>
        <w:spacing w:afterLines="120" w:after="288" w:line="360" w:lineRule="auto"/>
        <w:ind w:firstLine="709"/>
        <w:rPr>
          <w:del w:id="659" w:author="MIGUEL FUERTES FERNANDEZ" w:date="2022-08-06T19:40:00Z"/>
          <w:rFonts w:ascii="Arial" w:hAnsi="Arial" w:cs="Arial"/>
          <w:lang w:val="en-GB"/>
        </w:rPr>
        <w:sectPr w:rsidR="00394151" w:rsidRPr="00B87B27" w:rsidDel="007D5314" w:rsidSect="00394151">
          <w:footerReference w:type="even" r:id="rId14"/>
          <w:pgSz w:w="11906" w:h="16838" w:code="9"/>
          <w:pgMar w:top="1440" w:right="1440" w:bottom="1440" w:left="1440" w:header="709" w:footer="709" w:gutter="0"/>
          <w:cols w:space="708"/>
          <w:docGrid w:linePitch="360"/>
        </w:sectPr>
        <w:pPrChange w:id="660" w:author="MIGUEL FUERTES FERNANDEZ" w:date="2022-08-06T19:31:00Z">
          <w:pPr>
            <w:spacing w:after="120" w:line="276" w:lineRule="auto"/>
          </w:pPr>
        </w:pPrChange>
      </w:pPr>
    </w:p>
    <w:p w14:paraId="156E3193" w14:textId="3422F0FA" w:rsidR="001275DB" w:rsidRPr="00B87B27" w:rsidDel="007D5314" w:rsidRDefault="001275DB">
      <w:pPr>
        <w:spacing w:afterLines="120" w:after="288" w:line="360" w:lineRule="auto"/>
        <w:ind w:firstLine="709"/>
        <w:jc w:val="center"/>
        <w:rPr>
          <w:del w:id="661" w:author="MIGUEL FUERTES FERNANDEZ" w:date="2022-08-06T19:40:00Z"/>
          <w:rFonts w:ascii="Arial" w:hAnsi="Arial" w:cs="Arial"/>
          <w:lang w:val="en-GB"/>
        </w:rPr>
        <w:pPrChange w:id="662" w:author="MIGUEL FUERTES FERNANDEZ" w:date="2022-08-06T19:31:00Z">
          <w:pPr>
            <w:jc w:val="center"/>
          </w:pPr>
        </w:pPrChange>
      </w:pPr>
      <w:del w:id="663" w:author="MIGUEL FUERTES FERNANDEZ" w:date="2022-08-06T19:40:00Z">
        <w:r w:rsidRPr="00EE580E" w:rsidDel="007D5314">
          <w:rPr>
            <w:rFonts w:ascii="Arial" w:hAnsi="Arial" w:cs="Arial"/>
            <w:noProof/>
            <w:lang w:eastAsia="es-ES_tradnl"/>
          </w:rPr>
          <w:drawing>
            <wp:anchor distT="0" distB="0" distL="114300" distR="114300" simplePos="0" relativeHeight="251667456" behindDoc="0" locked="0" layoutInCell="1" allowOverlap="1" wp14:anchorId="1D66940D" wp14:editId="034A8B2C">
              <wp:simplePos x="0" y="0"/>
              <wp:positionH relativeFrom="margin">
                <wp:align>center</wp:align>
              </wp:positionH>
              <wp:positionV relativeFrom="paragraph">
                <wp:posOffset>-166370</wp:posOffset>
              </wp:positionV>
              <wp:extent cx="2257425" cy="1040408"/>
              <wp:effectExtent l="0" t="0" r="0" b="762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57425" cy="1040408"/>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del>
    </w:p>
    <w:p w14:paraId="3F708734" w14:textId="3B838229" w:rsidR="001275DB" w:rsidRPr="00B87B27" w:rsidDel="007D5314" w:rsidRDefault="001275DB">
      <w:pPr>
        <w:spacing w:afterLines="120" w:after="288" w:line="360" w:lineRule="auto"/>
        <w:ind w:firstLine="709"/>
        <w:jc w:val="center"/>
        <w:rPr>
          <w:del w:id="664" w:author="MIGUEL FUERTES FERNANDEZ" w:date="2022-08-06T19:40:00Z"/>
          <w:rFonts w:ascii="Arial" w:hAnsi="Arial" w:cs="Arial"/>
          <w:lang w:val="en-GB"/>
        </w:rPr>
        <w:pPrChange w:id="665" w:author="MIGUEL FUERTES FERNANDEZ" w:date="2022-08-06T19:31:00Z">
          <w:pPr>
            <w:jc w:val="center"/>
          </w:pPr>
        </w:pPrChange>
      </w:pPr>
    </w:p>
    <w:p w14:paraId="5AFFB593" w14:textId="3F25227B" w:rsidR="001275DB" w:rsidRPr="00B87B27" w:rsidDel="007D5314" w:rsidRDefault="001275DB">
      <w:pPr>
        <w:spacing w:afterLines="120" w:after="288" w:line="360" w:lineRule="auto"/>
        <w:ind w:firstLine="709"/>
        <w:rPr>
          <w:del w:id="666" w:author="MIGUEL FUERTES FERNANDEZ" w:date="2022-08-06T19:40:00Z"/>
          <w:rFonts w:ascii="Arial" w:hAnsi="Arial" w:cs="Arial"/>
          <w:lang w:val="en-GB"/>
        </w:rPr>
        <w:pPrChange w:id="667" w:author="MIGUEL FUERTES FERNANDEZ" w:date="2022-08-06T19:31:00Z">
          <w:pPr/>
        </w:pPrChange>
      </w:pPr>
    </w:p>
    <w:p w14:paraId="1EE5A085" w14:textId="0EA89C62" w:rsidR="001275DB" w:rsidRPr="00B87B27" w:rsidDel="007D5314" w:rsidRDefault="001275DB">
      <w:pPr>
        <w:spacing w:afterLines="120" w:after="288" w:line="360" w:lineRule="auto"/>
        <w:ind w:firstLine="709"/>
        <w:rPr>
          <w:del w:id="668" w:author="MIGUEL FUERTES FERNANDEZ" w:date="2022-08-06T19:40:00Z"/>
          <w:rFonts w:ascii="Arial" w:hAnsi="Arial" w:cs="Arial"/>
          <w:lang w:val="en-GB"/>
        </w:rPr>
        <w:pPrChange w:id="669" w:author="MIGUEL FUERTES FERNANDEZ" w:date="2022-08-06T19:31:00Z">
          <w:pPr/>
        </w:pPrChange>
      </w:pPr>
    </w:p>
    <w:p w14:paraId="6A4BD92B" w14:textId="65A52B0C" w:rsidR="001275DB" w:rsidRPr="00B87B27" w:rsidDel="007D5314" w:rsidRDefault="001275DB">
      <w:pPr>
        <w:spacing w:afterLines="120" w:after="288" w:line="360" w:lineRule="auto"/>
        <w:ind w:firstLine="709"/>
        <w:jc w:val="center"/>
        <w:rPr>
          <w:del w:id="670" w:author="MIGUEL FUERTES FERNANDEZ" w:date="2022-08-06T19:40:00Z"/>
          <w:rFonts w:ascii="Arial" w:hAnsi="Arial" w:cs="Arial"/>
          <w:b/>
          <w:u w:val="single"/>
          <w:lang w:val="en-GB"/>
        </w:rPr>
        <w:pPrChange w:id="671" w:author="MIGUEL FUERTES FERNANDEZ" w:date="2022-08-06T19:31:00Z">
          <w:pPr>
            <w:ind w:firstLine="708"/>
            <w:jc w:val="center"/>
          </w:pPr>
        </w:pPrChange>
      </w:pPr>
      <w:del w:id="672" w:author="MIGUEL FUERTES FERNANDEZ" w:date="2022-08-06T19:40:00Z">
        <w:r w:rsidRPr="00B87B27" w:rsidDel="007D5314">
          <w:rPr>
            <w:rFonts w:ascii="Arial" w:hAnsi="Arial" w:cs="Arial"/>
            <w:b/>
            <w:u w:val="single"/>
            <w:lang w:val="en-GB"/>
          </w:rPr>
          <w:delText>CONSENTIMIENTO INFORMADO PARA PUBLICACIÓN DE TFM EN EL CATÁLOGO DE LA BIBLIOTECA NEBRIJA</w:delText>
        </w:r>
      </w:del>
    </w:p>
    <w:p w14:paraId="7AD73211" w14:textId="0C7167AB" w:rsidR="001275DB" w:rsidRPr="00B87B27" w:rsidDel="007D5314" w:rsidRDefault="001275DB">
      <w:pPr>
        <w:spacing w:afterLines="120" w:after="288" w:line="360" w:lineRule="auto"/>
        <w:ind w:firstLine="709"/>
        <w:rPr>
          <w:del w:id="673" w:author="MIGUEL FUERTES FERNANDEZ" w:date="2022-08-06T19:40:00Z"/>
          <w:rFonts w:ascii="Arial" w:hAnsi="Arial" w:cs="Arial"/>
          <w:lang w:val="en-GB"/>
        </w:rPr>
        <w:pPrChange w:id="674" w:author="MIGUEL FUERTES FERNANDEZ" w:date="2022-08-06T19:31:00Z">
          <w:pPr/>
        </w:pPrChange>
      </w:pPr>
    </w:p>
    <w:p w14:paraId="2CA8A226" w14:textId="6C9C8AF1" w:rsidR="001275DB" w:rsidRPr="00B87B27" w:rsidDel="007D5314" w:rsidRDefault="001275DB">
      <w:pPr>
        <w:spacing w:afterLines="120" w:after="288" w:line="360" w:lineRule="auto"/>
        <w:ind w:firstLine="709"/>
        <w:rPr>
          <w:del w:id="675" w:author="MIGUEL FUERTES FERNANDEZ" w:date="2022-08-06T19:40:00Z"/>
          <w:rFonts w:ascii="Arial" w:hAnsi="Arial" w:cs="Arial"/>
          <w:lang w:val="en-GB"/>
        </w:rPr>
        <w:pPrChange w:id="676" w:author="MIGUEL FUERTES FERNANDEZ" w:date="2022-08-06T19:31:00Z">
          <w:pPr>
            <w:ind w:firstLine="708"/>
          </w:pPr>
        </w:pPrChange>
      </w:pPr>
      <w:del w:id="677" w:author="MIGUEL FUERTES FERNANDEZ" w:date="2022-08-06T19:40:00Z">
        <w:r w:rsidRPr="00B87B27" w:rsidDel="007D5314">
          <w:rPr>
            <w:rFonts w:ascii="Arial" w:hAnsi="Arial" w:cs="Arial"/>
            <w:lang w:val="en-GB"/>
          </w:rPr>
          <w:delText>Yo …………………..., alumno/a del Máster Universitario en Formación del Profesorado de Educación Secundaria Obligatoria, Bachillerato, Formación Profesional y Enseñanza de Idiomas</w:delText>
        </w:r>
      </w:del>
    </w:p>
    <w:p w14:paraId="5C615BE7" w14:textId="4C8B2FF2" w:rsidR="001275DB" w:rsidRPr="00B87B27" w:rsidDel="007D5314" w:rsidRDefault="001275DB">
      <w:pPr>
        <w:spacing w:afterLines="120" w:after="288" w:line="360" w:lineRule="auto"/>
        <w:ind w:firstLine="709"/>
        <w:rPr>
          <w:del w:id="678" w:author="MIGUEL FUERTES FERNANDEZ" w:date="2022-08-06T19:40:00Z"/>
          <w:rFonts w:ascii="Arial" w:hAnsi="Arial" w:cs="Arial"/>
          <w:lang w:val="en-GB"/>
        </w:rPr>
        <w:pPrChange w:id="679" w:author="MIGUEL FUERTES FERNANDEZ" w:date="2022-08-06T19:31:00Z">
          <w:pPr>
            <w:ind w:firstLine="708"/>
          </w:pPr>
        </w:pPrChange>
      </w:pPr>
    </w:p>
    <w:p w14:paraId="1E0F8D6E" w14:textId="12BB279D" w:rsidR="001275DB" w:rsidRPr="00B87B27" w:rsidDel="007D5314" w:rsidRDefault="001275DB">
      <w:pPr>
        <w:spacing w:afterLines="120" w:after="288" w:line="360" w:lineRule="auto"/>
        <w:ind w:firstLine="709"/>
        <w:rPr>
          <w:del w:id="680" w:author="MIGUEL FUERTES FERNANDEZ" w:date="2022-08-06T19:40:00Z"/>
          <w:rFonts w:ascii="Arial" w:hAnsi="Arial" w:cs="Arial"/>
          <w:lang w:val="en-GB"/>
        </w:rPr>
        <w:pPrChange w:id="681" w:author="MIGUEL FUERTES FERNANDEZ" w:date="2022-08-06T19:31:00Z">
          <w:pPr>
            <w:ind w:firstLine="708"/>
          </w:pPr>
        </w:pPrChange>
      </w:pPr>
    </w:p>
    <w:p w14:paraId="55B166A3" w14:textId="23BE2040" w:rsidR="001275DB" w:rsidRPr="00B87B27" w:rsidDel="007D5314" w:rsidRDefault="001275DB">
      <w:pPr>
        <w:spacing w:afterLines="120" w:after="288" w:line="360" w:lineRule="auto"/>
        <w:ind w:firstLine="709"/>
        <w:rPr>
          <w:del w:id="682" w:author="MIGUEL FUERTES FERNANDEZ" w:date="2022-08-06T19:40:00Z"/>
          <w:rFonts w:ascii="Arial" w:hAnsi="Arial" w:cs="Arial"/>
          <w:lang w:val="en-GB"/>
        </w:rPr>
        <w:pPrChange w:id="683" w:author="MIGUEL FUERTES FERNANDEZ" w:date="2022-08-06T19:31:00Z">
          <w:pPr>
            <w:ind w:firstLine="708"/>
          </w:pPr>
        </w:pPrChange>
      </w:pPr>
      <w:del w:id="684" w:author="MIGUEL FUERTES FERNANDEZ" w:date="2022-08-06T19:40:00Z">
        <w:r w:rsidRPr="00EE580E" w:rsidDel="007D5314">
          <w:rPr>
            <w:rFonts w:ascii="Arial" w:hAnsi="Arial" w:cs="Arial"/>
            <w:noProof/>
            <w:lang w:eastAsia="es-ES_tradnl"/>
          </w:rPr>
          <mc:AlternateContent>
            <mc:Choice Requires="wps">
              <w:drawing>
                <wp:anchor distT="0" distB="0" distL="114300" distR="114300" simplePos="0" relativeHeight="251668480" behindDoc="0" locked="0" layoutInCell="1" allowOverlap="1" wp14:anchorId="5DC9BF4B" wp14:editId="1FBC95D0">
                  <wp:simplePos x="0" y="0"/>
                  <wp:positionH relativeFrom="column">
                    <wp:posOffset>1215390</wp:posOffset>
                  </wp:positionH>
                  <wp:positionV relativeFrom="paragraph">
                    <wp:posOffset>9525</wp:posOffset>
                  </wp:positionV>
                  <wp:extent cx="171450" cy="133350"/>
                  <wp:effectExtent l="0" t="0" r="19050" b="19050"/>
                  <wp:wrapNone/>
                  <wp:docPr id="4" name="Rectángulo 4"/>
                  <wp:cNvGraphicFramePr/>
                  <a:graphic xmlns:a="http://schemas.openxmlformats.org/drawingml/2006/main">
                    <a:graphicData uri="http://schemas.microsoft.com/office/word/2010/wordprocessingShape">
                      <wps:wsp>
                        <wps:cNvSpPr/>
                        <wps:spPr>
                          <a:xfrm>
                            <a:off x="0" y="0"/>
                            <a:ext cx="171450" cy="1333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xmlns:ma14="http://schemas.microsoft.com/office/mac/drawingml/2011/main" xmlns:a14="http://schemas.microsoft.com/office/drawing/2010/main" xmlns:pic="http://schemas.openxmlformats.org/drawingml/2006/picture" xmlns:a="http://schemas.openxmlformats.org/drawingml/2006/main">
              <w:pict w14:anchorId="1520F573">
                <v:rect id="Rectángulo 4" style="position:absolute;margin-left:95.7pt;margin-top:.75pt;width:13.5pt;height:10.5pt;z-index:25166848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01]" strokecolor="#70ad47 [3209]" strokeweight="1pt" w14:anchorId="7999D1B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"/>
              </w:pict>
            </mc:Fallback>
          </mc:AlternateContent>
        </w:r>
        <w:r w:rsidRPr="00EE580E" w:rsidDel="007D5314">
          <w:rPr>
            <w:rFonts w:ascii="Arial" w:hAnsi="Arial" w:cs="Arial"/>
            <w:noProof/>
            <w:lang w:eastAsia="es-ES_tradnl"/>
          </w:rPr>
          <mc:AlternateContent>
            <mc:Choice Requires="wps">
              <w:drawing>
                <wp:anchor distT="0" distB="0" distL="114300" distR="114300" simplePos="0" relativeHeight="251669504" behindDoc="0" locked="0" layoutInCell="1" allowOverlap="1" wp14:anchorId="20CC16D2" wp14:editId="509429FD">
                  <wp:simplePos x="0" y="0"/>
                  <wp:positionH relativeFrom="column">
                    <wp:posOffset>1219200</wp:posOffset>
                  </wp:positionH>
                  <wp:positionV relativeFrom="paragraph">
                    <wp:posOffset>285115</wp:posOffset>
                  </wp:positionV>
                  <wp:extent cx="171450" cy="133350"/>
                  <wp:effectExtent l="0" t="0" r="19050" b="19050"/>
                  <wp:wrapNone/>
                  <wp:docPr id="2" name="Rectángulo 2"/>
                  <wp:cNvGraphicFramePr/>
                  <a:graphic xmlns:a="http://schemas.openxmlformats.org/drawingml/2006/main">
                    <a:graphicData uri="http://schemas.microsoft.com/office/word/2010/wordprocessingShape">
                      <wps:wsp>
                        <wps:cNvSpPr/>
                        <wps:spPr>
                          <a:xfrm>
                            <a:off x="0" y="0"/>
                            <a:ext cx="171450" cy="1333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xmlns:ma14="http://schemas.microsoft.com/office/mac/drawingml/2011/main" xmlns:a14="http://schemas.microsoft.com/office/drawing/2010/main" xmlns:pic="http://schemas.openxmlformats.org/drawingml/2006/picture" xmlns:a="http://schemas.openxmlformats.org/drawingml/2006/main">
              <w:pict w14:anchorId="2B9EBADD">
                <v:rect id="Rectángulo 2" style="position:absolute;margin-left:96pt;margin-top:22.45pt;width:13.5pt;height:10.5pt;z-index:25166950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01]" strokecolor="#70ad47 [3209]" strokeweight="1pt" w14:anchorId="5C5D0CB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"/>
              </w:pict>
            </mc:Fallback>
          </mc:AlternateContent>
        </w:r>
        <w:r w:rsidRPr="00B87B27" w:rsidDel="007D5314">
          <w:rPr>
            <w:rFonts w:ascii="Arial" w:hAnsi="Arial" w:cs="Arial"/>
            <w:lang w:val="en-GB"/>
          </w:rPr>
          <w:delText>Autorizo</w:delText>
        </w:r>
      </w:del>
    </w:p>
    <w:p w14:paraId="11BB6577" w14:textId="10190841" w:rsidR="001275DB" w:rsidRPr="00B87B27" w:rsidDel="007D5314" w:rsidRDefault="001275DB">
      <w:pPr>
        <w:spacing w:afterLines="120" w:after="288" w:line="360" w:lineRule="auto"/>
        <w:ind w:firstLine="709"/>
        <w:rPr>
          <w:del w:id="685" w:author="MIGUEL FUERTES FERNANDEZ" w:date="2022-08-06T19:40:00Z"/>
          <w:rFonts w:ascii="Arial" w:hAnsi="Arial" w:cs="Arial"/>
          <w:lang w:val="en-GB"/>
        </w:rPr>
        <w:pPrChange w:id="686" w:author="MIGUEL FUERTES FERNANDEZ" w:date="2022-08-06T19:31:00Z">
          <w:pPr>
            <w:ind w:firstLine="708"/>
          </w:pPr>
        </w:pPrChange>
      </w:pPr>
      <w:del w:id="687" w:author="MIGUEL FUERTES FERNANDEZ" w:date="2022-08-06T19:40:00Z">
        <w:r w:rsidRPr="00B87B27" w:rsidDel="007D5314">
          <w:rPr>
            <w:rFonts w:ascii="Arial" w:hAnsi="Arial" w:cs="Arial"/>
            <w:lang w:val="en-GB"/>
          </w:rPr>
          <w:delText xml:space="preserve">No autorizo  </w:delText>
        </w:r>
      </w:del>
    </w:p>
    <w:p w14:paraId="5D304F6F" w14:textId="2B5E539F" w:rsidR="001275DB" w:rsidRPr="00B87B27" w:rsidDel="007D5314" w:rsidRDefault="001275DB">
      <w:pPr>
        <w:spacing w:afterLines="120" w:after="288" w:line="360" w:lineRule="auto"/>
        <w:ind w:firstLine="709"/>
        <w:rPr>
          <w:del w:id="688" w:author="MIGUEL FUERTES FERNANDEZ" w:date="2022-08-06T19:40:00Z"/>
          <w:rFonts w:ascii="Arial" w:hAnsi="Arial" w:cs="Arial"/>
          <w:lang w:val="en-GB"/>
        </w:rPr>
        <w:pPrChange w:id="689" w:author="MIGUEL FUERTES FERNANDEZ" w:date="2022-08-06T19:31:00Z">
          <w:pPr/>
        </w:pPrChange>
      </w:pPr>
    </w:p>
    <w:p w14:paraId="216440EC" w14:textId="03C348EB" w:rsidR="001275DB" w:rsidRPr="00B87B27" w:rsidDel="007D5314" w:rsidRDefault="001275DB">
      <w:pPr>
        <w:spacing w:afterLines="120" w:after="288" w:line="360" w:lineRule="auto"/>
        <w:ind w:firstLine="709"/>
        <w:rPr>
          <w:del w:id="690" w:author="MIGUEL FUERTES FERNANDEZ" w:date="2022-08-06T19:40:00Z"/>
          <w:rFonts w:ascii="Arial" w:hAnsi="Arial" w:cs="Arial"/>
          <w:lang w:val="en-GB"/>
        </w:rPr>
        <w:pPrChange w:id="691" w:author="MIGUEL FUERTES FERNANDEZ" w:date="2022-08-06T19:31:00Z">
          <w:pPr/>
        </w:pPrChange>
      </w:pPr>
      <w:del w:id="692" w:author="MIGUEL FUERTES FERNANDEZ" w:date="2022-08-06T19:40:00Z">
        <w:r w:rsidRPr="00B87B27" w:rsidDel="007D5314">
          <w:rPr>
            <w:rFonts w:ascii="Arial" w:hAnsi="Arial" w:cs="Arial"/>
            <w:lang w:val="en-GB"/>
          </w:rPr>
          <w:delText>La publicación del presente trabajo en el catálogo de la Biblioteca Nebrija en caso de que así lo considere la propia Universidad.</w:delText>
        </w:r>
      </w:del>
    </w:p>
    <w:p w14:paraId="1E1B7148" w14:textId="75D1123F" w:rsidR="001275DB" w:rsidRPr="00B87B27" w:rsidDel="007D5314" w:rsidRDefault="001275DB">
      <w:pPr>
        <w:spacing w:afterLines="120" w:after="288" w:line="360" w:lineRule="auto"/>
        <w:ind w:firstLine="709"/>
        <w:rPr>
          <w:del w:id="693" w:author="MIGUEL FUERTES FERNANDEZ" w:date="2022-08-06T19:40:00Z"/>
          <w:rFonts w:ascii="Arial" w:hAnsi="Arial" w:cs="Arial"/>
          <w:lang w:val="en-GB"/>
        </w:rPr>
        <w:pPrChange w:id="694" w:author="MIGUEL FUERTES FERNANDEZ" w:date="2022-08-06T19:31:00Z">
          <w:pPr>
            <w:ind w:firstLine="708"/>
          </w:pPr>
        </w:pPrChange>
      </w:pPr>
    </w:p>
    <w:p w14:paraId="1DD59EF1" w14:textId="70B5E189" w:rsidR="001275DB" w:rsidRPr="00B87B27" w:rsidDel="007D5314" w:rsidRDefault="001275DB">
      <w:pPr>
        <w:spacing w:afterLines="120" w:after="288" w:line="360" w:lineRule="auto"/>
        <w:ind w:firstLine="709"/>
        <w:rPr>
          <w:del w:id="695" w:author="MIGUEL FUERTES FERNANDEZ" w:date="2022-08-06T19:40:00Z"/>
          <w:rFonts w:ascii="Arial" w:hAnsi="Arial" w:cs="Arial"/>
          <w:lang w:val="en-GB"/>
        </w:rPr>
        <w:pPrChange w:id="696" w:author="MIGUEL FUERTES FERNANDEZ" w:date="2022-08-06T19:31:00Z">
          <w:pPr>
            <w:ind w:firstLine="708"/>
          </w:pPr>
        </w:pPrChange>
      </w:pPr>
    </w:p>
    <w:p w14:paraId="273F377A" w14:textId="0C9A3F48" w:rsidR="001275DB" w:rsidRPr="00B87B27" w:rsidDel="007D5314" w:rsidRDefault="001275DB">
      <w:pPr>
        <w:spacing w:afterLines="120" w:after="288" w:line="360" w:lineRule="auto"/>
        <w:ind w:firstLine="709"/>
        <w:rPr>
          <w:del w:id="697" w:author="MIGUEL FUERTES FERNANDEZ" w:date="2022-08-06T19:40:00Z"/>
          <w:rFonts w:ascii="Arial" w:hAnsi="Arial" w:cs="Arial"/>
          <w:lang w:val="en-GB"/>
        </w:rPr>
        <w:pPrChange w:id="698" w:author="MIGUEL FUERTES FERNANDEZ" w:date="2022-08-06T19:31:00Z">
          <w:pPr>
            <w:ind w:firstLine="708"/>
          </w:pPr>
        </w:pPrChange>
      </w:pPr>
    </w:p>
    <w:p w14:paraId="3F401870" w14:textId="35C2F98F" w:rsidR="001275DB" w:rsidRPr="00B87B27" w:rsidDel="007D5314" w:rsidRDefault="001275DB">
      <w:pPr>
        <w:spacing w:afterLines="120" w:after="288" w:line="360" w:lineRule="auto"/>
        <w:ind w:firstLine="709"/>
        <w:rPr>
          <w:del w:id="699" w:author="MIGUEL FUERTES FERNANDEZ" w:date="2022-08-06T19:40:00Z"/>
          <w:rFonts w:ascii="Arial" w:hAnsi="Arial" w:cs="Arial"/>
          <w:lang w:val="en-GB"/>
        </w:rPr>
        <w:pPrChange w:id="700" w:author="MIGUEL FUERTES FERNANDEZ" w:date="2022-08-06T19:31:00Z">
          <w:pPr>
            <w:ind w:firstLine="708"/>
          </w:pPr>
        </w:pPrChange>
      </w:pPr>
      <w:del w:id="701" w:author="MIGUEL FUERTES FERNANDEZ" w:date="2022-08-06T19:40:00Z">
        <w:r w:rsidRPr="00B87B27" w:rsidDel="007D5314">
          <w:rPr>
            <w:rFonts w:ascii="Arial" w:hAnsi="Arial" w:cs="Arial"/>
            <w:lang w:val="en-GB"/>
          </w:rPr>
          <w:delText>………..de…………del 2020</w:delText>
        </w:r>
      </w:del>
    </w:p>
    <w:p w14:paraId="18F667B7" w14:textId="13ECB6F2" w:rsidR="001275DB" w:rsidRPr="00B87B27" w:rsidDel="007D5314" w:rsidRDefault="001275DB">
      <w:pPr>
        <w:spacing w:afterLines="120" w:after="288" w:line="360" w:lineRule="auto"/>
        <w:ind w:firstLine="709"/>
        <w:rPr>
          <w:del w:id="702" w:author="MIGUEL FUERTES FERNANDEZ" w:date="2022-08-06T19:40:00Z"/>
          <w:rFonts w:ascii="Arial" w:hAnsi="Arial" w:cs="Arial"/>
          <w:lang w:val="en-GB"/>
        </w:rPr>
        <w:pPrChange w:id="703" w:author="MIGUEL FUERTES FERNANDEZ" w:date="2022-08-06T19:31:00Z">
          <w:pPr>
            <w:ind w:firstLine="708"/>
          </w:pPr>
        </w:pPrChange>
      </w:pPr>
    </w:p>
    <w:p w14:paraId="3FF5A7F4" w14:textId="7B332D24" w:rsidR="001275DB" w:rsidRPr="00B87B27" w:rsidDel="007D5314" w:rsidRDefault="001275DB">
      <w:pPr>
        <w:spacing w:afterLines="120" w:after="288" w:line="360" w:lineRule="auto"/>
        <w:ind w:firstLine="709"/>
        <w:rPr>
          <w:del w:id="704" w:author="MIGUEL FUERTES FERNANDEZ" w:date="2022-08-06T19:40:00Z"/>
          <w:rFonts w:ascii="Arial" w:hAnsi="Arial" w:cs="Arial"/>
          <w:lang w:val="en-GB"/>
        </w:rPr>
        <w:pPrChange w:id="705" w:author="MIGUEL FUERTES FERNANDEZ" w:date="2022-08-06T19:31:00Z">
          <w:pPr>
            <w:ind w:firstLine="708"/>
          </w:pPr>
        </w:pPrChange>
      </w:pPr>
    </w:p>
    <w:p w14:paraId="4E3918A0" w14:textId="7557A600" w:rsidR="001275DB" w:rsidRPr="00B87B27" w:rsidDel="007D5314" w:rsidRDefault="001275DB">
      <w:pPr>
        <w:spacing w:afterLines="120" w:after="288" w:line="360" w:lineRule="auto"/>
        <w:ind w:firstLine="709"/>
        <w:rPr>
          <w:del w:id="706" w:author="MIGUEL FUERTES FERNANDEZ" w:date="2022-08-06T19:40:00Z"/>
          <w:rFonts w:ascii="Arial" w:hAnsi="Arial" w:cs="Arial"/>
          <w:lang w:val="en-GB"/>
        </w:rPr>
        <w:pPrChange w:id="707" w:author="MIGUEL FUERTES FERNANDEZ" w:date="2022-08-06T19:31:00Z">
          <w:pPr>
            <w:ind w:firstLine="708"/>
          </w:pPr>
        </w:pPrChange>
      </w:pPr>
    </w:p>
    <w:p w14:paraId="7F729BEC" w14:textId="0DD0F6C7" w:rsidR="001275DB" w:rsidRPr="00B87B27" w:rsidDel="007D5314" w:rsidRDefault="001275DB">
      <w:pPr>
        <w:spacing w:afterLines="120" w:after="288" w:line="360" w:lineRule="auto"/>
        <w:ind w:firstLine="709"/>
        <w:rPr>
          <w:del w:id="708" w:author="MIGUEL FUERTES FERNANDEZ" w:date="2022-08-06T19:40:00Z"/>
          <w:rFonts w:ascii="Arial" w:hAnsi="Arial" w:cs="Arial"/>
          <w:lang w:val="en-GB"/>
        </w:rPr>
        <w:pPrChange w:id="709" w:author="MIGUEL FUERTES FERNANDEZ" w:date="2022-08-06T19:31:00Z">
          <w:pPr>
            <w:ind w:firstLine="708"/>
          </w:pPr>
        </w:pPrChange>
      </w:pPr>
      <w:del w:id="710" w:author="MIGUEL FUERTES FERNANDEZ" w:date="2022-08-06T19:40:00Z">
        <w:r w:rsidRPr="00B87B27" w:rsidDel="007D5314">
          <w:rPr>
            <w:rFonts w:ascii="Arial" w:hAnsi="Arial" w:cs="Arial"/>
            <w:lang w:val="en-GB"/>
          </w:rPr>
          <w:delText>Fdo: …………………</w:delText>
        </w:r>
      </w:del>
    </w:p>
    <w:p w14:paraId="6AD498DB" w14:textId="2497FB13" w:rsidR="00394151" w:rsidRPr="00B87B27" w:rsidDel="007D5314" w:rsidRDefault="00394151">
      <w:pPr>
        <w:spacing w:afterLines="120" w:after="288" w:line="360" w:lineRule="auto"/>
        <w:ind w:firstLine="709"/>
        <w:rPr>
          <w:del w:id="711" w:author="MIGUEL FUERTES FERNANDEZ" w:date="2022-08-06T19:40:00Z"/>
          <w:rFonts w:ascii="Arial" w:hAnsi="Arial" w:cs="Arial"/>
          <w:lang w:val="en-GB"/>
        </w:rPr>
        <w:pPrChange w:id="712" w:author="MIGUEL FUERTES FERNANDEZ" w:date="2022-08-06T19:31:00Z">
          <w:pPr>
            <w:spacing w:after="120" w:line="276" w:lineRule="auto"/>
          </w:pPr>
        </w:pPrChange>
      </w:pPr>
    </w:p>
    <w:p w14:paraId="78F8E797" w14:textId="7587C604" w:rsidR="001275DB" w:rsidRPr="00B87B27" w:rsidDel="007D5314" w:rsidRDefault="001275DB">
      <w:pPr>
        <w:spacing w:afterLines="120" w:after="288" w:line="360" w:lineRule="auto"/>
        <w:ind w:firstLine="709"/>
        <w:rPr>
          <w:del w:id="713" w:author="MIGUEL FUERTES FERNANDEZ" w:date="2022-08-06T19:40:00Z"/>
          <w:rFonts w:ascii="Arial" w:hAnsi="Arial" w:cs="Arial"/>
          <w:lang w:val="en-GB"/>
        </w:rPr>
        <w:pPrChange w:id="714" w:author="MIGUEL FUERTES FERNANDEZ" w:date="2022-08-06T19:31:00Z">
          <w:pPr>
            <w:spacing w:after="120" w:line="276" w:lineRule="auto"/>
          </w:pPr>
        </w:pPrChange>
      </w:pPr>
    </w:p>
    <w:p w14:paraId="7FD98A8E" w14:textId="74C4778B" w:rsidR="006B0243" w:rsidRPr="00B87B27" w:rsidDel="007D5314" w:rsidRDefault="006B0243">
      <w:pPr>
        <w:pStyle w:val="Ttulo1Plantilla"/>
        <w:spacing w:afterLines="120" w:after="288"/>
        <w:ind w:left="0" w:firstLine="709"/>
        <w:rPr>
          <w:del w:id="715" w:author="MIGUEL FUERTES FERNANDEZ" w:date="2022-08-06T19:40:00Z"/>
          <w:lang w:val="en-GB"/>
        </w:rPr>
        <w:sectPr w:rsidR="006B0243" w:rsidRPr="00B87B27" w:rsidDel="007D5314" w:rsidSect="006B0243">
          <w:headerReference w:type="default" r:id="rId15"/>
          <w:footerReference w:type="default" r:id="rId16"/>
          <w:pgSz w:w="11906" w:h="16838" w:code="9"/>
          <w:pgMar w:top="1440" w:right="1440" w:bottom="1440" w:left="1440" w:header="709" w:footer="709" w:gutter="0"/>
          <w:pgNumType w:fmt="lowerRoman"/>
          <w:cols w:space="708"/>
          <w:docGrid w:linePitch="360"/>
        </w:sectPr>
        <w:pPrChange w:id="716" w:author="MIGUEL FUERTES FERNANDEZ" w:date="2022-08-06T19:31:00Z">
          <w:pPr>
            <w:pStyle w:val="Ttulo1Plantilla"/>
          </w:pPr>
        </w:pPrChange>
      </w:pPr>
    </w:p>
    <w:p w14:paraId="57A56FC8" w14:textId="1262A629" w:rsidR="00394151" w:rsidRPr="00B87B27" w:rsidDel="007D5314" w:rsidRDefault="00394151">
      <w:pPr>
        <w:pStyle w:val="Ttulo1Plantilla"/>
        <w:numPr>
          <w:ilvl w:val="0"/>
          <w:numId w:val="0"/>
        </w:numPr>
        <w:spacing w:afterLines="120" w:after="288"/>
        <w:ind w:firstLine="709"/>
        <w:rPr>
          <w:del w:id="717" w:author="MIGUEL FUERTES FERNANDEZ" w:date="2022-08-06T19:40:00Z"/>
          <w:lang w:val="en-GB"/>
        </w:rPr>
        <w:pPrChange w:id="718" w:author="MIGUEL FUERTES FERNANDEZ" w:date="2022-08-06T19:31:00Z">
          <w:pPr>
            <w:pStyle w:val="Ttulo1Plantilla"/>
            <w:numPr>
              <w:numId w:val="0"/>
            </w:numPr>
            <w:ind w:left="0" w:firstLine="0"/>
          </w:pPr>
        </w:pPrChange>
      </w:pPr>
      <w:commentRangeStart w:id="719"/>
      <w:del w:id="720" w:author="MIGUEL FUERTES FERNANDEZ" w:date="2022-08-06T19:40:00Z">
        <w:r w:rsidRPr="00B87B27" w:rsidDel="007D5314">
          <w:rPr>
            <w:lang w:val="en-GB"/>
          </w:rPr>
          <w:delText>Índice</w:delText>
        </w:r>
        <w:commentRangeEnd w:id="719"/>
        <w:r w:rsidR="00BA1FEA" w:rsidRPr="00EE580E" w:rsidDel="007D5314">
          <w:rPr>
            <w:rStyle w:val="CommentReference"/>
            <w:rFonts w:eastAsiaTheme="minorHAnsi"/>
            <w:color w:val="auto"/>
            <w:lang w:eastAsia="en-US"/>
          </w:rPr>
          <w:commentReference w:id="719"/>
        </w:r>
      </w:del>
    </w:p>
    <w:p w14:paraId="00BE31CA" w14:textId="6D8D308F" w:rsidR="00ED3D64" w:rsidRPr="00B87B27" w:rsidDel="007D5314" w:rsidRDefault="00ED3D64">
      <w:pPr>
        <w:pStyle w:val="TOC2"/>
        <w:spacing w:line="360" w:lineRule="auto"/>
        <w:ind w:firstLine="709"/>
        <w:rPr>
          <w:del w:id="721" w:author="MIGUEL FUERTES FERNANDEZ" w:date="2022-08-06T19:40:00Z"/>
          <w:rFonts w:ascii="Arial" w:hAnsi="Arial" w:cs="Arial"/>
          <w:b/>
          <w:noProof/>
          <w:lang w:val="en-GB"/>
        </w:rPr>
        <w:pPrChange w:id="722" w:author="MIGUEL FUERTES FERNANDEZ" w:date="2022-08-06T19:31:00Z">
          <w:pPr>
            <w:pStyle w:val="TOC2"/>
          </w:pPr>
        </w:pPrChange>
      </w:pPr>
    </w:p>
    <w:p w14:paraId="1B88B59A" w14:textId="5C8CCA98" w:rsidR="00ED3D64" w:rsidRPr="00B87B27" w:rsidDel="007D5314" w:rsidRDefault="00ED3D64">
      <w:pPr>
        <w:pStyle w:val="TOC2"/>
        <w:spacing w:line="360" w:lineRule="auto"/>
        <w:ind w:firstLine="709"/>
        <w:rPr>
          <w:del w:id="723" w:author="MIGUEL FUERTES FERNANDEZ" w:date="2022-08-06T19:40:00Z"/>
          <w:rFonts w:ascii="Arial" w:hAnsi="Arial" w:cs="Arial"/>
          <w:b/>
          <w:noProof/>
          <w:lang w:val="en-GB"/>
        </w:rPr>
        <w:pPrChange w:id="724" w:author="MIGUEL FUERTES FERNANDEZ" w:date="2022-08-06T19:31:00Z">
          <w:pPr>
            <w:pStyle w:val="TOC2"/>
          </w:pPr>
        </w:pPrChange>
      </w:pPr>
    </w:p>
    <w:p w14:paraId="66AB96A8" w14:textId="561DAF35" w:rsidR="00394151" w:rsidRPr="00B87B27" w:rsidDel="007D5314" w:rsidRDefault="00394151">
      <w:pPr>
        <w:pStyle w:val="TOC2"/>
        <w:spacing w:line="360" w:lineRule="auto"/>
        <w:ind w:firstLine="709"/>
        <w:rPr>
          <w:del w:id="725" w:author="MIGUEL FUERTES FERNANDEZ" w:date="2022-08-06T19:40:00Z"/>
          <w:rFonts w:ascii="Arial" w:hAnsi="Arial" w:cs="Arial"/>
          <w:b/>
          <w:smallCaps/>
          <w:noProof/>
          <w:sz w:val="24"/>
          <w:lang w:val="en-GB" w:eastAsia="ja-JP"/>
        </w:rPr>
        <w:pPrChange w:id="726" w:author="MIGUEL FUERTES FERNANDEZ" w:date="2022-08-06T19:31:00Z">
          <w:pPr>
            <w:pStyle w:val="TOC2"/>
          </w:pPr>
        </w:pPrChange>
      </w:pPr>
      <w:del w:id="727" w:author="MIGUEL FUERTES FERNANDEZ" w:date="2022-08-06T19:40:00Z">
        <w:r w:rsidRPr="00B87B27" w:rsidDel="007D5314">
          <w:rPr>
            <w:rFonts w:ascii="Arial" w:hAnsi="Arial" w:cs="Arial"/>
            <w:b/>
            <w:noProof/>
            <w:lang w:val="en-GB"/>
          </w:rPr>
          <w:delText>Título</w:delText>
        </w:r>
        <w:r w:rsidR="00CF7A5E" w:rsidRPr="00B87B27" w:rsidDel="007D5314">
          <w:rPr>
            <w:rFonts w:ascii="Arial" w:hAnsi="Arial" w:cs="Arial"/>
            <w:b/>
            <w:noProof/>
            <w:lang w:val="en-GB"/>
          </w:rPr>
          <w:delText xml:space="preserve"> 1 de primer nivel</w:delText>
        </w:r>
        <w:r w:rsidRPr="00B87B27" w:rsidDel="007D5314">
          <w:rPr>
            <w:rFonts w:ascii="Arial" w:hAnsi="Arial" w:cs="Arial"/>
            <w:b/>
            <w:noProof/>
            <w:lang w:val="en-GB"/>
          </w:rPr>
          <w:delText xml:space="preserve"> 1 …………………………</w:delText>
        </w:r>
        <w:r w:rsidR="00CF7A5E" w:rsidRPr="00B87B27" w:rsidDel="007D5314">
          <w:rPr>
            <w:rFonts w:ascii="Arial" w:hAnsi="Arial" w:cs="Arial"/>
            <w:b/>
            <w:noProof/>
            <w:lang w:val="en-GB"/>
          </w:rPr>
          <w:delText>.</w:delText>
        </w:r>
        <w:r w:rsidRPr="00B87B27" w:rsidDel="007D5314">
          <w:rPr>
            <w:rFonts w:ascii="Arial" w:hAnsi="Arial" w:cs="Arial"/>
            <w:b/>
            <w:noProof/>
            <w:lang w:val="en-GB"/>
          </w:rPr>
          <w:delText>………………………………………………</w:delText>
        </w:r>
        <w:r w:rsidRPr="00B87B27" w:rsidDel="007D5314">
          <w:rPr>
            <w:rFonts w:ascii="Arial" w:hAnsi="Arial" w:cs="Arial"/>
            <w:noProof/>
            <w:lang w:val="en-GB"/>
          </w:rPr>
          <w:tab/>
        </w:r>
        <w:r w:rsidRPr="00EE580E" w:rsidDel="007D5314">
          <w:rPr>
            <w:rFonts w:ascii="Arial" w:hAnsi="Arial" w:cs="Arial"/>
            <w:noProof/>
          </w:rPr>
          <w:fldChar w:fldCharType="begin"/>
        </w:r>
        <w:r w:rsidRPr="00B87B27" w:rsidDel="007D5314">
          <w:rPr>
            <w:rFonts w:ascii="Arial" w:hAnsi="Arial" w:cs="Arial"/>
            <w:noProof/>
            <w:lang w:val="en-GB"/>
          </w:rPr>
          <w:delInstrText xml:space="preserve"> PAGEREF _Toc294966187 \h </w:delInstrText>
        </w:r>
        <w:r w:rsidRPr="00EE580E" w:rsidDel="007D5314">
          <w:rPr>
            <w:rFonts w:ascii="Arial" w:hAnsi="Arial" w:cs="Arial"/>
            <w:noProof/>
          </w:rPr>
        </w:r>
        <w:r w:rsidRPr="00EE580E" w:rsidDel="007D5314">
          <w:rPr>
            <w:rFonts w:ascii="Arial" w:hAnsi="Arial" w:cs="Arial"/>
            <w:noProof/>
          </w:rPr>
          <w:fldChar w:fldCharType="separate"/>
        </w:r>
        <w:r w:rsidRPr="00B87B27" w:rsidDel="007D5314">
          <w:rPr>
            <w:rFonts w:ascii="Arial" w:hAnsi="Arial" w:cs="Arial"/>
            <w:noProof/>
            <w:lang w:val="en-GB"/>
          </w:rPr>
          <w:delText>3</w:delText>
        </w:r>
        <w:r w:rsidRPr="00EE580E" w:rsidDel="007D5314">
          <w:rPr>
            <w:rFonts w:ascii="Arial" w:hAnsi="Arial" w:cs="Arial"/>
            <w:noProof/>
          </w:rPr>
          <w:fldChar w:fldCharType="end"/>
        </w:r>
      </w:del>
    </w:p>
    <w:p w14:paraId="5FBF9BD6" w14:textId="0F336E3B" w:rsidR="00394151" w:rsidRPr="00B87B27" w:rsidDel="007D5314" w:rsidRDefault="00CF7A5E">
      <w:pPr>
        <w:pStyle w:val="TOC3"/>
        <w:spacing w:afterLines="120" w:after="288" w:line="360" w:lineRule="auto"/>
        <w:ind w:left="0" w:firstLine="709"/>
        <w:rPr>
          <w:del w:id="728" w:author="MIGUEL FUERTES FERNANDEZ" w:date="2022-08-06T19:40:00Z"/>
          <w:rFonts w:cs="Arial"/>
          <w:noProof/>
          <w:lang w:val="en-GB"/>
        </w:rPr>
        <w:pPrChange w:id="729" w:author="MIGUEL FUERTES FERNANDEZ" w:date="2022-08-06T19:31:00Z">
          <w:pPr>
            <w:pStyle w:val="TOC3"/>
            <w:spacing w:line="276" w:lineRule="auto"/>
          </w:pPr>
        </w:pPrChange>
      </w:pPr>
      <w:del w:id="730" w:author="MIGUEL FUERTES FERNANDEZ" w:date="2022-08-06T19:40:00Z">
        <w:r w:rsidRPr="00B87B27" w:rsidDel="007D5314">
          <w:rPr>
            <w:rFonts w:cs="Arial"/>
            <w:noProof/>
            <w:lang w:val="en-GB"/>
          </w:rPr>
          <w:delText>Título de segundo nivel</w:delText>
        </w:r>
        <w:r w:rsidR="00394151" w:rsidRPr="00B87B27" w:rsidDel="007D5314">
          <w:rPr>
            <w:rFonts w:cs="Arial"/>
            <w:noProof/>
            <w:lang w:val="en-GB"/>
          </w:rPr>
          <w:delText xml:space="preserve"> 1.1 ……………</w:delText>
        </w:r>
        <w:r w:rsidRPr="00B87B27" w:rsidDel="007D5314">
          <w:rPr>
            <w:rFonts w:cs="Arial"/>
            <w:noProof/>
            <w:lang w:val="en-GB"/>
          </w:rPr>
          <w:delText>.</w:delText>
        </w:r>
        <w:r w:rsidR="00394151" w:rsidRPr="00B87B27" w:rsidDel="007D5314">
          <w:rPr>
            <w:rFonts w:cs="Arial"/>
            <w:noProof/>
            <w:lang w:val="en-GB"/>
          </w:rPr>
          <w:delText>……………………………………………………...</w:delText>
        </w:r>
        <w:r w:rsidR="00394151" w:rsidRPr="00B87B27" w:rsidDel="007D5314">
          <w:rPr>
            <w:rFonts w:cs="Arial"/>
            <w:noProof/>
            <w:lang w:val="en-GB"/>
          </w:rPr>
          <w:tab/>
        </w:r>
        <w:r w:rsidR="00394151" w:rsidRPr="00EE580E" w:rsidDel="007D5314">
          <w:rPr>
            <w:rFonts w:cs="Arial"/>
            <w:noProof/>
          </w:rPr>
          <w:fldChar w:fldCharType="begin"/>
        </w:r>
        <w:r w:rsidR="00394151" w:rsidRPr="00B87B27" w:rsidDel="007D5314">
          <w:rPr>
            <w:rFonts w:cs="Arial"/>
            <w:noProof/>
            <w:lang w:val="en-GB"/>
          </w:rPr>
          <w:delInstrText xml:space="preserve"> PAGEREF _Toc294966188 \h </w:delInstrText>
        </w:r>
        <w:r w:rsidR="00394151" w:rsidRPr="00EE580E" w:rsidDel="007D5314">
          <w:rPr>
            <w:rFonts w:cs="Arial"/>
            <w:noProof/>
          </w:rPr>
        </w:r>
        <w:r w:rsidR="00394151" w:rsidRPr="00EE580E" w:rsidDel="007D5314">
          <w:rPr>
            <w:rFonts w:cs="Arial"/>
            <w:noProof/>
          </w:rPr>
          <w:fldChar w:fldCharType="separate"/>
        </w:r>
        <w:r w:rsidR="00394151" w:rsidRPr="00B87B27" w:rsidDel="007D5314">
          <w:rPr>
            <w:rFonts w:cs="Arial"/>
            <w:noProof/>
            <w:lang w:val="en-GB"/>
          </w:rPr>
          <w:delText>3</w:delText>
        </w:r>
        <w:r w:rsidR="00394151" w:rsidRPr="00EE580E" w:rsidDel="007D5314">
          <w:rPr>
            <w:rFonts w:cs="Arial"/>
            <w:noProof/>
          </w:rPr>
          <w:fldChar w:fldCharType="end"/>
        </w:r>
      </w:del>
    </w:p>
    <w:p w14:paraId="54CA3902" w14:textId="59480BA7" w:rsidR="00394151" w:rsidRPr="00B87B27" w:rsidDel="007D5314" w:rsidRDefault="00CF7A5E">
      <w:pPr>
        <w:pStyle w:val="TOC3"/>
        <w:spacing w:afterLines="120" w:after="288" w:line="360" w:lineRule="auto"/>
        <w:ind w:left="0" w:firstLine="709"/>
        <w:rPr>
          <w:del w:id="731" w:author="MIGUEL FUERTES FERNANDEZ" w:date="2022-08-06T19:40:00Z"/>
          <w:rFonts w:cs="Arial"/>
          <w:noProof/>
          <w:sz w:val="24"/>
          <w:lang w:val="en-GB" w:eastAsia="ja-JP"/>
        </w:rPr>
        <w:pPrChange w:id="732" w:author="MIGUEL FUERTES FERNANDEZ" w:date="2022-08-06T19:31:00Z">
          <w:pPr>
            <w:pStyle w:val="TOC3"/>
            <w:spacing w:line="276" w:lineRule="auto"/>
          </w:pPr>
        </w:pPrChange>
      </w:pPr>
      <w:del w:id="733" w:author="MIGUEL FUERTES FERNANDEZ" w:date="2022-08-06T19:40:00Z">
        <w:r w:rsidRPr="00B87B27" w:rsidDel="007D5314">
          <w:rPr>
            <w:rFonts w:cs="Arial"/>
            <w:noProof/>
            <w:lang w:val="en-GB"/>
          </w:rPr>
          <w:delText>Título de segundo nivel 1.2 …………….……………………………………………………...</w:delText>
        </w:r>
        <w:r w:rsidR="00394151" w:rsidRPr="00B87B27" w:rsidDel="007D5314">
          <w:rPr>
            <w:rFonts w:cs="Arial"/>
            <w:noProof/>
            <w:lang w:val="en-GB"/>
          </w:rPr>
          <w:tab/>
        </w:r>
        <w:r w:rsidR="00394151" w:rsidRPr="00EE580E" w:rsidDel="007D5314">
          <w:rPr>
            <w:rFonts w:cs="Arial"/>
            <w:noProof/>
          </w:rPr>
          <w:fldChar w:fldCharType="begin"/>
        </w:r>
        <w:r w:rsidR="00394151" w:rsidRPr="00B87B27" w:rsidDel="007D5314">
          <w:rPr>
            <w:rFonts w:cs="Arial"/>
            <w:noProof/>
            <w:lang w:val="en-GB"/>
          </w:rPr>
          <w:delInstrText xml:space="preserve"> PAGEREF _Toc294966189 \h </w:delInstrText>
        </w:r>
        <w:r w:rsidR="00394151" w:rsidRPr="00EE580E" w:rsidDel="007D5314">
          <w:rPr>
            <w:rFonts w:cs="Arial"/>
            <w:noProof/>
          </w:rPr>
        </w:r>
        <w:r w:rsidR="00394151" w:rsidRPr="00EE580E" w:rsidDel="007D5314">
          <w:rPr>
            <w:rFonts w:cs="Arial"/>
            <w:noProof/>
          </w:rPr>
          <w:fldChar w:fldCharType="separate"/>
        </w:r>
        <w:r w:rsidR="00394151" w:rsidRPr="00B87B27" w:rsidDel="007D5314">
          <w:rPr>
            <w:rFonts w:cs="Arial"/>
            <w:noProof/>
            <w:lang w:val="en-GB"/>
          </w:rPr>
          <w:delText>3</w:delText>
        </w:r>
        <w:r w:rsidR="00394151" w:rsidRPr="00EE580E" w:rsidDel="007D5314">
          <w:rPr>
            <w:rFonts w:cs="Arial"/>
            <w:noProof/>
          </w:rPr>
          <w:fldChar w:fldCharType="end"/>
        </w:r>
      </w:del>
    </w:p>
    <w:p w14:paraId="6CF9DA84" w14:textId="7B45E547" w:rsidR="00394151" w:rsidRPr="00B87B27" w:rsidDel="007D5314" w:rsidRDefault="00CF7A5E">
      <w:pPr>
        <w:pStyle w:val="TOC3"/>
        <w:spacing w:afterLines="120" w:after="288" w:line="360" w:lineRule="auto"/>
        <w:ind w:left="0" w:firstLine="709"/>
        <w:rPr>
          <w:del w:id="734" w:author="MIGUEL FUERTES FERNANDEZ" w:date="2022-08-06T19:40:00Z"/>
          <w:rFonts w:cs="Arial"/>
          <w:noProof/>
          <w:sz w:val="24"/>
          <w:lang w:val="en-GB" w:eastAsia="ja-JP"/>
        </w:rPr>
        <w:pPrChange w:id="735" w:author="MIGUEL FUERTES FERNANDEZ" w:date="2022-08-06T19:31:00Z">
          <w:pPr>
            <w:pStyle w:val="TOC3"/>
            <w:spacing w:line="276" w:lineRule="auto"/>
          </w:pPr>
        </w:pPrChange>
      </w:pPr>
      <w:del w:id="736" w:author="MIGUEL FUERTES FERNANDEZ" w:date="2022-08-06T19:40:00Z">
        <w:r w:rsidRPr="00B87B27" w:rsidDel="007D5314">
          <w:rPr>
            <w:rFonts w:cs="Arial"/>
            <w:noProof/>
            <w:lang w:val="en-GB"/>
          </w:rPr>
          <w:delText>Título de segundo nivel 1.3 …………….……………………………………………………...</w:delText>
        </w:r>
        <w:r w:rsidR="00394151" w:rsidRPr="00B87B27" w:rsidDel="007D5314">
          <w:rPr>
            <w:rFonts w:cs="Arial"/>
            <w:noProof/>
            <w:lang w:val="en-GB"/>
          </w:rPr>
          <w:tab/>
        </w:r>
        <w:r w:rsidR="00394151" w:rsidRPr="00EE580E" w:rsidDel="007D5314">
          <w:rPr>
            <w:rFonts w:cs="Arial"/>
            <w:noProof/>
          </w:rPr>
          <w:fldChar w:fldCharType="begin"/>
        </w:r>
        <w:r w:rsidR="00394151" w:rsidRPr="00B87B27" w:rsidDel="007D5314">
          <w:rPr>
            <w:rFonts w:cs="Arial"/>
            <w:noProof/>
            <w:lang w:val="en-GB"/>
          </w:rPr>
          <w:delInstrText xml:space="preserve"> PAGEREF _Toc294966190 \h </w:delInstrText>
        </w:r>
        <w:r w:rsidR="00394151" w:rsidRPr="00EE580E" w:rsidDel="007D5314">
          <w:rPr>
            <w:rFonts w:cs="Arial"/>
            <w:noProof/>
          </w:rPr>
        </w:r>
        <w:r w:rsidR="00394151" w:rsidRPr="00EE580E" w:rsidDel="007D5314">
          <w:rPr>
            <w:rFonts w:cs="Arial"/>
            <w:noProof/>
          </w:rPr>
          <w:fldChar w:fldCharType="separate"/>
        </w:r>
        <w:r w:rsidR="00394151" w:rsidRPr="00B87B27" w:rsidDel="007D5314">
          <w:rPr>
            <w:rFonts w:cs="Arial"/>
            <w:noProof/>
            <w:lang w:val="en-GB"/>
          </w:rPr>
          <w:delText>3</w:delText>
        </w:r>
        <w:r w:rsidR="00394151" w:rsidRPr="00EE580E" w:rsidDel="007D5314">
          <w:rPr>
            <w:rFonts w:cs="Arial"/>
            <w:noProof/>
          </w:rPr>
          <w:fldChar w:fldCharType="end"/>
        </w:r>
      </w:del>
    </w:p>
    <w:p w14:paraId="4840DD28" w14:textId="221423D4" w:rsidR="00394151" w:rsidRPr="00B87B27" w:rsidDel="007D5314" w:rsidRDefault="00CF7A5E">
      <w:pPr>
        <w:pStyle w:val="TOC2"/>
        <w:spacing w:line="360" w:lineRule="auto"/>
        <w:ind w:firstLine="709"/>
        <w:rPr>
          <w:del w:id="737" w:author="MIGUEL FUERTES FERNANDEZ" w:date="2022-08-06T19:40:00Z"/>
          <w:rFonts w:ascii="Arial" w:hAnsi="Arial" w:cs="Arial"/>
          <w:b/>
          <w:smallCaps/>
          <w:noProof/>
          <w:sz w:val="24"/>
          <w:lang w:val="en-GB" w:eastAsia="ja-JP"/>
        </w:rPr>
        <w:pPrChange w:id="738" w:author="MIGUEL FUERTES FERNANDEZ" w:date="2022-08-06T19:31:00Z">
          <w:pPr>
            <w:pStyle w:val="TOC2"/>
          </w:pPr>
        </w:pPrChange>
      </w:pPr>
      <w:del w:id="739" w:author="MIGUEL FUERTES FERNANDEZ" w:date="2022-08-06T19:40:00Z">
        <w:r w:rsidRPr="00B87B27" w:rsidDel="007D5314">
          <w:rPr>
            <w:rFonts w:ascii="Arial" w:hAnsi="Arial" w:cs="Arial"/>
            <w:b/>
            <w:noProof/>
            <w:lang w:val="en-GB"/>
          </w:rPr>
          <w:delText>Título 2 de primer nivel 1 ………………………….………………………………………………</w:delText>
        </w:r>
        <w:r w:rsidR="00394151" w:rsidRPr="00B87B27" w:rsidDel="007D5314">
          <w:rPr>
            <w:rFonts w:ascii="Arial" w:hAnsi="Arial" w:cs="Arial"/>
            <w:noProof/>
            <w:lang w:val="en-GB"/>
          </w:rPr>
          <w:tab/>
        </w:r>
        <w:r w:rsidR="00394151" w:rsidRPr="00EE580E" w:rsidDel="007D5314">
          <w:rPr>
            <w:rFonts w:ascii="Arial" w:hAnsi="Arial" w:cs="Arial"/>
            <w:noProof/>
          </w:rPr>
          <w:fldChar w:fldCharType="begin"/>
        </w:r>
        <w:r w:rsidR="00394151" w:rsidRPr="00B87B27" w:rsidDel="007D5314">
          <w:rPr>
            <w:rFonts w:ascii="Arial" w:hAnsi="Arial" w:cs="Arial"/>
            <w:noProof/>
            <w:lang w:val="en-GB"/>
          </w:rPr>
          <w:delInstrText xml:space="preserve"> PAGEREF _Toc294966191 \h </w:delInstrText>
        </w:r>
        <w:r w:rsidR="00394151" w:rsidRPr="00EE580E" w:rsidDel="007D5314">
          <w:rPr>
            <w:rFonts w:ascii="Arial" w:hAnsi="Arial" w:cs="Arial"/>
            <w:noProof/>
          </w:rPr>
        </w:r>
        <w:r w:rsidR="00394151" w:rsidRPr="00EE580E" w:rsidDel="007D5314">
          <w:rPr>
            <w:rFonts w:ascii="Arial" w:hAnsi="Arial" w:cs="Arial"/>
            <w:noProof/>
          </w:rPr>
          <w:fldChar w:fldCharType="separate"/>
        </w:r>
        <w:r w:rsidR="00394151" w:rsidRPr="00B87B27" w:rsidDel="007D5314">
          <w:rPr>
            <w:rFonts w:ascii="Arial" w:hAnsi="Arial" w:cs="Arial"/>
            <w:noProof/>
            <w:lang w:val="en-GB"/>
          </w:rPr>
          <w:delText>3</w:delText>
        </w:r>
        <w:r w:rsidR="00394151" w:rsidRPr="00EE580E" w:rsidDel="007D5314">
          <w:rPr>
            <w:rFonts w:ascii="Arial" w:hAnsi="Arial" w:cs="Arial"/>
            <w:noProof/>
          </w:rPr>
          <w:fldChar w:fldCharType="end"/>
        </w:r>
      </w:del>
    </w:p>
    <w:p w14:paraId="7B713440" w14:textId="2F75D41D" w:rsidR="00394151" w:rsidRPr="00B87B27" w:rsidDel="007D5314" w:rsidRDefault="00CF7A5E">
      <w:pPr>
        <w:pStyle w:val="TOC3"/>
        <w:spacing w:afterLines="120" w:after="288" w:line="360" w:lineRule="auto"/>
        <w:ind w:left="0" w:firstLine="709"/>
        <w:rPr>
          <w:del w:id="740" w:author="MIGUEL FUERTES FERNANDEZ" w:date="2022-08-06T19:40:00Z"/>
          <w:rFonts w:cs="Arial"/>
          <w:noProof/>
          <w:sz w:val="24"/>
          <w:lang w:val="en-GB" w:eastAsia="ja-JP"/>
        </w:rPr>
        <w:pPrChange w:id="741" w:author="MIGUEL FUERTES FERNANDEZ" w:date="2022-08-06T19:31:00Z">
          <w:pPr>
            <w:pStyle w:val="TOC3"/>
            <w:spacing w:line="276" w:lineRule="auto"/>
          </w:pPr>
        </w:pPrChange>
      </w:pPr>
      <w:del w:id="742" w:author="MIGUEL FUERTES FERNANDEZ" w:date="2022-08-06T19:40:00Z">
        <w:r w:rsidRPr="00B87B27" w:rsidDel="007D5314">
          <w:rPr>
            <w:rFonts w:cs="Arial"/>
            <w:noProof/>
            <w:lang w:val="en-GB"/>
          </w:rPr>
          <w:delText>Título de segundo nivel 2.1 …………….……………………………………………………...</w:delText>
        </w:r>
        <w:r w:rsidR="00394151" w:rsidRPr="00B87B27" w:rsidDel="007D5314">
          <w:rPr>
            <w:rFonts w:cs="Arial"/>
            <w:noProof/>
            <w:lang w:val="en-GB"/>
          </w:rPr>
          <w:tab/>
        </w:r>
        <w:r w:rsidR="00394151" w:rsidRPr="00EE580E" w:rsidDel="007D5314">
          <w:rPr>
            <w:rFonts w:cs="Arial"/>
            <w:noProof/>
          </w:rPr>
          <w:fldChar w:fldCharType="begin"/>
        </w:r>
        <w:r w:rsidR="00394151" w:rsidRPr="00B87B27" w:rsidDel="007D5314">
          <w:rPr>
            <w:rFonts w:cs="Arial"/>
            <w:noProof/>
            <w:lang w:val="en-GB"/>
          </w:rPr>
          <w:delInstrText xml:space="preserve"> PAGEREF _Toc294966192 \h </w:delInstrText>
        </w:r>
        <w:r w:rsidR="00394151" w:rsidRPr="00EE580E" w:rsidDel="007D5314">
          <w:rPr>
            <w:rFonts w:cs="Arial"/>
            <w:noProof/>
          </w:rPr>
        </w:r>
        <w:r w:rsidR="00394151" w:rsidRPr="00EE580E" w:rsidDel="007D5314">
          <w:rPr>
            <w:rFonts w:cs="Arial"/>
            <w:noProof/>
          </w:rPr>
          <w:fldChar w:fldCharType="separate"/>
        </w:r>
        <w:r w:rsidR="00394151" w:rsidRPr="00B87B27" w:rsidDel="007D5314">
          <w:rPr>
            <w:rFonts w:cs="Arial"/>
            <w:noProof/>
            <w:lang w:val="en-GB"/>
          </w:rPr>
          <w:delText>3</w:delText>
        </w:r>
        <w:r w:rsidR="00394151" w:rsidRPr="00EE580E" w:rsidDel="007D5314">
          <w:rPr>
            <w:rFonts w:cs="Arial"/>
            <w:noProof/>
          </w:rPr>
          <w:fldChar w:fldCharType="end"/>
        </w:r>
      </w:del>
    </w:p>
    <w:p w14:paraId="40EE6A98" w14:textId="02D53E8B" w:rsidR="00394151" w:rsidRPr="00B87B27" w:rsidDel="007D5314" w:rsidRDefault="00CF7A5E">
      <w:pPr>
        <w:pStyle w:val="TOC3"/>
        <w:spacing w:afterLines="120" w:after="288" w:line="360" w:lineRule="auto"/>
        <w:ind w:left="0" w:firstLine="709"/>
        <w:rPr>
          <w:del w:id="743" w:author="MIGUEL FUERTES FERNANDEZ" w:date="2022-08-06T19:40:00Z"/>
          <w:rFonts w:cs="Arial"/>
          <w:noProof/>
          <w:lang w:val="en-GB"/>
        </w:rPr>
        <w:pPrChange w:id="744" w:author="MIGUEL FUERTES FERNANDEZ" w:date="2022-08-06T19:31:00Z">
          <w:pPr>
            <w:pStyle w:val="TOC3"/>
            <w:spacing w:line="276" w:lineRule="auto"/>
          </w:pPr>
        </w:pPrChange>
      </w:pPr>
      <w:del w:id="745" w:author="MIGUEL FUERTES FERNANDEZ" w:date="2022-08-06T19:40:00Z">
        <w:r w:rsidRPr="00B87B27" w:rsidDel="007D5314">
          <w:rPr>
            <w:rFonts w:cs="Arial"/>
            <w:noProof/>
            <w:lang w:val="en-GB"/>
          </w:rPr>
          <w:delText>Título de segundo nivel 2.2 …………….……………………………………………………...</w:delText>
        </w:r>
        <w:r w:rsidR="00394151" w:rsidRPr="00B87B27" w:rsidDel="007D5314">
          <w:rPr>
            <w:rFonts w:cs="Arial"/>
            <w:noProof/>
            <w:lang w:val="en-GB"/>
          </w:rPr>
          <w:tab/>
        </w:r>
        <w:r w:rsidR="00394151" w:rsidRPr="00EE580E" w:rsidDel="007D5314">
          <w:rPr>
            <w:rFonts w:cs="Arial"/>
            <w:noProof/>
          </w:rPr>
          <w:fldChar w:fldCharType="begin"/>
        </w:r>
        <w:r w:rsidR="00394151" w:rsidRPr="00B87B27" w:rsidDel="007D5314">
          <w:rPr>
            <w:rFonts w:cs="Arial"/>
            <w:noProof/>
            <w:lang w:val="en-GB"/>
          </w:rPr>
          <w:delInstrText xml:space="preserve"> PAGEREF _Toc294966193 \h </w:delInstrText>
        </w:r>
        <w:r w:rsidR="00394151" w:rsidRPr="00EE580E" w:rsidDel="007D5314">
          <w:rPr>
            <w:rFonts w:cs="Arial"/>
            <w:noProof/>
          </w:rPr>
        </w:r>
        <w:r w:rsidR="00394151" w:rsidRPr="00EE580E" w:rsidDel="007D5314">
          <w:rPr>
            <w:rFonts w:cs="Arial"/>
            <w:noProof/>
          </w:rPr>
          <w:fldChar w:fldCharType="separate"/>
        </w:r>
        <w:r w:rsidR="00394151" w:rsidRPr="00B87B27" w:rsidDel="007D5314">
          <w:rPr>
            <w:rFonts w:cs="Arial"/>
            <w:noProof/>
            <w:lang w:val="en-GB"/>
          </w:rPr>
          <w:delText>3</w:delText>
        </w:r>
        <w:r w:rsidR="00394151" w:rsidRPr="00EE580E" w:rsidDel="007D5314">
          <w:rPr>
            <w:rFonts w:cs="Arial"/>
            <w:noProof/>
          </w:rPr>
          <w:fldChar w:fldCharType="end"/>
        </w:r>
      </w:del>
    </w:p>
    <w:p w14:paraId="157C2010" w14:textId="49CD1EC1" w:rsidR="00716754" w:rsidRPr="00B87B27" w:rsidDel="007D5314" w:rsidRDefault="00716754">
      <w:pPr>
        <w:spacing w:afterLines="120" w:after="288" w:line="360" w:lineRule="auto"/>
        <w:ind w:firstLine="709"/>
        <w:rPr>
          <w:del w:id="746" w:author="MIGUEL FUERTES FERNANDEZ" w:date="2022-08-06T19:40:00Z"/>
          <w:rFonts w:ascii="Arial" w:hAnsi="Arial" w:cs="Arial"/>
          <w:lang w:val="en-GB"/>
        </w:rPr>
        <w:pPrChange w:id="747" w:author="MIGUEL FUERTES FERNANDEZ" w:date="2022-08-06T19:31:00Z">
          <w:pPr>
            <w:spacing w:after="120" w:line="276" w:lineRule="auto"/>
          </w:pPr>
        </w:pPrChange>
      </w:pPr>
    </w:p>
    <w:p w14:paraId="55E6CD4B" w14:textId="728918E3" w:rsidR="00BA1FEA" w:rsidRPr="00B87B27" w:rsidDel="007D5314" w:rsidRDefault="00BA1FEA">
      <w:pPr>
        <w:spacing w:afterLines="120" w:after="288" w:line="360" w:lineRule="auto"/>
        <w:ind w:firstLine="709"/>
        <w:rPr>
          <w:del w:id="748" w:author="MIGUEL FUERTES FERNANDEZ" w:date="2022-08-06T19:40:00Z"/>
          <w:rFonts w:ascii="Arial" w:hAnsi="Arial" w:cs="Arial"/>
          <w:lang w:val="en-GB"/>
        </w:rPr>
        <w:pPrChange w:id="749" w:author="MIGUEL FUERTES FERNANDEZ" w:date="2022-08-06T19:31:00Z">
          <w:pPr/>
        </w:pPrChange>
      </w:pPr>
      <w:del w:id="750" w:author="MIGUEL FUERTES FERNANDEZ" w:date="2022-08-06T19:40:00Z">
        <w:r w:rsidRPr="00B87B27" w:rsidDel="007D5314">
          <w:rPr>
            <w:rFonts w:ascii="Arial" w:hAnsi="Arial" w:cs="Arial"/>
            <w:lang w:val="en-GB"/>
          </w:rPr>
          <w:br w:type="page"/>
        </w:r>
      </w:del>
    </w:p>
    <w:p w14:paraId="125E9B07" w14:textId="4CB459B0" w:rsidR="00BA1FEA" w:rsidRPr="00B87B27" w:rsidDel="007D5314" w:rsidRDefault="00BA1FEA">
      <w:pPr>
        <w:pStyle w:val="Ttulo1Plantilla"/>
        <w:numPr>
          <w:ilvl w:val="0"/>
          <w:numId w:val="0"/>
        </w:numPr>
        <w:spacing w:afterLines="120" w:after="288"/>
        <w:ind w:firstLine="709"/>
        <w:rPr>
          <w:del w:id="751" w:author="MIGUEL FUERTES FERNANDEZ" w:date="2022-08-06T19:40:00Z"/>
          <w:lang w:val="en-GB"/>
        </w:rPr>
        <w:pPrChange w:id="752" w:author="MIGUEL FUERTES FERNANDEZ" w:date="2022-08-06T19:31:00Z">
          <w:pPr>
            <w:pStyle w:val="Ttulo1Plantilla"/>
            <w:numPr>
              <w:numId w:val="0"/>
            </w:numPr>
            <w:ind w:left="0" w:firstLine="0"/>
          </w:pPr>
        </w:pPrChange>
      </w:pPr>
      <w:commentRangeStart w:id="753"/>
      <w:del w:id="754" w:author="MIGUEL FUERTES FERNANDEZ" w:date="2022-08-06T19:40:00Z">
        <w:r w:rsidRPr="00B87B27" w:rsidDel="007D5314">
          <w:rPr>
            <w:lang w:val="en-GB"/>
          </w:rPr>
          <w:delText>Índice</w:delText>
        </w:r>
        <w:commentRangeEnd w:id="753"/>
        <w:r w:rsidRPr="00EE580E" w:rsidDel="007D5314">
          <w:rPr>
            <w:rStyle w:val="CommentReference"/>
            <w:rFonts w:eastAsiaTheme="minorHAnsi"/>
            <w:color w:val="auto"/>
            <w:lang w:eastAsia="en-US"/>
          </w:rPr>
          <w:commentReference w:id="753"/>
        </w:r>
      </w:del>
    </w:p>
    <w:p w14:paraId="526E1AC8" w14:textId="3DE18856" w:rsidR="00BA1FEA" w:rsidRPr="00B87B27" w:rsidDel="007D5314" w:rsidRDefault="00BA1FEA">
      <w:pPr>
        <w:pStyle w:val="TOC2"/>
        <w:spacing w:line="360" w:lineRule="auto"/>
        <w:ind w:firstLine="709"/>
        <w:rPr>
          <w:del w:id="755" w:author="MIGUEL FUERTES FERNANDEZ" w:date="2022-08-06T19:40:00Z"/>
          <w:rFonts w:ascii="Arial" w:hAnsi="Arial" w:cs="Arial"/>
          <w:b/>
          <w:noProof/>
          <w:lang w:val="en-GB"/>
        </w:rPr>
        <w:pPrChange w:id="756" w:author="MIGUEL FUERTES FERNANDEZ" w:date="2022-08-06T19:31:00Z">
          <w:pPr>
            <w:pStyle w:val="TOC2"/>
          </w:pPr>
        </w:pPrChange>
      </w:pPr>
    </w:p>
    <w:p w14:paraId="6506502F" w14:textId="1038137A" w:rsidR="00BA1FEA" w:rsidRPr="00B87B27" w:rsidDel="007D5314" w:rsidRDefault="00BA1FEA">
      <w:pPr>
        <w:pStyle w:val="TOC2"/>
        <w:spacing w:line="360" w:lineRule="auto"/>
        <w:ind w:firstLine="709"/>
        <w:rPr>
          <w:del w:id="757" w:author="MIGUEL FUERTES FERNANDEZ" w:date="2022-08-06T19:40:00Z"/>
          <w:rFonts w:ascii="Arial" w:hAnsi="Arial" w:cs="Arial"/>
          <w:b/>
          <w:noProof/>
          <w:lang w:val="en-GB"/>
        </w:rPr>
        <w:pPrChange w:id="758" w:author="MIGUEL FUERTES FERNANDEZ" w:date="2022-08-06T19:31:00Z">
          <w:pPr>
            <w:pStyle w:val="TOC2"/>
          </w:pPr>
        </w:pPrChange>
      </w:pPr>
    </w:p>
    <w:p w14:paraId="3E3EF9A2" w14:textId="5A32D202" w:rsidR="00BA1FEA" w:rsidRPr="00B87B27" w:rsidDel="007D5314" w:rsidRDefault="00BA1FEA">
      <w:pPr>
        <w:pStyle w:val="TOC2"/>
        <w:spacing w:line="360" w:lineRule="auto"/>
        <w:ind w:firstLine="709"/>
        <w:rPr>
          <w:del w:id="759" w:author="MIGUEL FUERTES FERNANDEZ" w:date="2022-08-06T19:40:00Z"/>
          <w:rFonts w:ascii="Arial" w:hAnsi="Arial" w:cs="Arial"/>
          <w:b/>
          <w:smallCaps/>
          <w:noProof/>
          <w:sz w:val="24"/>
          <w:lang w:val="en-GB" w:eastAsia="ja-JP"/>
        </w:rPr>
        <w:pPrChange w:id="760" w:author="MIGUEL FUERTES FERNANDEZ" w:date="2022-08-06T19:31:00Z">
          <w:pPr>
            <w:pStyle w:val="TOC2"/>
          </w:pPr>
        </w:pPrChange>
      </w:pPr>
      <w:del w:id="761" w:author="MIGUEL FUERTES FERNANDEZ" w:date="2022-08-06T19:40:00Z">
        <w:r w:rsidRPr="00B87B27" w:rsidDel="007D5314">
          <w:rPr>
            <w:rFonts w:ascii="Arial" w:hAnsi="Arial" w:cs="Arial"/>
            <w:b/>
            <w:noProof/>
            <w:lang w:val="en-GB"/>
          </w:rPr>
          <w:delText>Título 1 de primer nivel 1 ………………………….………………………………………………</w:delText>
        </w:r>
        <w:r w:rsidRPr="00B87B27" w:rsidDel="007D5314">
          <w:rPr>
            <w:rFonts w:ascii="Arial" w:hAnsi="Arial" w:cs="Arial"/>
            <w:noProof/>
            <w:lang w:val="en-GB"/>
          </w:rPr>
          <w:tab/>
        </w:r>
        <w:r w:rsidRPr="00EE580E" w:rsidDel="007D5314">
          <w:rPr>
            <w:rFonts w:ascii="Arial" w:hAnsi="Arial" w:cs="Arial"/>
            <w:noProof/>
          </w:rPr>
          <w:fldChar w:fldCharType="begin"/>
        </w:r>
        <w:r w:rsidRPr="00B87B27" w:rsidDel="007D5314">
          <w:rPr>
            <w:rFonts w:ascii="Arial" w:hAnsi="Arial" w:cs="Arial"/>
            <w:noProof/>
            <w:lang w:val="en-GB"/>
          </w:rPr>
          <w:delInstrText xml:space="preserve"> PAGEREF _Toc294966187 \h </w:delInstrText>
        </w:r>
        <w:r w:rsidRPr="00EE580E" w:rsidDel="007D5314">
          <w:rPr>
            <w:rFonts w:ascii="Arial" w:hAnsi="Arial" w:cs="Arial"/>
            <w:noProof/>
          </w:rPr>
        </w:r>
        <w:r w:rsidRPr="00EE580E" w:rsidDel="007D5314">
          <w:rPr>
            <w:rFonts w:ascii="Arial" w:hAnsi="Arial" w:cs="Arial"/>
            <w:noProof/>
          </w:rPr>
          <w:fldChar w:fldCharType="separate"/>
        </w:r>
        <w:r w:rsidRPr="00B87B27" w:rsidDel="007D5314">
          <w:rPr>
            <w:rFonts w:ascii="Arial" w:hAnsi="Arial" w:cs="Arial"/>
            <w:noProof/>
            <w:lang w:val="en-GB"/>
          </w:rPr>
          <w:delText>3</w:delText>
        </w:r>
        <w:r w:rsidRPr="00EE580E" w:rsidDel="007D5314">
          <w:rPr>
            <w:rFonts w:ascii="Arial" w:hAnsi="Arial" w:cs="Arial"/>
            <w:noProof/>
          </w:rPr>
          <w:fldChar w:fldCharType="end"/>
        </w:r>
      </w:del>
    </w:p>
    <w:p w14:paraId="10FB9E89" w14:textId="0C1C502E" w:rsidR="00BA1FEA" w:rsidRPr="00B87B27" w:rsidDel="007D5314" w:rsidRDefault="00BA1FEA">
      <w:pPr>
        <w:pStyle w:val="TOC3"/>
        <w:spacing w:afterLines="120" w:after="288" w:line="360" w:lineRule="auto"/>
        <w:ind w:left="0" w:firstLine="709"/>
        <w:rPr>
          <w:del w:id="762" w:author="MIGUEL FUERTES FERNANDEZ" w:date="2022-08-06T19:40:00Z"/>
          <w:rFonts w:cs="Arial"/>
          <w:noProof/>
          <w:lang w:val="en-GB"/>
        </w:rPr>
        <w:pPrChange w:id="763" w:author="MIGUEL FUERTES FERNANDEZ" w:date="2022-08-06T19:31:00Z">
          <w:pPr>
            <w:pStyle w:val="TOC3"/>
            <w:spacing w:line="276" w:lineRule="auto"/>
          </w:pPr>
        </w:pPrChange>
      </w:pPr>
      <w:del w:id="764" w:author="MIGUEL FUERTES FERNANDEZ" w:date="2022-08-06T19:40:00Z">
        <w:r w:rsidRPr="00B87B27" w:rsidDel="007D5314">
          <w:rPr>
            <w:rFonts w:cs="Arial"/>
            <w:noProof/>
            <w:lang w:val="en-GB"/>
          </w:rPr>
          <w:delText>Título de segundo nivel 1.1 …………….……………………………………………………...</w:delText>
        </w:r>
        <w:r w:rsidRPr="00B87B27" w:rsidDel="007D5314">
          <w:rPr>
            <w:rFonts w:cs="Arial"/>
            <w:noProof/>
            <w:lang w:val="en-GB"/>
          </w:rPr>
          <w:tab/>
        </w:r>
        <w:r w:rsidRPr="00EE580E" w:rsidDel="007D5314">
          <w:rPr>
            <w:rFonts w:cs="Arial"/>
            <w:noProof/>
          </w:rPr>
          <w:fldChar w:fldCharType="begin"/>
        </w:r>
        <w:r w:rsidRPr="00B87B27" w:rsidDel="007D5314">
          <w:rPr>
            <w:rFonts w:cs="Arial"/>
            <w:noProof/>
            <w:lang w:val="en-GB"/>
          </w:rPr>
          <w:delInstrText xml:space="preserve"> PAGEREF _Toc294966188 \h </w:delInstrText>
        </w:r>
        <w:r w:rsidRPr="00EE580E" w:rsidDel="007D5314">
          <w:rPr>
            <w:rFonts w:cs="Arial"/>
            <w:noProof/>
          </w:rPr>
        </w:r>
        <w:r w:rsidRPr="00EE580E" w:rsidDel="007D5314">
          <w:rPr>
            <w:rFonts w:cs="Arial"/>
            <w:noProof/>
          </w:rPr>
          <w:fldChar w:fldCharType="separate"/>
        </w:r>
        <w:r w:rsidRPr="00B87B27" w:rsidDel="007D5314">
          <w:rPr>
            <w:rFonts w:cs="Arial"/>
            <w:noProof/>
            <w:lang w:val="en-GB"/>
          </w:rPr>
          <w:delText>3</w:delText>
        </w:r>
        <w:r w:rsidRPr="00EE580E" w:rsidDel="007D5314">
          <w:rPr>
            <w:rFonts w:cs="Arial"/>
            <w:noProof/>
          </w:rPr>
          <w:fldChar w:fldCharType="end"/>
        </w:r>
      </w:del>
    </w:p>
    <w:p w14:paraId="1FFDA9B7" w14:textId="279F040A" w:rsidR="00BA1FEA" w:rsidRPr="00B87B27" w:rsidDel="007D5314" w:rsidRDefault="00BA1FEA">
      <w:pPr>
        <w:pStyle w:val="TOC3"/>
        <w:spacing w:afterLines="120" w:after="288" w:line="360" w:lineRule="auto"/>
        <w:ind w:left="0" w:firstLine="709"/>
        <w:rPr>
          <w:del w:id="765" w:author="MIGUEL FUERTES FERNANDEZ" w:date="2022-08-06T19:40:00Z"/>
          <w:rFonts w:cs="Arial"/>
          <w:noProof/>
          <w:sz w:val="24"/>
          <w:lang w:val="en-GB" w:eastAsia="ja-JP"/>
        </w:rPr>
        <w:pPrChange w:id="766" w:author="MIGUEL FUERTES FERNANDEZ" w:date="2022-08-06T19:31:00Z">
          <w:pPr>
            <w:pStyle w:val="TOC3"/>
            <w:spacing w:line="276" w:lineRule="auto"/>
          </w:pPr>
        </w:pPrChange>
      </w:pPr>
      <w:del w:id="767" w:author="MIGUEL FUERTES FERNANDEZ" w:date="2022-08-06T19:40:00Z">
        <w:r w:rsidRPr="00B87B27" w:rsidDel="007D5314">
          <w:rPr>
            <w:rFonts w:cs="Arial"/>
            <w:noProof/>
            <w:lang w:val="en-GB"/>
          </w:rPr>
          <w:delText>Título de segundo nivel 1.2 …………….……………………………………………………...</w:delText>
        </w:r>
        <w:r w:rsidRPr="00B87B27" w:rsidDel="007D5314">
          <w:rPr>
            <w:rFonts w:cs="Arial"/>
            <w:noProof/>
            <w:lang w:val="en-GB"/>
          </w:rPr>
          <w:tab/>
        </w:r>
        <w:r w:rsidRPr="00EE580E" w:rsidDel="007D5314">
          <w:rPr>
            <w:rFonts w:cs="Arial"/>
            <w:noProof/>
          </w:rPr>
          <w:fldChar w:fldCharType="begin"/>
        </w:r>
        <w:r w:rsidRPr="00B87B27" w:rsidDel="007D5314">
          <w:rPr>
            <w:rFonts w:cs="Arial"/>
            <w:noProof/>
            <w:lang w:val="en-GB"/>
          </w:rPr>
          <w:delInstrText xml:space="preserve"> PAGEREF _Toc294966189 \h </w:delInstrText>
        </w:r>
        <w:r w:rsidRPr="00EE580E" w:rsidDel="007D5314">
          <w:rPr>
            <w:rFonts w:cs="Arial"/>
            <w:noProof/>
          </w:rPr>
        </w:r>
        <w:r w:rsidRPr="00EE580E" w:rsidDel="007D5314">
          <w:rPr>
            <w:rFonts w:cs="Arial"/>
            <w:noProof/>
          </w:rPr>
          <w:fldChar w:fldCharType="separate"/>
        </w:r>
        <w:r w:rsidRPr="00B87B27" w:rsidDel="007D5314">
          <w:rPr>
            <w:rFonts w:cs="Arial"/>
            <w:noProof/>
            <w:lang w:val="en-GB"/>
          </w:rPr>
          <w:delText>3</w:delText>
        </w:r>
        <w:r w:rsidRPr="00EE580E" w:rsidDel="007D5314">
          <w:rPr>
            <w:rFonts w:cs="Arial"/>
            <w:noProof/>
          </w:rPr>
          <w:fldChar w:fldCharType="end"/>
        </w:r>
      </w:del>
    </w:p>
    <w:p w14:paraId="616490F1" w14:textId="4DD38B4F" w:rsidR="00BA1FEA" w:rsidRPr="00B87B27" w:rsidDel="007D5314" w:rsidRDefault="00BA1FEA">
      <w:pPr>
        <w:pStyle w:val="TOC3"/>
        <w:spacing w:afterLines="120" w:after="288" w:line="360" w:lineRule="auto"/>
        <w:ind w:left="0" w:firstLine="709"/>
        <w:rPr>
          <w:del w:id="768" w:author="MIGUEL FUERTES FERNANDEZ" w:date="2022-08-06T19:40:00Z"/>
          <w:rFonts w:cs="Arial"/>
          <w:noProof/>
          <w:sz w:val="24"/>
          <w:lang w:val="en-GB" w:eastAsia="ja-JP"/>
        </w:rPr>
        <w:pPrChange w:id="769" w:author="MIGUEL FUERTES FERNANDEZ" w:date="2022-08-06T19:31:00Z">
          <w:pPr>
            <w:pStyle w:val="TOC3"/>
            <w:spacing w:line="276" w:lineRule="auto"/>
          </w:pPr>
        </w:pPrChange>
      </w:pPr>
      <w:del w:id="770" w:author="MIGUEL FUERTES FERNANDEZ" w:date="2022-08-06T19:40:00Z">
        <w:r w:rsidRPr="00B87B27" w:rsidDel="007D5314">
          <w:rPr>
            <w:rFonts w:cs="Arial"/>
            <w:noProof/>
            <w:lang w:val="en-GB"/>
          </w:rPr>
          <w:delText>Título de segundo nivel 1.3 …………….……………………………………………………...</w:delText>
        </w:r>
        <w:r w:rsidRPr="00B87B27" w:rsidDel="007D5314">
          <w:rPr>
            <w:rFonts w:cs="Arial"/>
            <w:noProof/>
            <w:lang w:val="en-GB"/>
          </w:rPr>
          <w:tab/>
        </w:r>
        <w:r w:rsidRPr="00EE580E" w:rsidDel="007D5314">
          <w:rPr>
            <w:rFonts w:cs="Arial"/>
            <w:noProof/>
          </w:rPr>
          <w:fldChar w:fldCharType="begin"/>
        </w:r>
        <w:r w:rsidRPr="00B87B27" w:rsidDel="007D5314">
          <w:rPr>
            <w:rFonts w:cs="Arial"/>
            <w:noProof/>
            <w:lang w:val="en-GB"/>
          </w:rPr>
          <w:delInstrText xml:space="preserve"> PAGEREF _Toc294966190 \h </w:delInstrText>
        </w:r>
        <w:r w:rsidRPr="00EE580E" w:rsidDel="007D5314">
          <w:rPr>
            <w:rFonts w:cs="Arial"/>
            <w:noProof/>
          </w:rPr>
        </w:r>
        <w:r w:rsidRPr="00EE580E" w:rsidDel="007D5314">
          <w:rPr>
            <w:rFonts w:cs="Arial"/>
            <w:noProof/>
          </w:rPr>
          <w:fldChar w:fldCharType="separate"/>
        </w:r>
        <w:r w:rsidRPr="00B87B27" w:rsidDel="007D5314">
          <w:rPr>
            <w:rFonts w:cs="Arial"/>
            <w:noProof/>
            <w:lang w:val="en-GB"/>
          </w:rPr>
          <w:delText>3</w:delText>
        </w:r>
        <w:r w:rsidRPr="00EE580E" w:rsidDel="007D5314">
          <w:rPr>
            <w:rFonts w:cs="Arial"/>
            <w:noProof/>
          </w:rPr>
          <w:fldChar w:fldCharType="end"/>
        </w:r>
      </w:del>
    </w:p>
    <w:p w14:paraId="6A1967FB" w14:textId="285C3696" w:rsidR="00BA1FEA" w:rsidRPr="00B87B27" w:rsidDel="007D5314" w:rsidRDefault="00BA1FEA">
      <w:pPr>
        <w:pStyle w:val="TOC2"/>
        <w:spacing w:line="360" w:lineRule="auto"/>
        <w:ind w:firstLine="709"/>
        <w:rPr>
          <w:del w:id="771" w:author="MIGUEL FUERTES FERNANDEZ" w:date="2022-08-06T19:40:00Z"/>
          <w:rFonts w:ascii="Arial" w:hAnsi="Arial" w:cs="Arial"/>
          <w:b/>
          <w:smallCaps/>
          <w:noProof/>
          <w:sz w:val="24"/>
          <w:lang w:val="en-GB" w:eastAsia="ja-JP"/>
        </w:rPr>
        <w:pPrChange w:id="772" w:author="MIGUEL FUERTES FERNANDEZ" w:date="2022-08-06T19:31:00Z">
          <w:pPr>
            <w:pStyle w:val="TOC2"/>
          </w:pPr>
        </w:pPrChange>
      </w:pPr>
      <w:del w:id="773" w:author="MIGUEL FUERTES FERNANDEZ" w:date="2022-08-06T19:40:00Z">
        <w:r w:rsidRPr="00B87B27" w:rsidDel="007D5314">
          <w:rPr>
            <w:rFonts w:ascii="Arial" w:hAnsi="Arial" w:cs="Arial"/>
            <w:b/>
            <w:noProof/>
            <w:lang w:val="en-GB"/>
          </w:rPr>
          <w:delText>Título 2 de primer nivel 1 ………………………….………………………………………………</w:delText>
        </w:r>
        <w:r w:rsidRPr="00B87B27" w:rsidDel="007D5314">
          <w:rPr>
            <w:rFonts w:ascii="Arial" w:hAnsi="Arial" w:cs="Arial"/>
            <w:noProof/>
            <w:lang w:val="en-GB"/>
          </w:rPr>
          <w:tab/>
        </w:r>
        <w:r w:rsidRPr="00EE580E" w:rsidDel="007D5314">
          <w:rPr>
            <w:rFonts w:ascii="Arial" w:hAnsi="Arial" w:cs="Arial"/>
            <w:noProof/>
          </w:rPr>
          <w:fldChar w:fldCharType="begin"/>
        </w:r>
        <w:r w:rsidRPr="00B87B27" w:rsidDel="007D5314">
          <w:rPr>
            <w:rFonts w:ascii="Arial" w:hAnsi="Arial" w:cs="Arial"/>
            <w:noProof/>
            <w:lang w:val="en-GB"/>
          </w:rPr>
          <w:delInstrText xml:space="preserve"> PAGEREF _Toc294966191 \h </w:delInstrText>
        </w:r>
        <w:r w:rsidRPr="00EE580E" w:rsidDel="007D5314">
          <w:rPr>
            <w:rFonts w:ascii="Arial" w:hAnsi="Arial" w:cs="Arial"/>
            <w:noProof/>
          </w:rPr>
        </w:r>
        <w:r w:rsidRPr="00EE580E" w:rsidDel="007D5314">
          <w:rPr>
            <w:rFonts w:ascii="Arial" w:hAnsi="Arial" w:cs="Arial"/>
            <w:noProof/>
          </w:rPr>
          <w:fldChar w:fldCharType="separate"/>
        </w:r>
        <w:r w:rsidRPr="00B87B27" w:rsidDel="007D5314">
          <w:rPr>
            <w:rFonts w:ascii="Arial" w:hAnsi="Arial" w:cs="Arial"/>
            <w:noProof/>
            <w:lang w:val="en-GB"/>
          </w:rPr>
          <w:delText>3</w:delText>
        </w:r>
        <w:r w:rsidRPr="00EE580E" w:rsidDel="007D5314">
          <w:rPr>
            <w:rFonts w:ascii="Arial" w:hAnsi="Arial" w:cs="Arial"/>
            <w:noProof/>
          </w:rPr>
          <w:fldChar w:fldCharType="end"/>
        </w:r>
      </w:del>
    </w:p>
    <w:p w14:paraId="6BB700BE" w14:textId="6D1F0CB9" w:rsidR="00BA1FEA" w:rsidRPr="00B87B27" w:rsidDel="007D5314" w:rsidRDefault="00BA1FEA">
      <w:pPr>
        <w:pStyle w:val="TOC3"/>
        <w:spacing w:afterLines="120" w:after="288" w:line="360" w:lineRule="auto"/>
        <w:ind w:left="0" w:firstLine="709"/>
        <w:rPr>
          <w:del w:id="774" w:author="MIGUEL FUERTES FERNANDEZ" w:date="2022-08-06T19:40:00Z"/>
          <w:rFonts w:cs="Arial"/>
          <w:noProof/>
          <w:sz w:val="24"/>
          <w:lang w:val="en-GB" w:eastAsia="ja-JP"/>
        </w:rPr>
        <w:pPrChange w:id="775" w:author="MIGUEL FUERTES FERNANDEZ" w:date="2022-08-06T19:31:00Z">
          <w:pPr>
            <w:pStyle w:val="TOC3"/>
            <w:spacing w:line="276" w:lineRule="auto"/>
          </w:pPr>
        </w:pPrChange>
      </w:pPr>
      <w:del w:id="776" w:author="MIGUEL FUERTES FERNANDEZ" w:date="2022-08-06T19:40:00Z">
        <w:r w:rsidRPr="00B87B27" w:rsidDel="007D5314">
          <w:rPr>
            <w:rFonts w:cs="Arial"/>
            <w:noProof/>
            <w:lang w:val="en-GB"/>
          </w:rPr>
          <w:delText>Título de segundo nivel 2.1 …………….……………………………………………………...</w:delText>
        </w:r>
        <w:r w:rsidRPr="00B87B27" w:rsidDel="007D5314">
          <w:rPr>
            <w:rFonts w:cs="Arial"/>
            <w:noProof/>
            <w:lang w:val="en-GB"/>
          </w:rPr>
          <w:tab/>
        </w:r>
        <w:r w:rsidRPr="00EE580E" w:rsidDel="007D5314">
          <w:rPr>
            <w:rFonts w:cs="Arial"/>
            <w:noProof/>
          </w:rPr>
          <w:fldChar w:fldCharType="begin"/>
        </w:r>
        <w:r w:rsidRPr="00B87B27" w:rsidDel="007D5314">
          <w:rPr>
            <w:rFonts w:cs="Arial"/>
            <w:noProof/>
            <w:lang w:val="en-GB"/>
          </w:rPr>
          <w:delInstrText xml:space="preserve"> PAGEREF _Toc294966192 \h </w:delInstrText>
        </w:r>
        <w:r w:rsidRPr="00EE580E" w:rsidDel="007D5314">
          <w:rPr>
            <w:rFonts w:cs="Arial"/>
            <w:noProof/>
          </w:rPr>
        </w:r>
        <w:r w:rsidRPr="00EE580E" w:rsidDel="007D5314">
          <w:rPr>
            <w:rFonts w:cs="Arial"/>
            <w:noProof/>
          </w:rPr>
          <w:fldChar w:fldCharType="separate"/>
        </w:r>
        <w:r w:rsidRPr="00B87B27" w:rsidDel="007D5314">
          <w:rPr>
            <w:rFonts w:cs="Arial"/>
            <w:noProof/>
            <w:lang w:val="en-GB"/>
          </w:rPr>
          <w:delText>3</w:delText>
        </w:r>
        <w:r w:rsidRPr="00EE580E" w:rsidDel="007D5314">
          <w:rPr>
            <w:rFonts w:cs="Arial"/>
            <w:noProof/>
          </w:rPr>
          <w:fldChar w:fldCharType="end"/>
        </w:r>
      </w:del>
    </w:p>
    <w:p w14:paraId="66A45CD3" w14:textId="6137B4C9" w:rsidR="00BA1FEA" w:rsidRPr="00B87B27" w:rsidDel="007D5314" w:rsidRDefault="00BA1FEA">
      <w:pPr>
        <w:pStyle w:val="TOC3"/>
        <w:spacing w:afterLines="120" w:after="288" w:line="360" w:lineRule="auto"/>
        <w:ind w:left="0" w:firstLine="709"/>
        <w:rPr>
          <w:del w:id="777" w:author="MIGUEL FUERTES FERNANDEZ" w:date="2022-08-06T19:40:00Z"/>
          <w:rFonts w:cs="Arial"/>
          <w:noProof/>
          <w:lang w:val="en-GB"/>
        </w:rPr>
        <w:pPrChange w:id="778" w:author="MIGUEL FUERTES FERNANDEZ" w:date="2022-08-06T19:31:00Z">
          <w:pPr>
            <w:pStyle w:val="TOC3"/>
            <w:spacing w:line="276" w:lineRule="auto"/>
          </w:pPr>
        </w:pPrChange>
      </w:pPr>
      <w:del w:id="779" w:author="MIGUEL FUERTES FERNANDEZ" w:date="2022-08-06T19:40:00Z">
        <w:r w:rsidRPr="00B87B27" w:rsidDel="007D5314">
          <w:rPr>
            <w:rFonts w:cs="Arial"/>
            <w:noProof/>
            <w:lang w:val="en-GB"/>
          </w:rPr>
          <w:delText>Título de segundo nivel 2.2 …………….……………………………………………………...</w:delText>
        </w:r>
        <w:r w:rsidRPr="00B87B27" w:rsidDel="007D5314">
          <w:rPr>
            <w:rFonts w:cs="Arial"/>
            <w:noProof/>
            <w:lang w:val="en-GB"/>
          </w:rPr>
          <w:tab/>
        </w:r>
        <w:r w:rsidRPr="00EE580E" w:rsidDel="007D5314">
          <w:rPr>
            <w:rFonts w:cs="Arial"/>
            <w:noProof/>
          </w:rPr>
          <w:fldChar w:fldCharType="begin"/>
        </w:r>
        <w:r w:rsidRPr="00B87B27" w:rsidDel="007D5314">
          <w:rPr>
            <w:rFonts w:cs="Arial"/>
            <w:noProof/>
            <w:lang w:val="en-GB"/>
          </w:rPr>
          <w:delInstrText xml:space="preserve"> PAGEREF _Toc294966193 \h </w:delInstrText>
        </w:r>
        <w:r w:rsidRPr="00EE580E" w:rsidDel="007D5314">
          <w:rPr>
            <w:rFonts w:cs="Arial"/>
            <w:noProof/>
          </w:rPr>
        </w:r>
        <w:r w:rsidRPr="00EE580E" w:rsidDel="007D5314">
          <w:rPr>
            <w:rFonts w:cs="Arial"/>
            <w:noProof/>
          </w:rPr>
          <w:fldChar w:fldCharType="separate"/>
        </w:r>
        <w:r w:rsidRPr="00B87B27" w:rsidDel="007D5314">
          <w:rPr>
            <w:rFonts w:cs="Arial"/>
            <w:noProof/>
            <w:lang w:val="en-GB"/>
          </w:rPr>
          <w:delText>3</w:delText>
        </w:r>
        <w:r w:rsidRPr="00EE580E" w:rsidDel="007D5314">
          <w:rPr>
            <w:rFonts w:cs="Arial"/>
            <w:noProof/>
          </w:rPr>
          <w:fldChar w:fldCharType="end"/>
        </w:r>
      </w:del>
    </w:p>
    <w:p w14:paraId="4A8A08C2" w14:textId="311F6DCB" w:rsidR="00394151" w:rsidRPr="00B87B27" w:rsidDel="007D5314" w:rsidRDefault="00394151">
      <w:pPr>
        <w:spacing w:afterLines="120" w:after="288" w:line="360" w:lineRule="auto"/>
        <w:ind w:firstLine="709"/>
        <w:rPr>
          <w:del w:id="780" w:author="MIGUEL FUERTES FERNANDEZ" w:date="2022-08-06T19:40:00Z"/>
          <w:rFonts w:ascii="Arial" w:hAnsi="Arial" w:cs="Arial"/>
          <w:lang w:val="en-GB"/>
        </w:rPr>
        <w:pPrChange w:id="781" w:author="MIGUEL FUERTES FERNANDEZ" w:date="2022-08-06T19:31:00Z">
          <w:pPr>
            <w:spacing w:after="120" w:line="276" w:lineRule="auto"/>
          </w:pPr>
        </w:pPrChange>
      </w:pPr>
    </w:p>
    <w:p w14:paraId="2C7EC8DA" w14:textId="7D505CE5" w:rsidR="00BA1FEA" w:rsidRPr="00B87B27" w:rsidDel="007D5314" w:rsidRDefault="00BA1FEA">
      <w:pPr>
        <w:spacing w:afterLines="120" w:after="288" w:line="360" w:lineRule="auto"/>
        <w:ind w:firstLine="709"/>
        <w:rPr>
          <w:del w:id="782" w:author="MIGUEL FUERTES FERNANDEZ" w:date="2022-08-06T19:40:00Z"/>
          <w:rFonts w:ascii="Arial" w:hAnsi="Arial" w:cs="Arial"/>
          <w:lang w:val="en-GB"/>
        </w:rPr>
        <w:pPrChange w:id="783" w:author="MIGUEL FUERTES FERNANDEZ" w:date="2022-08-06T19:31:00Z">
          <w:pPr/>
        </w:pPrChange>
      </w:pPr>
      <w:del w:id="784" w:author="MIGUEL FUERTES FERNANDEZ" w:date="2022-08-06T19:40:00Z">
        <w:r w:rsidRPr="00B87B27" w:rsidDel="007D5314">
          <w:rPr>
            <w:rFonts w:ascii="Arial" w:hAnsi="Arial" w:cs="Arial"/>
            <w:lang w:val="en-GB"/>
          </w:rPr>
          <w:br w:type="page"/>
        </w:r>
      </w:del>
    </w:p>
    <w:p w14:paraId="16EC2CE3" w14:textId="5CC9C3D9" w:rsidR="00BA1FEA" w:rsidRPr="00B87B27" w:rsidDel="007D5314" w:rsidRDefault="00BA1FEA">
      <w:pPr>
        <w:pStyle w:val="Ttulo1Plantilla"/>
        <w:numPr>
          <w:ilvl w:val="0"/>
          <w:numId w:val="0"/>
        </w:numPr>
        <w:spacing w:afterLines="120" w:after="288"/>
        <w:ind w:firstLine="709"/>
        <w:rPr>
          <w:del w:id="785" w:author="MIGUEL FUERTES FERNANDEZ" w:date="2022-08-06T19:40:00Z"/>
          <w:lang w:val="en-GB"/>
        </w:rPr>
        <w:pPrChange w:id="786" w:author="MIGUEL FUERTES FERNANDEZ" w:date="2022-08-06T19:31:00Z">
          <w:pPr>
            <w:pStyle w:val="Ttulo1Plantilla"/>
            <w:numPr>
              <w:numId w:val="0"/>
            </w:numPr>
            <w:ind w:left="0" w:firstLine="0"/>
          </w:pPr>
        </w:pPrChange>
      </w:pPr>
      <w:del w:id="787" w:author="MIGUEL FUERTES FERNANDEZ" w:date="2022-08-06T19:40:00Z">
        <w:r w:rsidRPr="00B87B27" w:rsidDel="007D5314">
          <w:rPr>
            <w:lang w:val="en-GB"/>
          </w:rPr>
          <w:delText>RESUMEN</w:delText>
        </w:r>
      </w:del>
    </w:p>
    <w:p w14:paraId="7D82C432" w14:textId="436B4D46" w:rsidR="00BA1FEA" w:rsidRPr="00B87B27" w:rsidDel="007D5314" w:rsidRDefault="00BA1FEA">
      <w:pPr>
        <w:pStyle w:val="TOC2"/>
        <w:spacing w:line="360" w:lineRule="auto"/>
        <w:ind w:firstLine="709"/>
        <w:rPr>
          <w:del w:id="788" w:author="MIGUEL FUERTES FERNANDEZ" w:date="2022-08-06T19:40:00Z"/>
          <w:rFonts w:ascii="Arial" w:hAnsi="Arial" w:cs="Arial"/>
          <w:b/>
          <w:noProof/>
          <w:lang w:val="en-GB"/>
        </w:rPr>
        <w:pPrChange w:id="789" w:author="MIGUEL FUERTES FERNANDEZ" w:date="2022-08-06T19:31:00Z">
          <w:pPr>
            <w:pStyle w:val="TOC2"/>
          </w:pPr>
        </w:pPrChange>
      </w:pPr>
    </w:p>
    <w:p w14:paraId="1CADBA29" w14:textId="0680506C" w:rsidR="00BA1FEA" w:rsidRPr="00B87B27" w:rsidDel="007D5314" w:rsidRDefault="00BA1FEA">
      <w:pPr>
        <w:pStyle w:val="TOC2"/>
        <w:spacing w:line="360" w:lineRule="auto"/>
        <w:ind w:firstLine="709"/>
        <w:rPr>
          <w:del w:id="790" w:author="MIGUEL FUERTES FERNANDEZ" w:date="2022-08-06T19:40:00Z"/>
          <w:rFonts w:ascii="Arial" w:hAnsi="Arial" w:cs="Arial"/>
          <w:b/>
          <w:noProof/>
          <w:lang w:val="en-GB"/>
        </w:rPr>
        <w:pPrChange w:id="791" w:author="MIGUEL FUERTES FERNANDEZ" w:date="2022-08-06T19:31:00Z">
          <w:pPr>
            <w:pStyle w:val="TOC2"/>
          </w:pPr>
        </w:pPrChange>
      </w:pPr>
    </w:p>
    <w:p w14:paraId="4FCB8472" w14:textId="44DE57D5" w:rsidR="00394151" w:rsidRPr="00B87B27" w:rsidDel="007D5314" w:rsidRDefault="00BA1FEA">
      <w:pPr>
        <w:spacing w:afterLines="120" w:after="288" w:line="360" w:lineRule="auto"/>
        <w:ind w:firstLine="709"/>
        <w:rPr>
          <w:del w:id="792" w:author="MIGUEL FUERTES FERNANDEZ" w:date="2022-08-06T19:40:00Z"/>
          <w:rFonts w:ascii="Arial" w:hAnsi="Arial" w:cs="Arial"/>
          <w:lang w:val="en-GB"/>
        </w:rPr>
        <w:pPrChange w:id="793" w:author="MIGUEL FUERTES FERNANDEZ" w:date="2022-08-06T19:31:00Z">
          <w:pPr>
            <w:spacing w:after="120" w:line="276" w:lineRule="auto"/>
          </w:pPr>
        </w:pPrChange>
      </w:pPr>
      <w:del w:id="794" w:author="MIGUEL FUERTES FERNANDEZ" w:date="2022-08-06T19:40:00Z">
        <w:r w:rsidRPr="00B87B27" w:rsidDel="007D5314">
          <w:rPr>
            <w:rFonts w:ascii="Arial" w:hAnsi="Arial" w:cs="Arial"/>
            <w:lang w:val="en-GB"/>
          </w:rPr>
          <w:delText>HASTA QUE NO SE TERMINE EL TFM NO SE HACE. (máx 500 palabras y 5 palabras clave)</w:delText>
        </w:r>
      </w:del>
    </w:p>
    <w:p w14:paraId="4DA4E32D" w14:textId="3FC348C5" w:rsidR="00BA1FEA" w:rsidRPr="00B87B27" w:rsidDel="007D5314" w:rsidRDefault="00BA1FEA">
      <w:pPr>
        <w:spacing w:afterLines="120" w:after="288" w:line="360" w:lineRule="auto"/>
        <w:ind w:firstLine="709"/>
        <w:rPr>
          <w:del w:id="795" w:author="MIGUEL FUERTES FERNANDEZ" w:date="2022-08-06T19:40:00Z"/>
          <w:rFonts w:ascii="Arial" w:hAnsi="Arial" w:cs="Arial"/>
          <w:lang w:val="en-GB"/>
        </w:rPr>
        <w:pPrChange w:id="796" w:author="MIGUEL FUERTES FERNANDEZ" w:date="2022-08-06T19:31:00Z">
          <w:pPr/>
        </w:pPrChange>
      </w:pPr>
      <w:del w:id="797" w:author="MIGUEL FUERTES FERNANDEZ" w:date="2022-08-06T19:40:00Z">
        <w:r w:rsidRPr="00B87B27" w:rsidDel="007D5314">
          <w:rPr>
            <w:rFonts w:ascii="Arial" w:hAnsi="Arial" w:cs="Arial"/>
            <w:lang w:val="en-GB"/>
          </w:rPr>
          <w:br w:type="page"/>
        </w:r>
      </w:del>
    </w:p>
    <w:p w14:paraId="49AC266A" w14:textId="35956F4B" w:rsidR="00BA1FEA" w:rsidRPr="00B87B27" w:rsidDel="007D5314" w:rsidRDefault="00BA1FEA">
      <w:pPr>
        <w:pStyle w:val="Ttulo1Plantilla"/>
        <w:numPr>
          <w:ilvl w:val="0"/>
          <w:numId w:val="0"/>
        </w:numPr>
        <w:spacing w:afterLines="120" w:after="288"/>
        <w:ind w:firstLine="709"/>
        <w:rPr>
          <w:del w:id="798" w:author="MIGUEL FUERTES FERNANDEZ" w:date="2022-08-06T19:40:00Z"/>
          <w:lang w:val="en-GB"/>
        </w:rPr>
        <w:pPrChange w:id="799" w:author="MIGUEL FUERTES FERNANDEZ" w:date="2022-08-06T19:31:00Z">
          <w:pPr>
            <w:pStyle w:val="Ttulo1Plantilla"/>
            <w:numPr>
              <w:numId w:val="0"/>
            </w:numPr>
            <w:ind w:left="0" w:firstLine="0"/>
          </w:pPr>
        </w:pPrChange>
      </w:pPr>
      <w:del w:id="800" w:author="MIGUEL FUERTES FERNANDEZ" w:date="2022-08-06T19:40:00Z">
        <w:r w:rsidRPr="00B87B27" w:rsidDel="007D5314">
          <w:rPr>
            <w:lang w:val="en-GB"/>
          </w:rPr>
          <w:delText>ABSTRACT</w:delText>
        </w:r>
      </w:del>
    </w:p>
    <w:p w14:paraId="6C4A8E04" w14:textId="40DB67EA" w:rsidR="00BA1FEA" w:rsidRPr="00B87B27" w:rsidDel="007D5314" w:rsidRDefault="00BA1FEA">
      <w:pPr>
        <w:pStyle w:val="TOC2"/>
        <w:spacing w:line="360" w:lineRule="auto"/>
        <w:ind w:firstLine="709"/>
        <w:rPr>
          <w:del w:id="801" w:author="MIGUEL FUERTES FERNANDEZ" w:date="2022-08-06T19:40:00Z"/>
          <w:rFonts w:ascii="Arial" w:hAnsi="Arial" w:cs="Arial"/>
          <w:b/>
          <w:noProof/>
          <w:lang w:val="en-GB"/>
        </w:rPr>
        <w:pPrChange w:id="802" w:author="MIGUEL FUERTES FERNANDEZ" w:date="2022-08-06T19:31:00Z">
          <w:pPr>
            <w:pStyle w:val="TOC2"/>
          </w:pPr>
        </w:pPrChange>
      </w:pPr>
    </w:p>
    <w:p w14:paraId="033723AC" w14:textId="3C2E436A" w:rsidR="00BA1FEA" w:rsidRPr="00B87B27" w:rsidDel="007D5314" w:rsidRDefault="00BA1FEA">
      <w:pPr>
        <w:pStyle w:val="TOC2"/>
        <w:spacing w:line="360" w:lineRule="auto"/>
        <w:ind w:firstLine="709"/>
        <w:rPr>
          <w:del w:id="803" w:author="MIGUEL FUERTES FERNANDEZ" w:date="2022-08-06T19:40:00Z"/>
          <w:rFonts w:ascii="Arial" w:hAnsi="Arial" w:cs="Arial"/>
          <w:b/>
          <w:noProof/>
          <w:lang w:val="en-GB"/>
        </w:rPr>
        <w:pPrChange w:id="804" w:author="MIGUEL FUERTES FERNANDEZ" w:date="2022-08-06T19:31:00Z">
          <w:pPr>
            <w:pStyle w:val="TOC2"/>
          </w:pPr>
        </w:pPrChange>
      </w:pPr>
    </w:p>
    <w:p w14:paraId="75602678" w14:textId="78AC5EF4" w:rsidR="00BA1FEA" w:rsidRPr="00B87B27" w:rsidDel="007D5314" w:rsidRDefault="00BA1FEA">
      <w:pPr>
        <w:spacing w:afterLines="120" w:after="288" w:line="360" w:lineRule="auto"/>
        <w:ind w:firstLine="709"/>
        <w:rPr>
          <w:del w:id="805" w:author="MIGUEL FUERTES FERNANDEZ" w:date="2022-08-06T19:40:00Z"/>
          <w:rFonts w:ascii="Arial" w:hAnsi="Arial" w:cs="Arial"/>
          <w:lang w:val="en-GB"/>
        </w:rPr>
        <w:pPrChange w:id="806" w:author="MIGUEL FUERTES FERNANDEZ" w:date="2022-08-06T19:31:00Z">
          <w:pPr>
            <w:spacing w:after="120" w:line="276" w:lineRule="auto"/>
          </w:pPr>
        </w:pPrChange>
      </w:pPr>
      <w:del w:id="807" w:author="MIGUEL FUERTES FERNANDEZ" w:date="2022-08-06T19:40:00Z">
        <w:r w:rsidRPr="00B87B27" w:rsidDel="007D5314">
          <w:rPr>
            <w:rFonts w:ascii="Arial" w:hAnsi="Arial" w:cs="Arial"/>
            <w:lang w:val="en-GB"/>
          </w:rPr>
          <w:delText>HASTA QUE NO SE TERMINE EL TFM NO SE HACE. (máx 500 palabras y 5 keywords)</w:delText>
        </w:r>
      </w:del>
    </w:p>
    <w:p w14:paraId="04B0B127" w14:textId="77777777" w:rsidR="00BA1FEA" w:rsidRPr="00B87B27" w:rsidRDefault="00BA1FEA">
      <w:pPr>
        <w:spacing w:afterLines="120" w:after="288" w:line="360" w:lineRule="auto"/>
        <w:ind w:firstLine="709"/>
        <w:rPr>
          <w:rFonts w:ascii="Arial" w:hAnsi="Arial" w:cs="Arial"/>
          <w:lang w:val="en-GB"/>
        </w:rPr>
        <w:sectPr w:rsidR="00BA1FEA" w:rsidRPr="00B87B27" w:rsidSect="006B0243">
          <w:footerReference w:type="default" r:id="rId17"/>
          <w:pgSz w:w="11906" w:h="16838" w:code="9"/>
          <w:pgMar w:top="1440" w:right="1440" w:bottom="1440" w:left="1440" w:header="709" w:footer="709" w:gutter="0"/>
          <w:pgNumType w:fmt="lowerRoman" w:start="1"/>
          <w:cols w:space="708"/>
          <w:docGrid w:linePitch="360"/>
        </w:sectPr>
        <w:pPrChange w:id="808" w:author="MIGUEL FUERTES FERNANDEZ" w:date="2022-08-06T19:31:00Z">
          <w:pPr>
            <w:spacing w:after="120" w:line="276" w:lineRule="auto"/>
          </w:pPr>
        </w:pPrChange>
      </w:pPr>
    </w:p>
    <w:p w14:paraId="0988CA69" w14:textId="430A20B6" w:rsidR="00394151" w:rsidRPr="00EE580E" w:rsidRDefault="009C39FF" w:rsidP="006607A9">
      <w:pPr>
        <w:pStyle w:val="Ttulo1Plantilla"/>
        <w:numPr>
          <w:ilvl w:val="0"/>
          <w:numId w:val="15"/>
        </w:numPr>
      </w:pPr>
      <w:bookmarkStart w:id="809" w:name="_Toc112348040"/>
      <w:commentRangeStart w:id="810"/>
      <w:commentRangeStart w:id="811"/>
      <w:commentRangeStart w:id="812"/>
      <w:commentRangeStart w:id="813"/>
      <w:r w:rsidRPr="00EE580E">
        <w:t>Introducción</w:t>
      </w:r>
      <w:commentRangeEnd w:id="810"/>
      <w:r w:rsidRPr="00EE580E">
        <w:commentReference w:id="810"/>
      </w:r>
      <w:commentRangeEnd w:id="811"/>
      <w:r w:rsidRPr="00EE580E">
        <w:commentReference w:id="811"/>
      </w:r>
      <w:commentRangeEnd w:id="812"/>
      <w:r w:rsidR="000E26C9" w:rsidRPr="00EE580E">
        <w:rPr>
          <w:rStyle w:val="CommentReference"/>
          <w:rFonts w:asciiTheme="minorHAnsi" w:eastAsiaTheme="minorHAnsi" w:hAnsiTheme="minorHAnsi" w:cstheme="minorBidi"/>
          <w:color w:val="auto"/>
          <w:lang w:eastAsia="en-US"/>
        </w:rPr>
        <w:commentReference w:id="812"/>
      </w:r>
      <w:commentRangeEnd w:id="813"/>
      <w:r w:rsidR="003A22BC" w:rsidRPr="00EE580E">
        <w:rPr>
          <w:rStyle w:val="CommentReference"/>
          <w:rFonts w:asciiTheme="minorHAnsi" w:eastAsiaTheme="minorHAnsi" w:hAnsiTheme="minorHAnsi" w:cstheme="minorBidi"/>
          <w:color w:val="auto"/>
          <w:lang w:eastAsia="en-US"/>
        </w:rPr>
        <w:commentReference w:id="813"/>
      </w:r>
      <w:bookmarkEnd w:id="809"/>
    </w:p>
    <w:p w14:paraId="5FC9DC2F" w14:textId="69087979" w:rsidR="00394151" w:rsidRPr="00EE580E" w:rsidRDefault="00BB186A" w:rsidP="00501048">
      <w:pPr>
        <w:pStyle w:val="Ttulo2plantilla"/>
        <w:pPrChange w:id="814" w:author="MIGUEL FUERTES FERNANDEZ" w:date="2022-08-25T18:52:00Z">
          <w:pPr>
            <w:pStyle w:val="Ttulo2plantilla"/>
            <w:ind w:left="1080" w:hanging="720"/>
          </w:pPr>
        </w:pPrChange>
      </w:pPr>
      <w:bookmarkStart w:id="815" w:name="_Toc112348041"/>
      <w:r w:rsidRPr="00EE580E">
        <w:t>Justificación</w:t>
      </w:r>
      <w:bookmarkEnd w:id="815"/>
    </w:p>
    <w:p w14:paraId="19CFE2F8" w14:textId="77777777" w:rsidR="000E26C9" w:rsidRPr="00EE580E" w:rsidRDefault="000E26C9">
      <w:pPr>
        <w:spacing w:afterLines="120" w:after="288" w:line="360" w:lineRule="auto"/>
        <w:ind w:firstLine="709"/>
        <w:jc w:val="both"/>
        <w:rPr>
          <w:ins w:id="816" w:author="Usuario de Microsoft Office" w:date="2022-07-07T20:21:00Z"/>
          <w:rFonts w:ascii="Arial" w:eastAsiaTheme="minorEastAsia" w:hAnsi="Arial" w:cs="Arial"/>
          <w:szCs w:val="24"/>
          <w:lang w:eastAsia="es-ES"/>
        </w:rPr>
        <w:pPrChange w:id="817" w:author="MIGUEL FUERTES FERNANDEZ" w:date="2022-08-06T19:31:00Z">
          <w:pPr>
            <w:spacing w:after="120" w:line="360" w:lineRule="auto"/>
            <w:ind w:firstLine="709"/>
            <w:jc w:val="both"/>
          </w:pPr>
        </w:pPrChange>
      </w:pPr>
      <w:ins w:id="818" w:author="Usuario de Microsoft Office" w:date="2022-07-07T20:21:00Z">
        <w:r w:rsidRPr="00EE580E">
          <w:rPr>
            <w:rFonts w:ascii="Arial" w:eastAsiaTheme="minorEastAsia" w:hAnsi="Arial" w:cs="Arial"/>
            <w:szCs w:val="24"/>
            <w:lang w:eastAsia="es-ES"/>
          </w:rPr>
          <w:t>Tradicionalmente se ha buscado la innovación en la educación en los sitios donde el sentido común más invita a fijarse. Cuando te hablan de educación, del proceso de enseñanza-aprendizaje</w:t>
        </w:r>
        <w:del w:id="819" w:author="MIGUEL FUERTES FERNANDEZ" w:date="2022-08-06T19:29:00Z">
          <w:r w:rsidRPr="00EE580E" w:rsidDel="00667EB3">
            <w:rPr>
              <w:rFonts w:ascii="Arial" w:eastAsiaTheme="minorEastAsia" w:hAnsi="Arial" w:cs="Arial"/>
              <w:szCs w:val="24"/>
              <w:lang w:eastAsia="es-ES"/>
            </w:rPr>
            <w:delText xml:space="preserve"> </w:delText>
          </w:r>
        </w:del>
        <w:r w:rsidRPr="00EE580E">
          <w:rPr>
            <w:rFonts w:ascii="Arial" w:eastAsiaTheme="minorEastAsia" w:hAnsi="Arial" w:cs="Arial"/>
            <w:szCs w:val="24"/>
            <w:lang w:eastAsia="es-ES"/>
          </w:rPr>
          <w:t>, siempre te viene a la cabeza el alumnado y el profesorado.</w:t>
        </w:r>
      </w:ins>
    </w:p>
    <w:p w14:paraId="5742F6BF" w14:textId="77777777" w:rsidR="000E26C9" w:rsidRPr="00EE580E" w:rsidRDefault="000E26C9">
      <w:pPr>
        <w:spacing w:afterLines="120" w:after="288" w:line="360" w:lineRule="auto"/>
        <w:ind w:firstLine="709"/>
        <w:jc w:val="both"/>
        <w:rPr>
          <w:ins w:id="820" w:author="Usuario de Microsoft Office" w:date="2022-07-07T20:21:00Z"/>
          <w:rFonts w:ascii="Arial" w:eastAsiaTheme="minorEastAsia" w:hAnsi="Arial" w:cs="Arial"/>
          <w:szCs w:val="24"/>
          <w:lang w:eastAsia="es-ES"/>
        </w:rPr>
        <w:pPrChange w:id="821" w:author="MIGUEL FUERTES FERNANDEZ" w:date="2022-08-06T19:31:00Z">
          <w:pPr>
            <w:spacing w:after="120" w:line="360" w:lineRule="auto"/>
            <w:ind w:firstLine="709"/>
            <w:jc w:val="both"/>
          </w:pPr>
        </w:pPrChange>
      </w:pPr>
      <w:ins w:id="822" w:author="Usuario de Microsoft Office" w:date="2022-07-07T20:21:00Z">
        <w:r w:rsidRPr="00EE580E">
          <w:rPr>
            <w:rFonts w:ascii="Arial" w:eastAsiaTheme="minorEastAsia" w:hAnsi="Arial" w:cs="Arial"/>
            <w:szCs w:val="24"/>
            <w:lang w:eastAsia="es-ES"/>
          </w:rPr>
          <w:t>Técnicas de cómo enseñar, cómo aprender, cómo memorizar, cómo exponer, están a la orden del día y hay infinidad de herramientas, artículos, estudios que definen que tal método es mejor que tal otro método.</w:t>
        </w:r>
      </w:ins>
    </w:p>
    <w:p w14:paraId="3F00CF22" w14:textId="77777777" w:rsidR="000E26C9" w:rsidRPr="00EE580E" w:rsidRDefault="000E26C9">
      <w:pPr>
        <w:spacing w:afterLines="120" w:after="288" w:line="360" w:lineRule="auto"/>
        <w:ind w:firstLine="709"/>
        <w:jc w:val="both"/>
        <w:rPr>
          <w:ins w:id="823" w:author="Usuario de Microsoft Office" w:date="2022-07-07T20:21:00Z"/>
          <w:rFonts w:ascii="Arial" w:eastAsiaTheme="minorEastAsia" w:hAnsi="Arial" w:cs="Arial"/>
          <w:szCs w:val="24"/>
          <w:lang w:eastAsia="es-ES"/>
        </w:rPr>
        <w:pPrChange w:id="824" w:author="MIGUEL FUERTES FERNANDEZ" w:date="2022-08-06T19:31:00Z">
          <w:pPr>
            <w:spacing w:after="120" w:line="360" w:lineRule="auto"/>
            <w:ind w:firstLine="709"/>
            <w:jc w:val="both"/>
          </w:pPr>
        </w:pPrChange>
      </w:pPr>
      <w:ins w:id="825" w:author="Usuario de Microsoft Office" w:date="2022-07-07T20:21:00Z">
        <w:r w:rsidRPr="00EE580E">
          <w:rPr>
            <w:rFonts w:ascii="Arial" w:eastAsiaTheme="minorEastAsia" w:hAnsi="Arial" w:cs="Arial"/>
            <w:szCs w:val="24"/>
            <w:lang w:eastAsia="es-ES"/>
          </w:rPr>
          <w:t xml:space="preserve">También hay mucha literatura que versa sobre la introducción de las nuevas tecnologías, se habla de la digitalización de los centros, de los alumnos como nativos digitales, de todas las ventajas que la tecnología puede ofrecer y lo poco aprovechada que está siendo. </w:t>
        </w:r>
      </w:ins>
    </w:p>
    <w:p w14:paraId="1D172BB6" w14:textId="77777777" w:rsidR="000E26C9" w:rsidRPr="00EE580E" w:rsidRDefault="000E26C9">
      <w:pPr>
        <w:spacing w:afterLines="120" w:after="288" w:line="360" w:lineRule="auto"/>
        <w:ind w:firstLine="709"/>
        <w:jc w:val="both"/>
        <w:rPr>
          <w:ins w:id="826" w:author="Usuario de Microsoft Office" w:date="2022-07-07T20:21:00Z"/>
          <w:rFonts w:ascii="Arial" w:eastAsiaTheme="minorEastAsia" w:hAnsi="Arial" w:cs="Arial"/>
          <w:szCs w:val="24"/>
          <w:lang w:eastAsia="es-ES"/>
        </w:rPr>
        <w:pPrChange w:id="827" w:author="MIGUEL FUERTES FERNANDEZ" w:date="2022-08-06T19:31:00Z">
          <w:pPr>
            <w:spacing w:after="120" w:line="360" w:lineRule="auto"/>
            <w:ind w:firstLine="709"/>
            <w:jc w:val="both"/>
          </w:pPr>
        </w:pPrChange>
      </w:pPr>
      <w:ins w:id="828" w:author="Usuario de Microsoft Office" w:date="2022-07-07T20:21:00Z">
        <w:r w:rsidRPr="00EE580E">
          <w:rPr>
            <w:rFonts w:ascii="Arial" w:eastAsiaTheme="minorEastAsia" w:hAnsi="Arial" w:cs="Arial"/>
            <w:szCs w:val="24"/>
            <w:lang w:eastAsia="es-ES"/>
          </w:rPr>
          <w:t xml:space="preserve">Este trabajo fin de máster (TFM) se centra en la aplicación tecnológica dentro del aula, no como contenido ni como herramienta de enseñanza-aprendizaje, sino como ayuda y soporte en la labor docente no ayudando directamente ni a un colectivo ni a otro, pero del que ambos salgan beneficiados. </w:t>
        </w:r>
      </w:ins>
    </w:p>
    <w:p w14:paraId="1CF4AF39" w14:textId="77777777" w:rsidR="000E26C9" w:rsidRPr="00EE580E" w:rsidRDefault="000E26C9">
      <w:pPr>
        <w:spacing w:afterLines="120" w:after="288" w:line="360" w:lineRule="auto"/>
        <w:ind w:firstLine="709"/>
        <w:jc w:val="both"/>
        <w:rPr>
          <w:ins w:id="829" w:author="Usuario de Microsoft Office" w:date="2022-07-07T20:21:00Z"/>
          <w:rFonts w:ascii="Arial" w:eastAsiaTheme="minorEastAsia" w:hAnsi="Arial" w:cs="Arial"/>
          <w:szCs w:val="24"/>
          <w:lang w:eastAsia="es-ES"/>
        </w:rPr>
        <w:pPrChange w:id="830" w:author="MIGUEL FUERTES FERNANDEZ" w:date="2022-08-06T19:31:00Z">
          <w:pPr>
            <w:spacing w:after="120" w:line="360" w:lineRule="auto"/>
            <w:ind w:firstLine="709"/>
            <w:jc w:val="both"/>
          </w:pPr>
        </w:pPrChange>
      </w:pPr>
      <w:ins w:id="831" w:author="Usuario de Microsoft Office" w:date="2022-07-07T20:21:00Z">
        <w:r w:rsidRPr="00EE580E">
          <w:rPr>
            <w:rFonts w:ascii="Arial" w:eastAsiaTheme="minorEastAsia" w:hAnsi="Arial" w:cs="Arial"/>
            <w:szCs w:val="24"/>
            <w:lang w:eastAsia="es-ES"/>
          </w:rPr>
          <w:t>El trabajo en equipo y las ventajas de desarrollo emocional y conceptual de los alumnos es una de las metodologías más avaladas y de la que más beneficios se pueden observar directamente. Es por ello que muchas veces, y como parte de esa metodología que se usa por parte de los profesores, hay necesidad de conformar una serie de grupos para realizar la actividad. Y la formación de estos grupos determinan mucho el buen funcionamiento del mismo y el enriquecimiento de cada participante, siendo muy necesario un buen conocimiento del grupo y de las teorías de grupo. Este TFM surge de esta necesidad, de facilitar el trabajo de una manera objetiva y lógica mediante una herramienta que, en base a parámetros rellenados por el profesor mediante la observación directa, sirvan para la generación equitativa o especifica de grupos de trabajo para los alumnos.</w:t>
        </w:r>
      </w:ins>
    </w:p>
    <w:p w14:paraId="71F2E9D5" w14:textId="7032DD68" w:rsidR="000E26C9" w:rsidRPr="00EE580E" w:rsidRDefault="00667EB3">
      <w:pPr>
        <w:spacing w:afterLines="120" w:after="288" w:line="360" w:lineRule="auto"/>
        <w:ind w:firstLine="709"/>
        <w:jc w:val="both"/>
        <w:rPr>
          <w:ins w:id="832" w:author="Usuario de Microsoft Office" w:date="2022-07-07T20:21:00Z"/>
          <w:rFonts w:ascii="Arial" w:eastAsiaTheme="minorEastAsia" w:hAnsi="Arial" w:cs="Arial"/>
          <w:szCs w:val="24"/>
          <w:lang w:eastAsia="es-ES"/>
        </w:rPr>
        <w:pPrChange w:id="833" w:author="MIGUEL FUERTES FERNANDEZ" w:date="2022-08-06T19:31:00Z">
          <w:pPr>
            <w:spacing w:after="120" w:line="360" w:lineRule="auto"/>
            <w:ind w:firstLine="709"/>
            <w:jc w:val="both"/>
          </w:pPr>
        </w:pPrChange>
      </w:pPr>
      <w:ins w:id="834" w:author="MIGUEL FUERTES FERNANDEZ" w:date="2022-08-06T19:29:00Z">
        <w:r w:rsidRPr="00EE580E">
          <w:rPr>
            <w:rFonts w:ascii="Arial" w:eastAsiaTheme="minorEastAsia" w:hAnsi="Arial" w:cs="Arial"/>
            <w:szCs w:val="24"/>
            <w:lang w:eastAsia="es-ES"/>
          </w:rPr>
          <w:t>Resulta</w:t>
        </w:r>
      </w:ins>
      <w:commentRangeStart w:id="835"/>
      <w:ins w:id="836" w:author="Usuario de Microsoft Office" w:date="2022-07-07T20:21:00Z">
        <w:del w:id="837" w:author="MIGUEL FUERTES FERNANDEZ" w:date="2022-08-06T19:29:00Z">
          <w:r w:rsidR="000E26C9" w:rsidRPr="00EE580E" w:rsidDel="00667EB3">
            <w:rPr>
              <w:rFonts w:ascii="Arial" w:eastAsiaTheme="minorEastAsia" w:hAnsi="Arial" w:cs="Arial"/>
              <w:szCs w:val="24"/>
              <w:lang w:eastAsia="es-ES"/>
            </w:rPr>
            <w:delText>Me parece</w:delText>
          </w:r>
        </w:del>
        <w:commentRangeEnd w:id="835"/>
        <w:r w:rsidR="000E26C9" w:rsidRPr="00EE580E">
          <w:rPr>
            <w:rStyle w:val="CommentReference"/>
          </w:rPr>
          <w:commentReference w:id="835"/>
        </w:r>
        <w:r w:rsidR="000E26C9" w:rsidRPr="00EE580E">
          <w:rPr>
            <w:rFonts w:ascii="Arial" w:eastAsiaTheme="minorEastAsia" w:hAnsi="Arial" w:cs="Arial"/>
            <w:szCs w:val="24"/>
            <w:lang w:eastAsia="es-ES"/>
          </w:rPr>
          <w:t xml:space="preserve"> interesante este proyecto, por dos motivos principales, por ser un subproducto de la enseñanza, es decir, por ayudar al profesorado en su función más organizativa (una de las olvidadas) y por el producto en sí, se trata de utilizar teoría de grupos, combinatoria y lógica de ‘negocio’ para valorar el mejor 'match' para una actividad concreta.</w:t>
        </w:r>
      </w:ins>
    </w:p>
    <w:p w14:paraId="0F017F33" w14:textId="77777777" w:rsidR="000E26C9" w:rsidRPr="00EE580E" w:rsidRDefault="000E26C9">
      <w:pPr>
        <w:spacing w:afterLines="120" w:after="288" w:line="360" w:lineRule="auto"/>
        <w:ind w:firstLine="709"/>
        <w:jc w:val="both"/>
        <w:rPr>
          <w:ins w:id="838" w:author="Usuario de Microsoft Office" w:date="2022-07-07T20:21:00Z"/>
          <w:rFonts w:ascii="Arial" w:eastAsiaTheme="minorEastAsia" w:hAnsi="Arial" w:cs="Arial"/>
          <w:szCs w:val="24"/>
          <w:lang w:eastAsia="es-ES"/>
        </w:rPr>
        <w:pPrChange w:id="839" w:author="MIGUEL FUERTES FERNANDEZ" w:date="2022-08-06T19:31:00Z">
          <w:pPr>
            <w:spacing w:after="120" w:line="360" w:lineRule="auto"/>
            <w:ind w:firstLine="709"/>
            <w:jc w:val="both"/>
          </w:pPr>
        </w:pPrChange>
      </w:pPr>
      <w:ins w:id="840" w:author="Usuario de Microsoft Office" w:date="2022-07-07T20:21:00Z">
        <w:r w:rsidRPr="00EE580E">
          <w:rPr>
            <w:rFonts w:ascii="Arial" w:eastAsiaTheme="minorEastAsia" w:hAnsi="Arial" w:cs="Arial"/>
            <w:szCs w:val="24"/>
            <w:lang w:eastAsia="es-ES"/>
          </w:rPr>
          <w:t>Con esta información de grupos, además, si se incluye una valoración por parte del profesor, se puede generar un banco de datos estadístico que puede ser interesante para futuros estudios, a saber, si la combinación X para la actividad Y, en base a la observación subjetiva del profesor, es satisfactoria o no.</w:t>
        </w:r>
      </w:ins>
    </w:p>
    <w:p w14:paraId="477993E1" w14:textId="2C41ADBA" w:rsidR="000E26C9" w:rsidRPr="00EE580E" w:rsidRDefault="000E26C9">
      <w:pPr>
        <w:spacing w:afterLines="120" w:after="288" w:line="360" w:lineRule="auto"/>
        <w:ind w:firstLine="709"/>
        <w:jc w:val="both"/>
        <w:rPr>
          <w:rFonts w:ascii="Arial" w:eastAsiaTheme="minorEastAsia" w:hAnsi="Arial" w:cs="Arial"/>
          <w:szCs w:val="24"/>
          <w:lang w:eastAsia="es-ES"/>
        </w:rPr>
      </w:pPr>
      <w:ins w:id="841" w:author="Usuario de Microsoft Office" w:date="2022-07-07T20:21:00Z">
        <w:r w:rsidRPr="00EE580E">
          <w:rPr>
            <w:rFonts w:ascii="Arial" w:eastAsiaTheme="minorEastAsia" w:hAnsi="Arial" w:cs="Arial"/>
            <w:szCs w:val="24"/>
            <w:lang w:eastAsia="es-ES"/>
          </w:rPr>
          <w:t>Como iniciativa de futuro, esta información estadística, puede ser retroalimentada por la aplicación para mediante inteligencia artificial, mejorar la siguiente decisión, el siguiente grupo.</w:t>
        </w:r>
      </w:ins>
    </w:p>
    <w:p w14:paraId="4FE8CB57" w14:textId="1DB7DB97" w:rsidR="003A22BC" w:rsidRPr="00EE580E" w:rsidRDefault="003A22BC">
      <w:pPr>
        <w:spacing w:afterLines="120" w:after="288" w:line="360" w:lineRule="auto"/>
        <w:ind w:firstLine="709"/>
        <w:jc w:val="both"/>
        <w:rPr>
          <w:rFonts w:ascii="Arial" w:hAnsi="Arial" w:cs="Arial"/>
        </w:rPr>
        <w:pPrChange w:id="842" w:author="MIGUEL FUERTES FERNANDEZ" w:date="2022-08-06T19:31:00Z">
          <w:pPr/>
        </w:pPrChange>
      </w:pPr>
      <w:r w:rsidRPr="00EE580E">
        <w:rPr>
          <w:rFonts w:ascii="Arial" w:hAnsi="Arial" w:cs="Arial"/>
        </w:rPr>
        <w:t>Como se verá a lo largo del trabajo, solo hay estudios relativos a la e-rubrica y plataformas de apoyo al alumno, y aun así las tecnologías no están del todo implantadas. Este trabajo no pretende rellenar ese hueco, sino aportar una herramienta nueva en otro campo de la educación, donde ya hemos visto que los proyectos son escasos.</w:t>
      </w:r>
    </w:p>
    <w:p w14:paraId="7A62A75B" w14:textId="0D7AE1A0" w:rsidR="00501048" w:rsidRDefault="003A22BC" w:rsidP="003A22BC">
      <w:pPr>
        <w:spacing w:afterLines="120" w:after="288" w:line="360" w:lineRule="auto"/>
        <w:ind w:firstLine="709"/>
        <w:jc w:val="both"/>
        <w:rPr>
          <w:ins w:id="843" w:author="MIGUEL FUERTES FERNANDEZ" w:date="2022-08-25T18:52:00Z"/>
          <w:rFonts w:ascii="Arial" w:hAnsi="Arial" w:cs="Arial"/>
        </w:rPr>
      </w:pPr>
      <w:r w:rsidRPr="00EE580E">
        <w:rPr>
          <w:rFonts w:ascii="Arial" w:hAnsi="Arial" w:cs="Arial"/>
        </w:rPr>
        <w:t>Sirva este trabajo como una herramienta más a disposición del profesor, con resultados intrínsecamente para el docente, que pueda ser utilizada o no a discreción del docente. Mas adelante en el trabajo se hablará específicamente que se plantea, pero sirva de introducción que se trata de una herramienta para facilitar la creación de grupos en el aula, atendiendo a las necesidades tanto de los alumnos como de la actividad que se quiera realizar en grupos.</w:t>
      </w:r>
    </w:p>
    <w:p w14:paraId="3E2E68F4" w14:textId="77777777" w:rsidR="00501048" w:rsidRDefault="00501048">
      <w:pPr>
        <w:rPr>
          <w:ins w:id="844" w:author="MIGUEL FUERTES FERNANDEZ" w:date="2022-08-25T18:52:00Z"/>
          <w:rFonts w:ascii="Arial" w:hAnsi="Arial" w:cs="Arial"/>
        </w:rPr>
      </w:pPr>
      <w:ins w:id="845" w:author="MIGUEL FUERTES FERNANDEZ" w:date="2022-08-25T18:52:00Z">
        <w:r>
          <w:rPr>
            <w:rFonts w:ascii="Arial" w:hAnsi="Arial" w:cs="Arial"/>
          </w:rPr>
          <w:br w:type="page"/>
        </w:r>
      </w:ins>
    </w:p>
    <w:p w14:paraId="58706DF0" w14:textId="7B8D64D8" w:rsidR="000E26C9" w:rsidRPr="00EE580E" w:rsidRDefault="000E26C9" w:rsidP="00501048">
      <w:pPr>
        <w:pStyle w:val="Ttulo2plantilla"/>
        <w:rPr>
          <w:ins w:id="846" w:author="Usuario de Microsoft Office" w:date="2022-07-07T20:21:00Z"/>
        </w:rPr>
        <w:pPrChange w:id="847" w:author="MIGUEL FUERTES FERNANDEZ" w:date="2022-08-25T18:52:00Z">
          <w:pPr>
            <w:pStyle w:val="Ttulo2plantilla"/>
            <w:ind w:left="1080" w:hanging="720"/>
          </w:pPr>
        </w:pPrChange>
      </w:pPr>
      <w:bookmarkStart w:id="848" w:name="_Toc112348042"/>
      <w:ins w:id="849" w:author="Usuario de Microsoft Office" w:date="2022-07-07T20:21:00Z">
        <w:r w:rsidRPr="00EE580E">
          <w:t>Objetivos</w:t>
        </w:r>
        <w:bookmarkEnd w:id="848"/>
      </w:ins>
    </w:p>
    <w:p w14:paraId="6C367005" w14:textId="77777777" w:rsidR="000E26C9" w:rsidRPr="00EE580E" w:rsidRDefault="000E26C9">
      <w:pPr>
        <w:pStyle w:val="Ttulo3plantilla"/>
        <w:rPr>
          <w:ins w:id="850" w:author="Usuario de Microsoft Office" w:date="2022-07-07T20:21:00Z"/>
        </w:rPr>
        <w:pPrChange w:id="851" w:author="MIGUEL FUERTES FERNANDEZ" w:date="2022-08-14T23:26:00Z">
          <w:pPr>
            <w:spacing w:after="120" w:line="360" w:lineRule="auto"/>
            <w:ind w:firstLine="709"/>
            <w:jc w:val="both"/>
          </w:pPr>
        </w:pPrChange>
      </w:pPr>
      <w:bookmarkStart w:id="852" w:name="_Toc112348043"/>
      <w:ins w:id="853" w:author="Usuario de Microsoft Office" w:date="2022-07-07T20:21:00Z">
        <w:r w:rsidRPr="00EE580E">
          <w:t>Objetivo principal</w:t>
        </w:r>
        <w:bookmarkEnd w:id="852"/>
        <w:del w:id="854" w:author="MIGUEL FUERTES FERNANDEZ" w:date="2022-08-06T19:32:00Z">
          <w:r w:rsidRPr="00EE580E" w:rsidDel="007904F3">
            <w:delText>:</w:delText>
          </w:r>
        </w:del>
      </w:ins>
    </w:p>
    <w:p w14:paraId="7F7455DD" w14:textId="1723D90A" w:rsidR="000E26C9" w:rsidRPr="00EE580E" w:rsidRDefault="000E26C9">
      <w:pPr>
        <w:spacing w:afterLines="120" w:after="288" w:line="360" w:lineRule="auto"/>
        <w:rPr>
          <w:ins w:id="855" w:author="Usuario de Microsoft Office" w:date="2022-07-07T20:21:00Z"/>
          <w:rFonts w:cs="Arial"/>
        </w:rPr>
        <w:pPrChange w:id="856" w:author="MIGUEL FUERTES FERNANDEZ" w:date="2022-08-06T19:32:00Z">
          <w:pPr>
            <w:pStyle w:val="ListParagraph"/>
            <w:numPr>
              <w:numId w:val="24"/>
            </w:numPr>
            <w:spacing w:after="120" w:line="360" w:lineRule="auto"/>
            <w:ind w:left="1429" w:hanging="360"/>
          </w:pPr>
        </w:pPrChange>
      </w:pPr>
      <w:ins w:id="857" w:author="Usuario de Microsoft Office" w:date="2022-07-07T20:21:00Z">
        <w:r w:rsidRPr="00EE580E">
          <w:rPr>
            <w:rFonts w:ascii="Arial" w:hAnsi="Arial" w:cs="Arial"/>
            <w:rPrChange w:id="858" w:author="MIGUEL FUERTES FERNANDEZ" w:date="2022-08-06T19:32:00Z">
              <w:rPr>
                <w:rFonts w:cs="Arial"/>
              </w:rPr>
            </w:rPrChange>
          </w:rPr>
          <w:t>Diseñar una herramienta que permita generar grupos de trabajo teniendo en cuenta</w:t>
        </w:r>
      </w:ins>
      <w:ins w:id="859" w:author="MIGUEL FUERTES FERNANDEZ" w:date="2022-08-06T19:32:00Z">
        <w:r w:rsidR="007904F3" w:rsidRPr="00EE580E">
          <w:rPr>
            <w:rFonts w:ascii="Arial" w:hAnsi="Arial" w:cs="Arial"/>
            <w:rPrChange w:id="860" w:author="MIGUEL FUERTES FERNANDEZ" w:date="2022-08-06T19:32:00Z">
              <w:rPr>
                <w:rFonts w:cs="Arial"/>
              </w:rPr>
            </w:rPrChange>
          </w:rPr>
          <w:t xml:space="preserve"> </w:t>
        </w:r>
      </w:ins>
      <w:ins w:id="861" w:author="Usuario de Microsoft Office" w:date="2022-07-07T20:21:00Z">
        <w:del w:id="862" w:author="MIGUEL FUERTES FERNANDEZ" w:date="2022-08-06T19:32:00Z">
          <w:r w:rsidRPr="00EE580E" w:rsidDel="007904F3">
            <w:rPr>
              <w:rFonts w:ascii="Arial" w:hAnsi="Arial" w:cs="Arial"/>
              <w:rPrChange w:id="863" w:author="MIGUEL FUERTES FERNANDEZ" w:date="2022-08-06T19:32:00Z">
                <w:rPr>
                  <w:rFonts w:cs="Arial"/>
                </w:rPr>
              </w:rPrChange>
            </w:rPr>
            <w:delText xml:space="preserve"> </w:delText>
          </w:r>
        </w:del>
        <w:r w:rsidRPr="00EE580E">
          <w:rPr>
            <w:rFonts w:ascii="Arial" w:hAnsi="Arial" w:cs="Arial"/>
            <w:rPrChange w:id="864" w:author="MIGUEL FUERTES FERNANDEZ" w:date="2022-08-06T19:32:00Z">
              <w:rPr>
                <w:rFonts w:cs="Arial"/>
              </w:rPr>
            </w:rPrChange>
          </w:rPr>
          <w:t>las características del alumnado y los objetivos de dicha actividad</w:t>
        </w:r>
      </w:ins>
    </w:p>
    <w:p w14:paraId="2D0F0EC6" w14:textId="77777777" w:rsidR="000E26C9" w:rsidRPr="00EE580E" w:rsidRDefault="000E26C9">
      <w:pPr>
        <w:pStyle w:val="Ttulo3plantilla"/>
        <w:rPr>
          <w:ins w:id="865" w:author="Usuario de Microsoft Office" w:date="2022-07-07T20:21:00Z"/>
        </w:rPr>
        <w:pPrChange w:id="866" w:author="MIGUEL FUERTES FERNANDEZ" w:date="2022-08-14T23:26:00Z">
          <w:pPr>
            <w:spacing w:after="120" w:line="360" w:lineRule="auto"/>
            <w:ind w:firstLine="709"/>
            <w:jc w:val="both"/>
          </w:pPr>
        </w:pPrChange>
      </w:pPr>
      <w:bookmarkStart w:id="867" w:name="_Toc112348044"/>
      <w:ins w:id="868" w:author="Usuario de Microsoft Office" w:date="2022-07-07T20:21:00Z">
        <w:r w:rsidRPr="00EE580E">
          <w:t>Objetivos secundarios</w:t>
        </w:r>
        <w:bookmarkEnd w:id="867"/>
        <w:del w:id="869" w:author="MIGUEL FUERTES FERNANDEZ" w:date="2022-08-06T19:33:00Z">
          <w:r w:rsidRPr="00EE580E" w:rsidDel="007904F3">
            <w:delText>:</w:delText>
          </w:r>
        </w:del>
      </w:ins>
    </w:p>
    <w:p w14:paraId="35B695C7" w14:textId="77777777" w:rsidR="000E26C9" w:rsidRPr="00EE580E" w:rsidRDefault="000E26C9">
      <w:pPr>
        <w:pStyle w:val="ListParagraph"/>
        <w:numPr>
          <w:ilvl w:val="0"/>
          <w:numId w:val="25"/>
        </w:numPr>
        <w:spacing w:line="360" w:lineRule="auto"/>
        <w:rPr>
          <w:ins w:id="870" w:author="Usuario de Microsoft Office" w:date="2022-07-07T20:21:00Z"/>
        </w:rPr>
        <w:pPrChange w:id="871" w:author="MIGUEL FUERTES FERNANDEZ" w:date="2022-08-06T19:33:00Z">
          <w:pPr>
            <w:pStyle w:val="ListParagraph"/>
            <w:numPr>
              <w:numId w:val="24"/>
            </w:numPr>
            <w:spacing w:after="120" w:line="360" w:lineRule="auto"/>
            <w:ind w:left="1429" w:hanging="360"/>
          </w:pPr>
        </w:pPrChange>
      </w:pPr>
      <w:ins w:id="872" w:author="Usuario de Microsoft Office" w:date="2022-07-07T20:21:00Z">
        <w:r w:rsidRPr="00EE580E">
          <w:t>Identificar las principales herramientas TIC empleadas por los docentes y sus usos</w:t>
        </w:r>
      </w:ins>
    </w:p>
    <w:p w14:paraId="389CB096" w14:textId="3E46BD2C" w:rsidR="000E26C9" w:rsidRPr="00EE580E" w:rsidRDefault="000E26C9">
      <w:pPr>
        <w:pStyle w:val="ListParagraph"/>
        <w:numPr>
          <w:ilvl w:val="0"/>
          <w:numId w:val="25"/>
        </w:numPr>
        <w:spacing w:line="360" w:lineRule="auto"/>
        <w:rPr>
          <w:ins w:id="873" w:author="MIGUEL FUERTES FERNANDEZ" w:date="2022-08-14T23:36:00Z"/>
        </w:rPr>
      </w:pPr>
      <w:ins w:id="874" w:author="Usuario de Microsoft Office" w:date="2022-07-07T20:21:00Z">
        <w:r w:rsidRPr="00EE580E">
          <w:t>Reconocer las características del aprendizaje cooperativo y la formación de grupos</w:t>
        </w:r>
      </w:ins>
    </w:p>
    <w:p w14:paraId="3AD40B17" w14:textId="69410983" w:rsidR="006607A9" w:rsidRPr="00EE580E" w:rsidRDefault="006607A9">
      <w:pPr>
        <w:pStyle w:val="ListParagraph"/>
        <w:numPr>
          <w:ilvl w:val="0"/>
          <w:numId w:val="25"/>
        </w:numPr>
        <w:spacing w:line="360" w:lineRule="auto"/>
        <w:rPr>
          <w:ins w:id="875" w:author="MIGUEL FUERTES FERNANDEZ" w:date="2022-08-14T23:36:00Z"/>
        </w:rPr>
      </w:pPr>
      <w:ins w:id="876" w:author="MIGUEL FUERTES FERNANDEZ" w:date="2022-08-14T23:36:00Z">
        <w:r w:rsidRPr="00EE580E">
          <w:t>Proponer una herramienta organizativa como base para la docencia del profesor donde poder añadir nuevas funcionalidades bajo demanda</w:t>
        </w:r>
      </w:ins>
    </w:p>
    <w:p w14:paraId="7F16DD59" w14:textId="4E155B36" w:rsidR="006607A9" w:rsidRPr="00EE580E" w:rsidRDefault="006607A9">
      <w:pPr>
        <w:pStyle w:val="ListParagraph"/>
        <w:numPr>
          <w:ilvl w:val="0"/>
          <w:numId w:val="25"/>
        </w:numPr>
        <w:spacing w:line="360" w:lineRule="auto"/>
        <w:rPr>
          <w:ins w:id="877" w:author="Usuario de Microsoft Office" w:date="2022-07-07T20:21:00Z"/>
        </w:rPr>
        <w:pPrChange w:id="878" w:author="MIGUEL FUERTES FERNANDEZ" w:date="2022-08-06T19:33:00Z">
          <w:pPr>
            <w:pStyle w:val="ListParagraph"/>
            <w:numPr>
              <w:numId w:val="24"/>
            </w:numPr>
            <w:spacing w:after="120" w:line="360" w:lineRule="auto"/>
            <w:ind w:left="1429" w:hanging="360"/>
          </w:pPr>
        </w:pPrChange>
      </w:pPr>
      <w:ins w:id="879" w:author="MIGUEL FUERTES FERNANDEZ" w:date="2022-08-14T23:36:00Z">
        <w:r w:rsidRPr="00EE580E">
          <w:t>Realización de test sociométricos como ayuda a la generación de grupos</w:t>
        </w:r>
      </w:ins>
    </w:p>
    <w:p w14:paraId="6E2F344B" w14:textId="77777777" w:rsidR="000E26C9" w:rsidRPr="00EE580E" w:rsidRDefault="000E26C9">
      <w:pPr>
        <w:pStyle w:val="ListParagraph"/>
        <w:numPr>
          <w:ilvl w:val="0"/>
          <w:numId w:val="25"/>
        </w:numPr>
        <w:spacing w:line="360" w:lineRule="auto"/>
        <w:rPr>
          <w:ins w:id="880" w:author="Usuario de Microsoft Office" w:date="2022-07-07T20:21:00Z"/>
        </w:rPr>
        <w:pPrChange w:id="881" w:author="MIGUEL FUERTES FERNANDEZ" w:date="2022-08-06T19:33:00Z">
          <w:pPr>
            <w:pStyle w:val="ListParagraph"/>
            <w:numPr>
              <w:numId w:val="24"/>
            </w:numPr>
            <w:spacing w:after="120" w:line="360" w:lineRule="auto"/>
            <w:ind w:left="1429" w:hanging="360"/>
          </w:pPr>
        </w:pPrChange>
      </w:pPr>
      <w:ins w:id="882" w:author="Usuario de Microsoft Office" w:date="2022-07-07T20:21:00Z">
        <w:r w:rsidRPr="00EE580E">
          <w:t>Clasificar e identificar características de los alumnos necesarias para la obtención de una clave de rendimiento (Key Performance Indicator, KPI)</w:t>
        </w:r>
      </w:ins>
    </w:p>
    <w:p w14:paraId="23F61E3B" w14:textId="77777777" w:rsidR="000E26C9" w:rsidRPr="00EE580E" w:rsidRDefault="000E26C9">
      <w:pPr>
        <w:pStyle w:val="ListParagraph"/>
        <w:numPr>
          <w:ilvl w:val="0"/>
          <w:numId w:val="25"/>
        </w:numPr>
        <w:spacing w:line="360" w:lineRule="auto"/>
        <w:rPr>
          <w:ins w:id="883" w:author="Usuario de Microsoft Office" w:date="2022-07-07T20:21:00Z"/>
        </w:rPr>
        <w:pPrChange w:id="884" w:author="MIGUEL FUERTES FERNANDEZ" w:date="2022-08-06T19:33:00Z">
          <w:pPr>
            <w:pStyle w:val="ListParagraph"/>
            <w:numPr>
              <w:ilvl w:val="1"/>
              <w:numId w:val="24"/>
            </w:numPr>
            <w:spacing w:after="120" w:line="360" w:lineRule="auto"/>
            <w:ind w:left="2149" w:hanging="360"/>
          </w:pPr>
        </w:pPrChange>
      </w:pPr>
      <w:ins w:id="885" w:author="Usuario de Microsoft Office" w:date="2022-07-07T20:21:00Z">
        <w:r w:rsidRPr="00EE580E">
          <w:t>Diseñar una herramienta que permita perfilar e identificar a los alumnos, sacar KPI interesantes para la categorización y la futura segregación en grupos.</w:t>
        </w:r>
      </w:ins>
    </w:p>
    <w:p w14:paraId="33F27003" w14:textId="77777777" w:rsidR="000E26C9" w:rsidRPr="00EE580E" w:rsidRDefault="000E26C9">
      <w:pPr>
        <w:pStyle w:val="ListParagraph"/>
        <w:numPr>
          <w:ilvl w:val="0"/>
          <w:numId w:val="25"/>
        </w:numPr>
        <w:spacing w:line="360" w:lineRule="auto"/>
        <w:rPr>
          <w:ins w:id="886" w:author="Usuario de Microsoft Office" w:date="2022-07-07T20:21:00Z"/>
        </w:rPr>
        <w:pPrChange w:id="887" w:author="MIGUEL FUERTES FERNANDEZ" w:date="2022-08-06T19:33:00Z">
          <w:pPr>
            <w:pStyle w:val="ListParagraph"/>
            <w:numPr>
              <w:ilvl w:val="1"/>
              <w:numId w:val="24"/>
            </w:numPr>
            <w:spacing w:after="120" w:line="360" w:lineRule="auto"/>
            <w:ind w:left="2149" w:hanging="360"/>
          </w:pPr>
        </w:pPrChange>
      </w:pPr>
      <w:ins w:id="888" w:author="Usuario de Microsoft Office" w:date="2022-07-07T20:21:00Z">
        <w:r w:rsidRPr="00EE580E">
          <w:t>Crear una aplicación sencilla de usar y útil para los profesores para poder hacer grupos según las distintas necesidades docentes</w:t>
        </w:r>
      </w:ins>
    </w:p>
    <w:p w14:paraId="76BFEDDE" w14:textId="055D084C" w:rsidR="000E26C9" w:rsidRDefault="000E26C9">
      <w:pPr>
        <w:pStyle w:val="ListParagraph"/>
        <w:numPr>
          <w:ilvl w:val="0"/>
          <w:numId w:val="25"/>
        </w:numPr>
        <w:spacing w:line="360" w:lineRule="auto"/>
        <w:rPr>
          <w:ins w:id="889" w:author="MIGUEL FUERTES FERNANDEZ" w:date="2022-08-25T18:52:00Z"/>
        </w:rPr>
      </w:pPr>
      <w:ins w:id="890" w:author="Usuario de Microsoft Office" w:date="2022-07-07T20:21:00Z">
        <w:r w:rsidRPr="00EE580E">
          <w:t>Hacer una base de datos estadística de observaciones para los posibles resultados de cada combinación, esto es, para el grupo X y la actividad Y, las observaciones del profesor fueron Z y la valoración positiva o negativa.</w:t>
        </w:r>
      </w:ins>
    </w:p>
    <w:p w14:paraId="5D13ED67" w14:textId="5EF9141A" w:rsidR="00501048" w:rsidRDefault="00501048">
      <w:pPr>
        <w:rPr>
          <w:ins w:id="891" w:author="MIGUEL FUERTES FERNANDEZ" w:date="2022-08-25T18:53:00Z"/>
        </w:rPr>
      </w:pPr>
      <w:ins w:id="892" w:author="MIGUEL FUERTES FERNANDEZ" w:date="2022-08-25T18:53:00Z">
        <w:r>
          <w:br w:type="page"/>
        </w:r>
      </w:ins>
    </w:p>
    <w:p w14:paraId="14851EF0" w14:textId="25A84F5D" w:rsidR="00501048" w:rsidRPr="00EE580E" w:rsidDel="00501048" w:rsidRDefault="00501048" w:rsidP="00501048">
      <w:pPr>
        <w:spacing w:line="360" w:lineRule="auto"/>
        <w:rPr>
          <w:ins w:id="893" w:author="Usuario de Microsoft Office" w:date="2022-07-07T20:21:00Z"/>
          <w:del w:id="894" w:author="MIGUEL FUERTES FERNANDEZ" w:date="2022-08-25T18:53:00Z"/>
        </w:rPr>
        <w:pPrChange w:id="895" w:author="MIGUEL FUERTES FERNANDEZ" w:date="2022-08-25T18:53:00Z">
          <w:pPr>
            <w:pStyle w:val="ListParagraph"/>
            <w:numPr>
              <w:numId w:val="24"/>
            </w:numPr>
            <w:spacing w:after="120" w:line="360" w:lineRule="auto"/>
            <w:ind w:left="1429" w:hanging="360"/>
          </w:pPr>
        </w:pPrChange>
      </w:pPr>
    </w:p>
    <w:p w14:paraId="3C154221" w14:textId="78507161" w:rsidR="000E26C9" w:rsidRPr="00EE580E" w:rsidDel="00A23733" w:rsidRDefault="000E26C9" w:rsidP="00501048">
      <w:pPr>
        <w:pStyle w:val="Ttulo2plantilla"/>
        <w:rPr>
          <w:ins w:id="896" w:author="Usuario de Microsoft Office" w:date="2022-07-07T20:21:00Z"/>
          <w:del w:id="897" w:author="MIGUEL FUERTES FERNANDEZ" w:date="2022-08-25T18:51:00Z"/>
        </w:rPr>
        <w:pPrChange w:id="898" w:author="MIGUEL FUERTES FERNANDEZ" w:date="2022-08-25T18:52:00Z">
          <w:pPr/>
        </w:pPrChange>
      </w:pPr>
    </w:p>
    <w:p w14:paraId="1696B5CC" w14:textId="3E8FAADB" w:rsidR="000E26C9" w:rsidDel="003A6642" w:rsidRDefault="000E26C9" w:rsidP="003A6642">
      <w:pPr>
        <w:pStyle w:val="Ttulo2plantilla"/>
        <w:rPr>
          <w:del w:id="899" w:author="MIGUEL FUERTES FERNANDEZ" w:date="2022-08-25T19:08:00Z"/>
        </w:rPr>
        <w:pPrChange w:id="900" w:author="MIGUEL FUERTES FERNANDEZ" w:date="2022-08-25T19:08:00Z">
          <w:pPr>
            <w:pStyle w:val="Ttulo2plantilla"/>
          </w:pPr>
        </w:pPrChange>
      </w:pPr>
      <w:bookmarkStart w:id="901" w:name="_Toc112348045"/>
      <w:ins w:id="902" w:author="Usuario de Microsoft Office" w:date="2022-07-07T20:21:00Z">
        <w:r w:rsidRPr="00EE580E">
          <w:t>Estructura del TFM</w:t>
        </w:r>
      </w:ins>
      <w:bookmarkEnd w:id="901"/>
    </w:p>
    <w:p w14:paraId="289A5952" w14:textId="331532DB" w:rsidR="003A6642" w:rsidRDefault="003A6642" w:rsidP="003A6642">
      <w:pPr>
        <w:pStyle w:val="Ttulo2plantilla"/>
        <w:rPr>
          <w:ins w:id="903" w:author="MIGUEL FUERTES FERNANDEZ" w:date="2022-08-25T19:08:00Z"/>
        </w:rPr>
      </w:pPr>
    </w:p>
    <w:p w14:paraId="4F4CD399" w14:textId="64F5CBCB" w:rsidR="003A6642" w:rsidRDefault="003A6642" w:rsidP="006A0276">
      <w:pPr>
        <w:pStyle w:val="Contenidodelmarco"/>
        <w:spacing w:afterLines="120" w:after="288" w:line="360" w:lineRule="auto"/>
        <w:rPr>
          <w:ins w:id="904" w:author="MIGUEL FUERTES FERNANDEZ" w:date="2022-08-25T19:11:00Z"/>
        </w:rPr>
        <w:pPrChange w:id="905" w:author="MIGUEL FUERTES FERNANDEZ" w:date="2022-08-25T19:22:00Z">
          <w:pPr>
            <w:pStyle w:val="Contenidodelmarco"/>
          </w:pPr>
        </w:pPrChange>
      </w:pPr>
      <w:ins w:id="906" w:author="MIGUEL FUERTES FERNANDEZ" w:date="2022-08-25T19:09:00Z">
        <w:r>
          <w:t xml:space="preserve">La estructura que se propone para este trabajo pasa por analizar y desarrollar el producto que se propone, esto es, un análisis </w:t>
        </w:r>
      </w:ins>
      <w:ins w:id="907" w:author="MIGUEL FUERTES FERNANDEZ" w:date="2022-08-25T19:10:00Z">
        <w:r>
          <w:t>o estudio de mercado, para ver las herramientas existentes, y a la par el panorama actual que tiene que ver con la función del pro</w:t>
        </w:r>
      </w:ins>
      <w:ins w:id="908" w:author="MIGUEL FUERTES FERNANDEZ" w:date="2022-08-25T19:11:00Z">
        <w:r>
          <w:t>ducto que se propone.</w:t>
        </w:r>
      </w:ins>
    </w:p>
    <w:p w14:paraId="44981C43" w14:textId="79609233" w:rsidR="003A6642" w:rsidRDefault="003A6642" w:rsidP="006A0276">
      <w:pPr>
        <w:pStyle w:val="Contenidodelmarco"/>
        <w:spacing w:afterLines="120" w:after="288" w:line="360" w:lineRule="auto"/>
        <w:rPr>
          <w:ins w:id="909" w:author="MIGUEL FUERTES FERNANDEZ" w:date="2022-08-25T19:13:00Z"/>
        </w:rPr>
        <w:pPrChange w:id="910" w:author="MIGUEL FUERTES FERNANDEZ" w:date="2022-08-25T19:22:00Z">
          <w:pPr>
            <w:pStyle w:val="Contenidodelmarco"/>
          </w:pPr>
        </w:pPrChange>
      </w:pPr>
      <w:ins w:id="911" w:author="MIGUEL FUERTES FERNANDEZ" w:date="2022-08-25T19:11:00Z">
        <w:r>
          <w:t xml:space="preserve">En el </w:t>
        </w:r>
      </w:ins>
      <w:ins w:id="912" w:author="MIGUEL FUERTES FERNANDEZ" w:date="2022-08-25T19:12:00Z">
        <w:r>
          <w:t>“</w:t>
        </w:r>
      </w:ins>
      <w:ins w:id="913" w:author="MIGUEL FUERTES FERNANDEZ" w:date="2022-08-25T19:11:00Z">
        <w:r w:rsidRPr="006A0276">
          <w:rPr>
            <w:b/>
            <w:bCs/>
            <w:rPrChange w:id="914" w:author="MIGUEL FUERTES FERNANDEZ" w:date="2022-08-25T19:21:00Z">
              <w:rPr/>
            </w:rPrChange>
          </w:rPr>
          <w:t xml:space="preserve">Estado de la </w:t>
        </w:r>
      </w:ins>
      <w:ins w:id="915" w:author="MIGUEL FUERTES FERNANDEZ" w:date="2022-08-25T19:12:00Z">
        <w:r w:rsidRPr="006A0276">
          <w:rPr>
            <w:b/>
            <w:bCs/>
            <w:rPrChange w:id="916" w:author="MIGUEL FUERTES FERNANDEZ" w:date="2022-08-25T19:21:00Z">
              <w:rPr/>
            </w:rPrChange>
          </w:rPr>
          <w:t>cuestión</w:t>
        </w:r>
        <w:r>
          <w:t xml:space="preserve">” se estudia el mundo de las </w:t>
        </w:r>
      </w:ins>
      <w:ins w:id="917" w:author="MIGUEL FUERTES FERNANDEZ" w:date="2022-08-25T19:13:00Z">
        <w:r>
          <w:t xml:space="preserve">TIC en la docencia, con varios artículos que por un lado alaban su uso, y por otro lado detallan las aplicaciones </w:t>
        </w:r>
        <w:r w:rsidR="008F3EAD">
          <w:t>más</w:t>
        </w:r>
        <w:r>
          <w:t xml:space="preserve"> usadas para los alumnos en el mundo actual.</w:t>
        </w:r>
      </w:ins>
    </w:p>
    <w:p w14:paraId="082DEFE9" w14:textId="59E8A95C" w:rsidR="003A6642" w:rsidRDefault="003A6642" w:rsidP="006A0276">
      <w:pPr>
        <w:pStyle w:val="Contenidodelmarco"/>
        <w:spacing w:afterLines="120" w:after="288" w:line="360" w:lineRule="auto"/>
        <w:rPr>
          <w:ins w:id="918" w:author="MIGUEL FUERTES FERNANDEZ" w:date="2022-08-25T19:15:00Z"/>
        </w:rPr>
        <w:pPrChange w:id="919" w:author="MIGUEL FUERTES FERNANDEZ" w:date="2022-08-25T19:22:00Z">
          <w:pPr>
            <w:pStyle w:val="Contenidodelmarco"/>
          </w:pPr>
        </w:pPrChange>
      </w:pPr>
      <w:ins w:id="920" w:author="MIGUEL FUERTES FERNANDEZ" w:date="2022-08-25T19:13:00Z">
        <w:r>
          <w:t xml:space="preserve">Se ha investigado también herramientas que </w:t>
        </w:r>
      </w:ins>
      <w:ins w:id="921" w:author="MIGUEL FUERTES FERNANDEZ" w:date="2022-08-25T19:15:00Z">
        <w:r w:rsidR="008F3EAD">
          <w:t xml:space="preserve">utilizan los docentes para su propia organización interna y se ha descubierto que no son muchas, sino más bien escasas. Es por esto que este trabajo propone una </w:t>
        </w:r>
      </w:ins>
      <w:ins w:id="922" w:author="MIGUEL FUERTES FERNANDEZ" w:date="2022-08-25T19:18:00Z">
        <w:r w:rsidR="008F3EAD">
          <w:t>más</w:t>
        </w:r>
      </w:ins>
      <w:ins w:id="923" w:author="MIGUEL FUERTES FERNANDEZ" w:date="2022-08-25T19:15:00Z">
        <w:r w:rsidR="008F3EAD">
          <w:t>.</w:t>
        </w:r>
      </w:ins>
    </w:p>
    <w:p w14:paraId="047D6037" w14:textId="0894B329" w:rsidR="008F3EAD" w:rsidRDefault="008F3EAD" w:rsidP="006A0276">
      <w:pPr>
        <w:pStyle w:val="Contenidodelmarco"/>
        <w:spacing w:afterLines="120" w:after="288" w:line="360" w:lineRule="auto"/>
        <w:rPr>
          <w:ins w:id="924" w:author="MIGUEL FUERTES FERNANDEZ" w:date="2022-08-25T19:17:00Z"/>
        </w:rPr>
        <w:pPrChange w:id="925" w:author="MIGUEL FUERTES FERNANDEZ" w:date="2022-08-25T19:22:00Z">
          <w:pPr>
            <w:pStyle w:val="Contenidodelmarco"/>
          </w:pPr>
        </w:pPrChange>
      </w:pPr>
      <w:ins w:id="926" w:author="MIGUEL FUERTES FERNANDEZ" w:date="2022-08-25T19:15:00Z">
        <w:r>
          <w:t>En el “</w:t>
        </w:r>
        <w:r w:rsidRPr="006A0276">
          <w:rPr>
            <w:b/>
            <w:bCs/>
            <w:rPrChange w:id="927" w:author="MIGUEL FUERTES FERNANDEZ" w:date="2022-08-25T19:21:00Z">
              <w:rPr/>
            </w:rPrChange>
          </w:rPr>
          <w:t>Marco te</w:t>
        </w:r>
      </w:ins>
      <w:ins w:id="928" w:author="MIGUEL FUERTES FERNANDEZ" w:date="2022-08-25T19:16:00Z">
        <w:r w:rsidRPr="006A0276">
          <w:rPr>
            <w:b/>
            <w:bCs/>
            <w:rPrChange w:id="929" w:author="MIGUEL FUERTES FERNANDEZ" w:date="2022-08-25T19:21:00Z">
              <w:rPr/>
            </w:rPrChange>
          </w:rPr>
          <w:t>órico</w:t>
        </w:r>
        <w:r>
          <w:t xml:space="preserve">” se estudia lo que tiene que ver </w:t>
        </w:r>
      </w:ins>
      <w:ins w:id="930" w:author="MIGUEL FUERTES FERNANDEZ" w:date="2022-08-25T19:18:00Z">
        <w:r>
          <w:t>más</w:t>
        </w:r>
      </w:ins>
      <w:ins w:id="931" w:author="MIGUEL FUERTES FERNANDEZ" w:date="2022-08-25T19:16:00Z">
        <w:r>
          <w:t xml:space="preserve"> directamente con la funcionalidad de la aplicación que se propone, y es la generación de grupos. Varios autores comentan y explican las bondades del trabajo colaborativo,</w:t>
        </w:r>
      </w:ins>
      <w:ins w:id="932" w:author="MIGUEL FUERTES FERNANDEZ" w:date="2022-08-25T19:17:00Z">
        <w:r>
          <w:t xml:space="preserve"> del aprendizaje colaborativo, del trabajo en grupo, dando a entender que es hacia donde se </w:t>
        </w:r>
      </w:ins>
      <w:ins w:id="933" w:author="MIGUEL FUERTES FERNANDEZ" w:date="2022-08-25T19:18:00Z">
        <w:r>
          <w:t>está</w:t>
        </w:r>
      </w:ins>
      <w:ins w:id="934" w:author="MIGUEL FUERTES FERNANDEZ" w:date="2022-08-25T19:17:00Z">
        <w:r>
          <w:t xml:space="preserve"> yendo en la educación y que cualquier ayuda que se proponga será bien acogida por los profesores.</w:t>
        </w:r>
      </w:ins>
    </w:p>
    <w:p w14:paraId="66586F0E" w14:textId="26A60B27" w:rsidR="008F3EAD" w:rsidRDefault="008F3EAD" w:rsidP="006A0276">
      <w:pPr>
        <w:pStyle w:val="Contenidodelmarco"/>
        <w:spacing w:afterLines="120" w:after="288" w:line="360" w:lineRule="auto"/>
        <w:rPr>
          <w:ins w:id="935" w:author="MIGUEL FUERTES FERNANDEZ" w:date="2022-08-25T19:18:00Z"/>
        </w:rPr>
        <w:pPrChange w:id="936" w:author="MIGUEL FUERTES FERNANDEZ" w:date="2022-08-25T19:22:00Z">
          <w:pPr>
            <w:pStyle w:val="Contenidodelmarco"/>
          </w:pPr>
        </w:pPrChange>
      </w:pPr>
      <w:ins w:id="937" w:author="MIGUEL FUERTES FERNANDEZ" w:date="2022-08-25T19:17:00Z">
        <w:r>
          <w:t xml:space="preserve">Dentro de este apartado, y como investigación necesaria para </w:t>
        </w:r>
      </w:ins>
      <w:ins w:id="938" w:author="MIGUEL FUERTES FERNANDEZ" w:date="2022-08-25T19:18:00Z">
        <w:r>
          <w:t>la programación de la herramienta, también se propone el estudio del test sociométrico.</w:t>
        </w:r>
      </w:ins>
    </w:p>
    <w:p w14:paraId="4B068DA4" w14:textId="4E62BFA5" w:rsidR="008F3EAD" w:rsidRDefault="008F3EAD" w:rsidP="006A0276">
      <w:pPr>
        <w:pStyle w:val="Contenidodelmarco"/>
        <w:spacing w:afterLines="120" w:after="288" w:line="360" w:lineRule="auto"/>
        <w:rPr>
          <w:ins w:id="939" w:author="MIGUEL FUERTES FERNANDEZ" w:date="2022-08-25T19:19:00Z"/>
        </w:rPr>
        <w:pPrChange w:id="940" w:author="MIGUEL FUERTES FERNANDEZ" w:date="2022-08-25T19:22:00Z">
          <w:pPr>
            <w:pStyle w:val="Contenidodelmarco"/>
          </w:pPr>
        </w:pPrChange>
      </w:pPr>
      <w:ins w:id="941" w:author="MIGUEL FUERTES FERNANDEZ" w:date="2022-08-25T19:18:00Z">
        <w:r>
          <w:t>En “</w:t>
        </w:r>
        <w:r w:rsidRPr="006A0276">
          <w:rPr>
            <w:b/>
            <w:bCs/>
            <w:rPrChange w:id="942" w:author="MIGUEL FUERTES FERNANDEZ" w:date="2022-08-25T19:21:00Z">
              <w:rPr/>
            </w:rPrChange>
          </w:rPr>
          <w:t>Diseño de la propuesta y metodología</w:t>
        </w:r>
        <w:r>
          <w:t xml:space="preserve">” es donde realmente se entra en faena. Con todos los </w:t>
        </w:r>
      </w:ins>
      <w:ins w:id="943" w:author="MIGUEL FUERTES FERNANDEZ" w:date="2022-08-25T19:19:00Z">
        <w:r>
          <w:t>conocimientos adquiridos del marco teórico se plantean una serie de requerimientos</w:t>
        </w:r>
        <w:r w:rsidR="006A0276">
          <w:t>, un diseño de la aplicación, y se detalla cual ha sido el proceso y decisiones del desarrollo.</w:t>
        </w:r>
      </w:ins>
    </w:p>
    <w:p w14:paraId="3D5F0611" w14:textId="65186EA8" w:rsidR="006A0276" w:rsidRDefault="006A0276" w:rsidP="006A0276">
      <w:pPr>
        <w:pStyle w:val="Contenidodelmarco"/>
        <w:spacing w:afterLines="120" w:after="288" w:line="360" w:lineRule="auto"/>
        <w:rPr>
          <w:ins w:id="944" w:author="MIGUEL FUERTES FERNANDEZ" w:date="2022-08-25T19:20:00Z"/>
        </w:rPr>
        <w:pPrChange w:id="945" w:author="MIGUEL FUERTES FERNANDEZ" w:date="2022-08-25T19:22:00Z">
          <w:pPr>
            <w:pStyle w:val="Contenidodelmarco"/>
          </w:pPr>
        </w:pPrChange>
      </w:pPr>
      <w:ins w:id="946" w:author="MIGUEL FUERTES FERNANDEZ" w:date="2022-08-25T19:19:00Z">
        <w:r>
          <w:t xml:space="preserve">En </w:t>
        </w:r>
      </w:ins>
      <w:ins w:id="947" w:author="MIGUEL FUERTES FERNANDEZ" w:date="2022-08-25T19:20:00Z">
        <w:r>
          <w:t>“</w:t>
        </w:r>
        <w:r w:rsidRPr="006A0276">
          <w:rPr>
            <w:b/>
            <w:bCs/>
            <w:rPrChange w:id="948" w:author="MIGUEL FUERTES FERNANDEZ" w:date="2022-08-25T19:21:00Z">
              <w:rPr/>
            </w:rPrChange>
          </w:rPr>
          <w:t>Resultados y discusión</w:t>
        </w:r>
        <w:r>
          <w:t>” se hace, a modo de manual, un viaje por el apartado que realmente da valor a este trabajo como es el test sociométrico y su elaboración dentro de la herramienta.</w:t>
        </w:r>
      </w:ins>
    </w:p>
    <w:p w14:paraId="755A1106" w14:textId="3CEFD3E0" w:rsidR="006A0276" w:rsidRDefault="006A0276" w:rsidP="006A0276">
      <w:pPr>
        <w:pStyle w:val="Contenidodelmarco"/>
        <w:spacing w:afterLines="120" w:after="288" w:line="360" w:lineRule="auto"/>
        <w:rPr>
          <w:ins w:id="949" w:author="MIGUEL FUERTES FERNANDEZ" w:date="2022-08-25T19:15:00Z"/>
        </w:rPr>
        <w:pPrChange w:id="950" w:author="MIGUEL FUERTES FERNANDEZ" w:date="2022-08-25T19:22:00Z">
          <w:pPr>
            <w:pStyle w:val="Contenidodelmarco"/>
          </w:pPr>
        </w:pPrChange>
      </w:pPr>
      <w:ins w:id="951" w:author="MIGUEL FUERTES FERNANDEZ" w:date="2022-08-25T19:20:00Z">
        <w:r>
          <w:t xml:space="preserve">Por </w:t>
        </w:r>
      </w:ins>
      <w:ins w:id="952" w:author="MIGUEL FUERTES FERNANDEZ" w:date="2022-08-25T19:22:00Z">
        <w:r>
          <w:t>último,</w:t>
        </w:r>
      </w:ins>
      <w:ins w:id="953" w:author="MIGUEL FUERTES FERNANDEZ" w:date="2022-08-25T19:20:00Z">
        <w:r>
          <w:t xml:space="preserve"> en “</w:t>
        </w:r>
      </w:ins>
      <w:ins w:id="954" w:author="MIGUEL FUERTES FERNANDEZ" w:date="2022-08-25T19:21:00Z">
        <w:r w:rsidRPr="006A0276">
          <w:rPr>
            <w:b/>
            <w:bCs/>
            <w:rPrChange w:id="955" w:author="MIGUEL FUERTES FERNANDEZ" w:date="2022-08-25T19:21:00Z">
              <w:rPr/>
            </w:rPrChange>
          </w:rPr>
          <w:t>C</w:t>
        </w:r>
      </w:ins>
      <w:ins w:id="956" w:author="MIGUEL FUERTES FERNANDEZ" w:date="2022-08-25T19:20:00Z">
        <w:r w:rsidRPr="006A0276">
          <w:rPr>
            <w:b/>
            <w:bCs/>
            <w:rPrChange w:id="957" w:author="MIGUEL FUERTES FERNANDEZ" w:date="2022-08-25T19:21:00Z">
              <w:rPr/>
            </w:rPrChange>
          </w:rPr>
          <w:t>onclusiones</w:t>
        </w:r>
        <w:r>
          <w:t xml:space="preserve">” </w:t>
        </w:r>
      </w:ins>
      <w:ins w:id="958" w:author="MIGUEL FUERTES FERNANDEZ" w:date="2022-08-25T19:21:00Z">
        <w:r>
          <w:t>se valora como y en que medida se han cumplido los objetivos que se pusieron en esta introducción.</w:t>
        </w:r>
      </w:ins>
    </w:p>
    <w:p w14:paraId="1E156A69" w14:textId="77777777" w:rsidR="008F3EAD" w:rsidRPr="00EE580E" w:rsidRDefault="008F3EAD" w:rsidP="003A6642">
      <w:pPr>
        <w:pStyle w:val="Contenidodelmarco"/>
        <w:rPr>
          <w:ins w:id="959" w:author="MIGUEL FUERTES FERNANDEZ" w:date="2022-08-25T19:08:00Z"/>
        </w:rPr>
        <w:pPrChange w:id="960" w:author="MIGUEL FUERTES FERNANDEZ" w:date="2022-08-25T19:08:00Z">
          <w:pPr>
            <w:pStyle w:val="Ttulo2plantilla"/>
            <w:ind w:left="1080" w:hanging="720"/>
          </w:pPr>
        </w:pPrChange>
      </w:pPr>
    </w:p>
    <w:p w14:paraId="2EC9035D" w14:textId="77777777" w:rsidR="000E26C9" w:rsidRPr="00EE580E" w:rsidDel="003A6642" w:rsidRDefault="000E26C9">
      <w:pPr>
        <w:spacing w:afterLines="120" w:after="288" w:line="360" w:lineRule="auto"/>
        <w:ind w:firstLine="709"/>
        <w:rPr>
          <w:ins w:id="961" w:author="Usuario de Microsoft Office" w:date="2022-07-07T20:21:00Z"/>
          <w:del w:id="962" w:author="MIGUEL FUERTES FERNANDEZ" w:date="2022-08-25T19:08:00Z"/>
          <w:rFonts w:cstheme="minorHAnsi"/>
        </w:rPr>
        <w:pPrChange w:id="963" w:author="MIGUEL FUERTES FERNANDEZ" w:date="2022-08-06T19:31:00Z">
          <w:pPr/>
        </w:pPrChange>
      </w:pPr>
    </w:p>
    <w:p w14:paraId="7092DFB9" w14:textId="7A858068" w:rsidR="000E26C9" w:rsidRPr="00EE580E" w:rsidDel="003A6642" w:rsidRDefault="000E26C9" w:rsidP="003A6642">
      <w:pPr>
        <w:spacing w:afterLines="120" w:after="288" w:line="360" w:lineRule="auto"/>
        <w:rPr>
          <w:ins w:id="964" w:author="Usuario de Microsoft Office" w:date="2022-07-07T20:21:00Z"/>
          <w:del w:id="965" w:author="MIGUEL FUERTES FERNANDEZ" w:date="2022-08-25T19:08:00Z"/>
        </w:rPr>
        <w:pPrChange w:id="966" w:author="MIGUEL FUERTES FERNANDEZ" w:date="2022-08-25T19:08:00Z">
          <w:pPr/>
        </w:pPrChange>
      </w:pPr>
      <w:ins w:id="967" w:author="Usuario de Microsoft Office" w:date="2022-07-07T20:21:00Z">
        <w:del w:id="968" w:author="MIGUEL FUERTES FERNANDEZ" w:date="2022-08-25T19:08:00Z">
          <w:r w:rsidRPr="00EE580E" w:rsidDel="003A6642">
            <w:delText xml:space="preserve">HACERLA AL TERMINAR EL PROYECTO Y con esto llegamos a las 3 páginas mínimo… </w:delText>
          </w:r>
          <w:r w:rsidRPr="00EE580E" w:rsidDel="003A6642">
            <w:sym w:font="Wingdings" w:char="F04A"/>
          </w:r>
        </w:del>
      </w:ins>
    </w:p>
    <w:p w14:paraId="779AE31B" w14:textId="14812916" w:rsidR="058C7321" w:rsidRPr="00EE580E" w:rsidDel="000E26C9" w:rsidRDefault="058C7321" w:rsidP="003A6642">
      <w:pPr>
        <w:spacing w:afterLines="120" w:after="288" w:line="360" w:lineRule="auto"/>
        <w:rPr>
          <w:del w:id="969" w:author="Usuario de Microsoft Office" w:date="2022-07-07T20:21:00Z"/>
          <w:rFonts w:ascii="Arial" w:hAnsi="Arial" w:cs="Arial"/>
        </w:rPr>
        <w:pPrChange w:id="970" w:author="MIGUEL FUERTES FERNANDEZ" w:date="2022-08-25T19:08:00Z">
          <w:pPr/>
        </w:pPrChange>
      </w:pPr>
      <w:del w:id="971" w:author="Usuario de Microsoft Office" w:date="2022-07-07T20:21:00Z">
        <w:r w:rsidRPr="00EE580E" w:rsidDel="000E26C9">
          <w:rPr>
            <w:rFonts w:ascii="Arial" w:hAnsi="Arial" w:cs="Arial"/>
          </w:rPr>
          <w:delText xml:space="preserve">Tradicionalmente se ha buscado la innovación en la educación en los sitios donde el sentido común más invita a fijarse. Cuando </w:delText>
        </w:r>
        <w:r w:rsidR="001F56DE" w:rsidRPr="00EE580E" w:rsidDel="000E26C9">
          <w:rPr>
            <w:rFonts w:ascii="Arial" w:hAnsi="Arial" w:cs="Arial"/>
          </w:rPr>
          <w:delText>s</w:delText>
        </w:r>
        <w:r w:rsidRPr="00EE580E" w:rsidDel="000E26C9">
          <w:rPr>
            <w:rFonts w:ascii="Arial" w:hAnsi="Arial" w:cs="Arial"/>
          </w:rPr>
          <w:delText xml:space="preserve">e habla de educación, de profesorado, siempre </w:delText>
        </w:r>
        <w:r w:rsidR="001F56DE" w:rsidRPr="00EE580E" w:rsidDel="000E26C9">
          <w:rPr>
            <w:rFonts w:ascii="Arial" w:hAnsi="Arial" w:cs="Arial"/>
          </w:rPr>
          <w:delText xml:space="preserve">se nos </w:delText>
        </w:r>
        <w:r w:rsidRPr="00EE580E" w:rsidDel="000E26C9">
          <w:rPr>
            <w:rFonts w:ascii="Arial" w:hAnsi="Arial" w:cs="Arial"/>
          </w:rPr>
          <w:delText xml:space="preserve"> viene a la cabeza el alumnado y el profesorado.</w:delText>
        </w:r>
      </w:del>
    </w:p>
    <w:p w14:paraId="2797C7E4" w14:textId="5D3CCCD5" w:rsidR="058C7321" w:rsidRPr="00EE580E" w:rsidDel="000E26C9" w:rsidRDefault="058C7321" w:rsidP="003A6642">
      <w:pPr>
        <w:spacing w:afterLines="120" w:after="288" w:line="360" w:lineRule="auto"/>
        <w:rPr>
          <w:del w:id="972" w:author="Usuario de Microsoft Office" w:date="2022-07-07T20:21:00Z"/>
          <w:rFonts w:ascii="Arial" w:hAnsi="Arial" w:cs="Arial"/>
        </w:rPr>
        <w:pPrChange w:id="973" w:author="MIGUEL FUERTES FERNANDEZ" w:date="2022-08-25T19:08:00Z">
          <w:pPr/>
        </w:pPrChange>
      </w:pPr>
      <w:del w:id="974" w:author="Usuario de Microsoft Office" w:date="2022-07-07T20:21:00Z">
        <w:r w:rsidRPr="00EE580E" w:rsidDel="000E26C9">
          <w:rPr>
            <w:rFonts w:ascii="Arial" w:hAnsi="Arial" w:cs="Arial"/>
          </w:rPr>
          <w:delText>Técnicas de como enseñar, como aprender, como memorizar, como exponer, están a la orden del día y hay infinidad de herramientas, artículos, estudios que definen que tal método es mejor que tal otro método.</w:delText>
        </w:r>
      </w:del>
    </w:p>
    <w:p w14:paraId="1156D9F1" w14:textId="5E2108F8" w:rsidR="058C7321" w:rsidRPr="00EE580E" w:rsidDel="000E26C9" w:rsidRDefault="058C7321" w:rsidP="003A6642">
      <w:pPr>
        <w:spacing w:afterLines="120" w:after="288" w:line="360" w:lineRule="auto"/>
        <w:rPr>
          <w:del w:id="975" w:author="Usuario de Microsoft Office" w:date="2022-07-07T20:21:00Z"/>
          <w:rFonts w:ascii="Arial" w:hAnsi="Arial" w:cs="Arial"/>
        </w:rPr>
        <w:pPrChange w:id="976" w:author="MIGUEL FUERTES FERNANDEZ" w:date="2022-08-25T19:08:00Z">
          <w:pPr/>
        </w:pPrChange>
      </w:pPr>
      <w:del w:id="977" w:author="Usuario de Microsoft Office" w:date="2022-07-07T20:21:00Z">
        <w:r w:rsidRPr="00EE580E" w:rsidDel="000E26C9">
          <w:rPr>
            <w:rFonts w:ascii="Arial" w:hAnsi="Arial" w:cs="Arial"/>
          </w:rPr>
          <w:delText xml:space="preserve">Aquí, en este trabajo, me gustaría centrarme en presentar una herramienta que no ayuda directamente ni a un colectivo ni a otro. Al menos no directamente. </w:delText>
        </w:r>
      </w:del>
    </w:p>
    <w:p w14:paraId="0254CCC3" w14:textId="20B35987" w:rsidR="058C7321" w:rsidRPr="00EE580E" w:rsidDel="000E26C9" w:rsidRDefault="058C7321" w:rsidP="003A6642">
      <w:pPr>
        <w:spacing w:afterLines="120" w:after="288" w:line="360" w:lineRule="auto"/>
        <w:rPr>
          <w:del w:id="978" w:author="Usuario de Microsoft Office" w:date="2022-07-07T20:21:00Z"/>
          <w:rFonts w:ascii="Arial" w:hAnsi="Arial" w:cs="Arial"/>
        </w:rPr>
        <w:pPrChange w:id="979" w:author="MIGUEL FUERTES FERNANDEZ" w:date="2022-08-25T19:08:00Z">
          <w:pPr/>
        </w:pPrChange>
      </w:pPr>
      <w:del w:id="980" w:author="Usuario de Microsoft Office" w:date="2022-07-07T20:21:00Z">
        <w:r w:rsidRPr="00EE580E" w:rsidDel="000E26C9">
          <w:rPr>
            <w:rFonts w:ascii="Arial" w:hAnsi="Arial" w:cs="Arial"/>
          </w:rPr>
          <w:delText>Muchas veces, y como parte de esa metodología que se usa por parte de los profesores, hay necesidad de conformar una serie de grupos para realizar la actividad, y lo que</w:delText>
        </w:r>
        <w:r w:rsidR="001F56DE" w:rsidRPr="00EE580E" w:rsidDel="000E26C9">
          <w:rPr>
            <w:rFonts w:ascii="Arial" w:hAnsi="Arial" w:cs="Arial"/>
          </w:rPr>
          <w:delText xml:space="preserve"> se propone</w:delText>
        </w:r>
        <w:r w:rsidRPr="00EE580E" w:rsidDel="000E26C9">
          <w:rPr>
            <w:rFonts w:ascii="Arial" w:hAnsi="Arial" w:cs="Arial"/>
          </w:rPr>
          <w:delText xml:space="preserve"> con este trabajo es una herramienta que, en base a parámetros rellenados por el profesor mediante la observación directa, sirvan para la generación equitativa o especifica de grupos de trabajo para los alumnos.</w:delText>
        </w:r>
      </w:del>
    </w:p>
    <w:p w14:paraId="4F3EB441" w14:textId="4DE16364" w:rsidR="058C7321" w:rsidRPr="00EE580E" w:rsidDel="000E26C9" w:rsidRDefault="001F56DE" w:rsidP="003A6642">
      <w:pPr>
        <w:spacing w:afterLines="120" w:after="288" w:line="360" w:lineRule="auto"/>
        <w:rPr>
          <w:del w:id="981" w:author="Usuario de Microsoft Office" w:date="2022-07-07T20:21:00Z"/>
          <w:rFonts w:ascii="Arial" w:hAnsi="Arial" w:cs="Arial"/>
        </w:rPr>
        <w:pPrChange w:id="982" w:author="MIGUEL FUERTES FERNANDEZ" w:date="2022-08-25T19:08:00Z">
          <w:pPr/>
        </w:pPrChange>
      </w:pPr>
      <w:del w:id="983" w:author="Usuario de Microsoft Office" w:date="2022-07-07T20:21:00Z">
        <w:r w:rsidRPr="00EE580E" w:rsidDel="000E26C9">
          <w:rPr>
            <w:rFonts w:ascii="Arial" w:hAnsi="Arial" w:cs="Arial"/>
          </w:rPr>
          <w:delText>Resulta</w:delText>
        </w:r>
        <w:r w:rsidR="058C7321" w:rsidRPr="00EE580E" w:rsidDel="000E26C9">
          <w:rPr>
            <w:rFonts w:ascii="Arial" w:hAnsi="Arial" w:cs="Arial"/>
          </w:rPr>
          <w:delText xml:space="preserve"> interesante este proyecto, por dos motivos principales, por ser un subproducto de la enseñanza, es decir, por ayudar al profesorado en su función más organizativa (una de las olvidadas) y por el producto en sí, se trata de utilizar teoría de grupos, combinatoria y lógica de ‘negocio’ para valorar el mejor 'match' para una actividad concreta.</w:delText>
        </w:r>
      </w:del>
    </w:p>
    <w:p w14:paraId="6EC3BC15" w14:textId="29C93B0C" w:rsidR="058C7321" w:rsidRPr="00EE580E" w:rsidDel="000E26C9" w:rsidRDefault="058C7321" w:rsidP="003A6642">
      <w:pPr>
        <w:spacing w:afterLines="120" w:after="288" w:line="360" w:lineRule="auto"/>
        <w:rPr>
          <w:del w:id="984" w:author="Usuario de Microsoft Office" w:date="2022-07-07T20:21:00Z"/>
          <w:rFonts w:ascii="Arial" w:hAnsi="Arial" w:cs="Arial"/>
        </w:rPr>
        <w:pPrChange w:id="985" w:author="MIGUEL FUERTES FERNANDEZ" w:date="2022-08-25T19:08:00Z">
          <w:pPr/>
        </w:pPrChange>
      </w:pPr>
      <w:del w:id="986" w:author="Usuario de Microsoft Office" w:date="2022-07-07T20:21:00Z">
        <w:r w:rsidRPr="00EE580E" w:rsidDel="000E26C9">
          <w:rPr>
            <w:rFonts w:ascii="Arial" w:hAnsi="Arial" w:cs="Arial"/>
          </w:rPr>
          <w:delText>Con esta información de grupos, además, si se incluye una valoración por parte del profesor, se puede generar un banco de datos estadístico que puede ser interesante para futuros estudios, a saber, si la combinación X para la actividad Y, en base a la observación subjetiva del profesor, es satisfactoria o no.</w:delText>
        </w:r>
      </w:del>
    </w:p>
    <w:p w14:paraId="36509C3E" w14:textId="0A951512" w:rsidR="7C8E9A67" w:rsidRPr="00EE580E" w:rsidDel="000E26C9" w:rsidRDefault="7C8E9A67" w:rsidP="003A6642">
      <w:pPr>
        <w:spacing w:afterLines="120" w:after="288" w:line="360" w:lineRule="auto"/>
        <w:rPr>
          <w:del w:id="987" w:author="Usuario de Microsoft Office" w:date="2022-07-07T20:21:00Z"/>
          <w:rFonts w:ascii="Arial" w:hAnsi="Arial" w:cs="Arial"/>
        </w:rPr>
        <w:pPrChange w:id="988" w:author="MIGUEL FUERTES FERNANDEZ" w:date="2022-08-25T19:08:00Z">
          <w:pPr/>
        </w:pPrChange>
      </w:pPr>
      <w:del w:id="989" w:author="Usuario de Microsoft Office" w:date="2022-07-07T20:21:00Z">
        <w:r w:rsidRPr="00EE580E" w:rsidDel="000E26C9">
          <w:rPr>
            <w:rFonts w:ascii="Arial" w:hAnsi="Arial" w:cs="Arial"/>
          </w:rPr>
          <w:delText>Como iniciativa de futuro, esta información estadística, puede ser retroalimentada por la aplicación para mediante inteligencia artificial, mejorar la siguiente decisión, el siguiente grupo.</w:delText>
        </w:r>
      </w:del>
    </w:p>
    <w:p w14:paraId="3271D661" w14:textId="41D107B7" w:rsidR="00254289" w:rsidRPr="00EE580E" w:rsidDel="000E26C9" w:rsidRDefault="00254289" w:rsidP="003A6642">
      <w:pPr>
        <w:spacing w:afterLines="120" w:after="288" w:line="360" w:lineRule="auto"/>
        <w:rPr>
          <w:del w:id="990" w:author="Usuario de Microsoft Office" w:date="2022-07-07T20:21:00Z"/>
          <w:rFonts w:ascii="Arial" w:eastAsiaTheme="minorEastAsia" w:hAnsi="Arial" w:cs="Arial"/>
          <w:sz w:val="28"/>
          <w:szCs w:val="24"/>
          <w:lang w:eastAsia="es-ES"/>
        </w:rPr>
        <w:pPrChange w:id="991" w:author="MIGUEL FUERTES FERNANDEZ" w:date="2022-08-25T19:08:00Z">
          <w:pPr/>
        </w:pPrChange>
      </w:pPr>
      <w:del w:id="992" w:author="Usuario de Microsoft Office" w:date="2022-07-07T20:21:00Z">
        <w:r w:rsidRPr="00EE580E" w:rsidDel="000E26C9">
          <w:rPr>
            <w:rFonts w:ascii="Arial" w:hAnsi="Arial" w:cs="Arial"/>
          </w:rPr>
          <w:br w:type="page"/>
        </w:r>
      </w:del>
    </w:p>
    <w:p w14:paraId="54D8ADC3" w14:textId="0B21C1E3" w:rsidR="7C8E9A67" w:rsidRPr="00EE580E" w:rsidDel="000E26C9" w:rsidRDefault="7C8E9A67" w:rsidP="003A6642">
      <w:pPr>
        <w:spacing w:afterLines="120" w:after="288" w:line="360" w:lineRule="auto"/>
        <w:rPr>
          <w:ins w:id="993" w:author="MIGUEL FUERTES FERNANDEZ [2]" w:date="2022-05-09T12:55:00Z"/>
          <w:del w:id="994" w:author="Usuario de Microsoft Office" w:date="2022-07-07T20:21:00Z"/>
          <w:rFonts w:ascii="Arial" w:hAnsi="Arial" w:cs="Arial"/>
        </w:rPr>
        <w:pPrChange w:id="995" w:author="MIGUEL FUERTES FERNANDEZ" w:date="2022-08-25T19:08:00Z">
          <w:pPr/>
        </w:pPrChange>
      </w:pPr>
    </w:p>
    <w:p w14:paraId="00AD6867" w14:textId="308BD86F" w:rsidR="00BB186A" w:rsidRPr="00EE580E" w:rsidDel="000E26C9" w:rsidRDefault="00BB186A" w:rsidP="003A6642">
      <w:pPr>
        <w:pStyle w:val="Ttulo2plantilla"/>
        <w:ind w:left="0"/>
        <w:rPr>
          <w:del w:id="996" w:author="Usuario de Microsoft Office" w:date="2022-07-07T20:21:00Z"/>
          <w:rFonts w:cs="Arial"/>
        </w:rPr>
        <w:pPrChange w:id="997" w:author="MIGUEL FUERTES FERNANDEZ" w:date="2022-08-25T19:08:00Z">
          <w:pPr>
            <w:pStyle w:val="Ttulo2plantilla"/>
            <w:ind w:left="1080" w:hanging="720"/>
          </w:pPr>
        </w:pPrChange>
      </w:pPr>
      <w:del w:id="998" w:author="Usuario de Microsoft Office" w:date="2022-07-07T20:21:00Z">
        <w:r w:rsidRPr="00EE580E" w:rsidDel="000E26C9">
          <w:rPr>
            <w:rFonts w:cs="Arial"/>
          </w:rPr>
          <w:delText>Objetivos</w:delText>
        </w:r>
      </w:del>
    </w:p>
    <w:p w14:paraId="2F7FAFF0" w14:textId="3A58D27F" w:rsidR="00A8306E" w:rsidRPr="00EE580E" w:rsidDel="000E26C9" w:rsidRDefault="003E4CFF" w:rsidP="003A6642">
      <w:pPr>
        <w:pStyle w:val="ListParagraph"/>
        <w:numPr>
          <w:ilvl w:val="0"/>
          <w:numId w:val="21"/>
        </w:numPr>
        <w:spacing w:afterLines="120" w:after="288" w:line="360" w:lineRule="auto"/>
        <w:ind w:left="0" w:firstLine="0"/>
        <w:rPr>
          <w:del w:id="999" w:author="Usuario de Microsoft Office" w:date="2022-07-07T20:21:00Z"/>
          <w:rFonts w:cs="Arial"/>
        </w:rPr>
        <w:pPrChange w:id="1000" w:author="MIGUEL FUERTES FERNANDEZ" w:date="2022-08-25T19:08:00Z">
          <w:pPr>
            <w:pStyle w:val="ListParagraph"/>
            <w:numPr>
              <w:numId w:val="21"/>
            </w:numPr>
            <w:ind w:hanging="360"/>
          </w:pPr>
        </w:pPrChange>
      </w:pPr>
      <w:del w:id="1001" w:author="Usuario de Microsoft Office" w:date="2022-07-07T20:21:00Z">
        <w:r w:rsidRPr="00EE580E" w:rsidDel="000E26C9">
          <w:rPr>
            <w:rFonts w:cs="Arial"/>
          </w:rPr>
          <w:delText>Los objetivos son los siguientes:</w:delText>
        </w:r>
        <w:r w:rsidR="00D05F59" w:rsidRPr="00EE580E" w:rsidDel="000E26C9">
          <w:rPr>
            <w:rFonts w:cs="Arial"/>
          </w:rPr>
          <w:delText xml:space="preserve"> (Key Performance Indicator)</w:delText>
        </w:r>
      </w:del>
    </w:p>
    <w:p w14:paraId="2CF622A2" w14:textId="3EB27503" w:rsidR="003E4CFF" w:rsidRPr="00EE580E" w:rsidDel="000E26C9" w:rsidRDefault="003E4CFF" w:rsidP="003A6642">
      <w:pPr>
        <w:pStyle w:val="ListParagraph"/>
        <w:numPr>
          <w:ilvl w:val="1"/>
          <w:numId w:val="21"/>
        </w:numPr>
        <w:spacing w:afterLines="120" w:after="288" w:line="360" w:lineRule="auto"/>
        <w:ind w:left="0" w:firstLine="0"/>
        <w:rPr>
          <w:del w:id="1002" w:author="Usuario de Microsoft Office" w:date="2022-07-07T20:21:00Z"/>
          <w:rFonts w:cs="Arial"/>
        </w:rPr>
        <w:pPrChange w:id="1003" w:author="MIGUEL FUERTES FERNANDEZ" w:date="2022-08-25T19:08:00Z">
          <w:pPr>
            <w:pStyle w:val="ListParagraph"/>
            <w:numPr>
              <w:ilvl w:val="1"/>
              <w:numId w:val="21"/>
            </w:numPr>
            <w:ind w:left="1440" w:hanging="360"/>
          </w:pPr>
        </w:pPrChange>
      </w:pPr>
      <w:del w:id="1004" w:author="Usuario de Microsoft Office" w:date="2022-04-04T18:54:00Z">
        <w:r w:rsidRPr="00EE580E" w:rsidDel="00A8306E">
          <w:rPr>
            <w:rFonts w:cs="Arial"/>
          </w:rPr>
          <w:delText xml:space="preserve">Conseguir </w:delText>
        </w:r>
      </w:del>
      <w:del w:id="1005" w:author="Usuario de Microsoft Office" w:date="2022-07-07T20:21:00Z">
        <w:r w:rsidRPr="00EE580E" w:rsidDel="000E26C9">
          <w:rPr>
            <w:rFonts w:cs="Arial"/>
          </w:rPr>
          <w:delText>perfilar e identificar a los alumnos, sacar KPI interesantes para la categorización y la futura segregación en grupos.</w:delText>
        </w:r>
      </w:del>
    </w:p>
    <w:p w14:paraId="210FF6F6" w14:textId="2ECEA97F" w:rsidR="003E4CFF" w:rsidRPr="00EE580E" w:rsidDel="000E26C9" w:rsidRDefault="003E4CFF" w:rsidP="003A6642">
      <w:pPr>
        <w:pStyle w:val="ListParagraph"/>
        <w:numPr>
          <w:ilvl w:val="1"/>
          <w:numId w:val="21"/>
        </w:numPr>
        <w:spacing w:afterLines="120" w:after="288" w:line="360" w:lineRule="auto"/>
        <w:ind w:left="0" w:firstLine="0"/>
        <w:rPr>
          <w:del w:id="1006" w:author="Usuario de Microsoft Office" w:date="2022-07-07T20:21:00Z"/>
          <w:rFonts w:cs="Arial"/>
        </w:rPr>
        <w:pPrChange w:id="1007" w:author="MIGUEL FUERTES FERNANDEZ" w:date="2022-08-25T19:08:00Z">
          <w:pPr>
            <w:pStyle w:val="ListParagraph"/>
            <w:numPr>
              <w:ilvl w:val="1"/>
              <w:numId w:val="21"/>
            </w:numPr>
            <w:ind w:left="1440" w:hanging="360"/>
          </w:pPr>
        </w:pPrChange>
      </w:pPr>
      <w:del w:id="1008" w:author="Usuario de Microsoft Office" w:date="2022-07-07T20:21:00Z">
        <w:r w:rsidRPr="00EE580E" w:rsidDel="000E26C9">
          <w:rPr>
            <w:rFonts w:cs="Arial"/>
          </w:rPr>
          <w:delText>Crear una aplicación sencilla de usar y útil para los profesores para poder hacer grupos según las distintas necesidades docentes</w:delText>
        </w:r>
      </w:del>
    </w:p>
    <w:p w14:paraId="2436AE08" w14:textId="6891E736" w:rsidR="00BE3101" w:rsidRPr="00EE580E" w:rsidDel="000E26C9" w:rsidRDefault="00BE3101" w:rsidP="003A6642">
      <w:pPr>
        <w:pStyle w:val="ListParagraph"/>
        <w:numPr>
          <w:ilvl w:val="0"/>
          <w:numId w:val="21"/>
        </w:numPr>
        <w:spacing w:afterLines="120" w:after="288" w:line="360" w:lineRule="auto"/>
        <w:ind w:left="0" w:firstLine="0"/>
        <w:rPr>
          <w:del w:id="1009" w:author="Usuario de Microsoft Office" w:date="2022-07-07T20:21:00Z"/>
          <w:rFonts w:cs="Arial"/>
        </w:rPr>
        <w:pPrChange w:id="1010" w:author="MIGUEL FUERTES FERNANDEZ" w:date="2022-08-25T19:08:00Z">
          <w:pPr>
            <w:pStyle w:val="ListParagraph"/>
            <w:numPr>
              <w:numId w:val="21"/>
            </w:numPr>
            <w:ind w:hanging="360"/>
          </w:pPr>
        </w:pPrChange>
      </w:pPr>
      <w:del w:id="1011" w:author="Usuario de Microsoft Office" w:date="2022-07-07T20:21:00Z">
        <w:r w:rsidRPr="00EE580E" w:rsidDel="000E26C9">
          <w:rPr>
            <w:rFonts w:cs="Arial"/>
          </w:rPr>
          <w:delText>Hacer una base de datos estadística de observaciones para los posibles resultados de cada combinación, esto es, para el grupo X y la actividad Y, las observaciones del profesor fueron Z y la valoración positiva o negativa.</w:delText>
        </w:r>
      </w:del>
    </w:p>
    <w:p w14:paraId="025CD2A6" w14:textId="405FE7EC" w:rsidR="003E4CFF" w:rsidRPr="00EE580E" w:rsidDel="000E26C9" w:rsidRDefault="003E4CFF" w:rsidP="003A6642">
      <w:pPr>
        <w:spacing w:afterLines="120" w:after="288" w:line="360" w:lineRule="auto"/>
        <w:rPr>
          <w:del w:id="1012" w:author="Usuario de Microsoft Office" w:date="2022-07-07T20:21:00Z"/>
          <w:rFonts w:ascii="Arial" w:hAnsi="Arial" w:cs="Arial"/>
        </w:rPr>
        <w:pPrChange w:id="1013" w:author="MIGUEL FUERTES FERNANDEZ" w:date="2022-08-25T19:08:00Z">
          <w:pPr/>
        </w:pPrChange>
      </w:pPr>
    </w:p>
    <w:p w14:paraId="64CE3786" w14:textId="533B4F02" w:rsidR="00254289" w:rsidRPr="00EE580E" w:rsidDel="000E26C9" w:rsidRDefault="00254289" w:rsidP="003A6642">
      <w:pPr>
        <w:spacing w:afterLines="120" w:after="288" w:line="360" w:lineRule="auto"/>
        <w:rPr>
          <w:del w:id="1014" w:author="Usuario de Microsoft Office" w:date="2022-07-07T20:21:00Z"/>
          <w:rFonts w:ascii="Arial" w:eastAsiaTheme="minorEastAsia" w:hAnsi="Arial" w:cs="Arial"/>
          <w:sz w:val="28"/>
          <w:szCs w:val="24"/>
          <w:lang w:eastAsia="es-ES"/>
        </w:rPr>
        <w:pPrChange w:id="1015" w:author="MIGUEL FUERTES FERNANDEZ" w:date="2022-08-25T19:08:00Z">
          <w:pPr/>
        </w:pPrChange>
      </w:pPr>
      <w:del w:id="1016" w:author="Usuario de Microsoft Office" w:date="2022-07-07T20:21:00Z">
        <w:r w:rsidRPr="00EE580E" w:rsidDel="000E26C9">
          <w:rPr>
            <w:rFonts w:ascii="Arial" w:hAnsi="Arial" w:cs="Arial"/>
          </w:rPr>
          <w:br w:type="page"/>
        </w:r>
      </w:del>
    </w:p>
    <w:p w14:paraId="3D2435B1" w14:textId="778B14AC" w:rsidR="003E4CFF" w:rsidRPr="00EE580E" w:rsidDel="000E26C9" w:rsidRDefault="003E4CFF" w:rsidP="003A6642">
      <w:pPr>
        <w:pStyle w:val="Ttulo2plantilla"/>
        <w:ind w:left="0"/>
        <w:rPr>
          <w:del w:id="1017" w:author="Usuario de Microsoft Office" w:date="2022-07-07T20:21:00Z"/>
          <w:rFonts w:cs="Arial"/>
        </w:rPr>
        <w:pPrChange w:id="1018" w:author="MIGUEL FUERTES FERNANDEZ" w:date="2022-08-25T19:08:00Z">
          <w:pPr>
            <w:pStyle w:val="Ttulo2plantilla"/>
            <w:ind w:left="1080" w:hanging="720"/>
          </w:pPr>
        </w:pPrChange>
      </w:pPr>
      <w:del w:id="1019" w:author="Usuario de Microsoft Office" w:date="2022-07-07T20:21:00Z">
        <w:r w:rsidRPr="00EE580E" w:rsidDel="000E26C9">
          <w:rPr>
            <w:rFonts w:cs="Arial"/>
          </w:rPr>
          <w:delText>Estructura</w:delText>
        </w:r>
      </w:del>
    </w:p>
    <w:p w14:paraId="0F6CECDE" w14:textId="2C7E7761" w:rsidR="003E4CFF" w:rsidRPr="00EE580E" w:rsidDel="000E26C9" w:rsidRDefault="00BE3101" w:rsidP="003A6642">
      <w:pPr>
        <w:spacing w:afterLines="120" w:after="288" w:line="360" w:lineRule="auto"/>
        <w:rPr>
          <w:del w:id="1020" w:author="Usuario de Microsoft Office" w:date="2022-07-07T20:21:00Z"/>
          <w:rFonts w:ascii="Arial" w:hAnsi="Arial" w:cs="Arial"/>
        </w:rPr>
        <w:pPrChange w:id="1021" w:author="MIGUEL FUERTES FERNANDEZ" w:date="2022-08-25T19:08:00Z">
          <w:pPr/>
        </w:pPrChange>
      </w:pPr>
      <w:del w:id="1022" w:author="Usuario de Microsoft Office" w:date="2022-07-07T20:21:00Z">
        <w:r w:rsidRPr="00EE580E" w:rsidDel="000E26C9">
          <w:rPr>
            <w:rFonts w:ascii="Arial" w:hAnsi="Arial" w:cs="Arial"/>
          </w:rPr>
          <w:delText>HACERLA AL TERMINAR EL PROYECTO</w:delText>
        </w:r>
      </w:del>
    </w:p>
    <w:p w14:paraId="0825ADCC" w14:textId="0AB6971D" w:rsidR="00CF7A5E" w:rsidRPr="00EE580E" w:rsidDel="000E26C9" w:rsidRDefault="00CF7A5E" w:rsidP="003A6642">
      <w:pPr>
        <w:spacing w:afterLines="120" w:after="288" w:line="360" w:lineRule="auto"/>
        <w:jc w:val="both"/>
        <w:rPr>
          <w:del w:id="1023" w:author="Usuario de Microsoft Office" w:date="2022-07-07T20:21:00Z"/>
          <w:rFonts w:ascii="Arial" w:hAnsi="Arial" w:cs="Arial"/>
        </w:rPr>
        <w:pPrChange w:id="1024" w:author="MIGUEL FUERTES FERNANDEZ" w:date="2022-08-25T19:08:00Z">
          <w:pPr>
            <w:spacing w:after="120" w:line="360" w:lineRule="auto"/>
            <w:jc w:val="both"/>
          </w:pPr>
        </w:pPrChange>
      </w:pPr>
    </w:p>
    <w:p w14:paraId="28891AB1" w14:textId="77777777" w:rsidR="006B0243" w:rsidRPr="00EE580E" w:rsidRDefault="006B0243" w:rsidP="003A6642">
      <w:pPr>
        <w:pStyle w:val="Ttulo2plantilla"/>
        <w:rPr>
          <w:rFonts w:eastAsiaTheme="majorEastAsia"/>
          <w:color w:val="C00000"/>
          <w:sz w:val="36"/>
          <w:szCs w:val="32"/>
        </w:rPr>
        <w:pPrChange w:id="1025" w:author="MIGUEL FUERTES FERNANDEZ" w:date="2022-08-25T19:08:00Z">
          <w:pPr/>
        </w:pPrChange>
      </w:pPr>
      <w:r w:rsidRPr="00EE580E">
        <w:br w:type="page"/>
      </w:r>
    </w:p>
    <w:p w14:paraId="2ED1B8E4" w14:textId="20B3D753" w:rsidR="00CF7A5E" w:rsidRPr="00EE580E" w:rsidRDefault="009C39FF" w:rsidP="006607A9">
      <w:pPr>
        <w:pStyle w:val="Ttulo1Plantilla"/>
      </w:pPr>
      <w:bookmarkStart w:id="1026" w:name="_Toc112348046"/>
      <w:commentRangeStart w:id="1027"/>
      <w:commentRangeStart w:id="1028"/>
      <w:r w:rsidRPr="00EE580E">
        <w:t>Estado de la cuestión</w:t>
      </w:r>
      <w:commentRangeEnd w:id="1027"/>
      <w:r w:rsidR="008964E0" w:rsidRPr="00EE580E">
        <w:rPr>
          <w:rStyle w:val="CommentReference"/>
          <w:rFonts w:eastAsiaTheme="minorHAnsi"/>
          <w:color w:val="auto"/>
          <w:lang w:eastAsia="en-US"/>
        </w:rPr>
        <w:commentReference w:id="1027"/>
      </w:r>
      <w:commentRangeEnd w:id="1028"/>
      <w:r w:rsidR="00D564FD" w:rsidRPr="00EE580E">
        <w:rPr>
          <w:rStyle w:val="CommentReference"/>
          <w:rFonts w:asciiTheme="minorHAnsi" w:eastAsiaTheme="minorHAnsi" w:hAnsiTheme="minorHAnsi" w:cstheme="minorBidi"/>
          <w:color w:val="auto"/>
          <w:lang w:eastAsia="en-US"/>
        </w:rPr>
        <w:commentReference w:id="1028"/>
      </w:r>
      <w:bookmarkEnd w:id="1026"/>
    </w:p>
    <w:p w14:paraId="08A9CDDA" w14:textId="2F788396" w:rsidR="00822386" w:rsidRPr="00EE580E" w:rsidRDefault="00C86B6C">
      <w:pPr>
        <w:spacing w:afterLines="120" w:after="288" w:line="360" w:lineRule="auto"/>
        <w:ind w:firstLine="709"/>
        <w:jc w:val="both"/>
        <w:rPr>
          <w:rFonts w:ascii="Arial" w:hAnsi="Arial" w:cs="Arial"/>
        </w:rPr>
        <w:pPrChange w:id="1029" w:author="MIGUEL FUERTES FERNANDEZ" w:date="2022-08-06T19:31:00Z">
          <w:pPr/>
        </w:pPrChange>
      </w:pPr>
      <w:r w:rsidRPr="00EE580E">
        <w:rPr>
          <w:rFonts w:ascii="Arial" w:hAnsi="Arial" w:cs="Arial"/>
        </w:rPr>
        <w:t xml:space="preserve">El presente trabajo viene a </w:t>
      </w:r>
      <w:r w:rsidR="00AF2828" w:rsidRPr="00EE580E">
        <w:rPr>
          <w:rFonts w:ascii="Arial" w:hAnsi="Arial" w:cs="Arial"/>
        </w:rPr>
        <w:t xml:space="preserve">proponer una nueva herramienta organizativa para los profesores. Recientemente y más los últimos años ha habido un creciente interés por las tecnologías en el mundo y </w:t>
      </w:r>
      <w:r w:rsidR="00B86D7D" w:rsidRPr="00EE580E">
        <w:rPr>
          <w:rFonts w:ascii="Arial" w:hAnsi="Arial" w:cs="Arial"/>
        </w:rPr>
        <w:t>más</w:t>
      </w:r>
      <w:r w:rsidR="00AF2828" w:rsidRPr="00EE580E">
        <w:rPr>
          <w:rFonts w:ascii="Arial" w:hAnsi="Arial" w:cs="Arial"/>
        </w:rPr>
        <w:t xml:space="preserve"> concretamente en área que compete a este trabajo, como es el de la educación.</w:t>
      </w:r>
    </w:p>
    <w:p w14:paraId="2EEF7A49" w14:textId="4BD79562" w:rsidR="00AF2828" w:rsidRPr="00EE580E" w:rsidRDefault="00AF2828">
      <w:pPr>
        <w:spacing w:afterLines="120" w:after="288" w:line="360" w:lineRule="auto"/>
        <w:ind w:firstLine="709"/>
        <w:jc w:val="both"/>
        <w:rPr>
          <w:rFonts w:ascii="Arial" w:hAnsi="Arial" w:cs="Arial"/>
        </w:rPr>
        <w:pPrChange w:id="1030" w:author="MIGUEL FUERTES FERNANDEZ" w:date="2022-08-06T19:31:00Z">
          <w:pPr/>
        </w:pPrChange>
      </w:pPr>
      <w:r w:rsidRPr="00EE580E">
        <w:rPr>
          <w:rFonts w:ascii="Arial" w:hAnsi="Arial" w:cs="Arial"/>
        </w:rPr>
        <w:t xml:space="preserve">Pese a todo lo que se pueda creer, o las creencias populares de que estudiar es un papel y un boli, el profesor habla y el alumno escucha, muchos trabajos avalan que se </w:t>
      </w:r>
      <w:r w:rsidR="00B86D7D" w:rsidRPr="00EE580E">
        <w:rPr>
          <w:rFonts w:ascii="Arial" w:hAnsi="Arial" w:cs="Arial"/>
        </w:rPr>
        <w:t>está</w:t>
      </w:r>
      <w:r w:rsidRPr="00EE580E">
        <w:rPr>
          <w:rFonts w:ascii="Arial" w:hAnsi="Arial" w:cs="Arial"/>
        </w:rPr>
        <w:t xml:space="preserve"> produciendo un cambio en el paradigma</w:t>
      </w:r>
      <w:r w:rsidR="00B86D7D" w:rsidRPr="00EE580E">
        <w:rPr>
          <w:rFonts w:ascii="Arial" w:hAnsi="Arial" w:cs="Arial"/>
        </w:rPr>
        <w:t xml:space="preserve"> a la hora de dar clase</w:t>
      </w:r>
      <w:ins w:id="1031" w:author="Usuario de Microsoft Office" w:date="2022-07-07T20:25:00Z">
        <w:r w:rsidR="000E26C9" w:rsidRPr="00EE580E">
          <w:rPr>
            <w:rFonts w:ascii="Arial" w:hAnsi="Arial" w:cs="Arial"/>
          </w:rPr>
          <w:t xml:space="preserve"> CITAS</w:t>
        </w:r>
      </w:ins>
      <w:r w:rsidR="00B86D7D" w:rsidRPr="00EE580E">
        <w:rPr>
          <w:rFonts w:ascii="Arial" w:hAnsi="Arial" w:cs="Arial"/>
        </w:rPr>
        <w:t>. Nuevas metodologías</w:t>
      </w:r>
      <w:ins w:id="1032" w:author="Usuario de Microsoft Office" w:date="2022-07-07T20:25:00Z">
        <w:r w:rsidR="000E26C9" w:rsidRPr="00EE580E">
          <w:rPr>
            <w:rFonts w:ascii="Arial" w:hAnsi="Arial" w:cs="Arial"/>
          </w:rPr>
          <w:t>,</w:t>
        </w:r>
      </w:ins>
      <w:r w:rsidR="00B86D7D" w:rsidRPr="00EE580E">
        <w:rPr>
          <w:rFonts w:ascii="Arial" w:hAnsi="Arial" w:cs="Arial"/>
        </w:rPr>
        <w:t xml:space="preserve"> nuevas formas de enseñar, y sobre todo y como se comentaba antes, la inclusión de las nuevas tecnologías, </w:t>
      </w:r>
      <w:commentRangeStart w:id="1033"/>
      <w:commentRangeStart w:id="1034"/>
      <w:r w:rsidR="00B86D7D" w:rsidRPr="00EE580E">
        <w:rPr>
          <w:rFonts w:ascii="Arial" w:hAnsi="Arial" w:cs="Arial"/>
        </w:rPr>
        <w:t>que no pueden quedarse en la puerta del aulario</w:t>
      </w:r>
      <w:commentRangeEnd w:id="1033"/>
      <w:r w:rsidR="00B86D7D" w:rsidRPr="00EE580E">
        <w:rPr>
          <w:rStyle w:val="CommentReference"/>
          <w:rFonts w:ascii="Arial" w:hAnsi="Arial" w:cs="Arial"/>
          <w:sz w:val="22"/>
          <w:szCs w:val="22"/>
        </w:rPr>
        <w:commentReference w:id="1033"/>
      </w:r>
      <w:commentRangeEnd w:id="1034"/>
      <w:r w:rsidR="000E26C9" w:rsidRPr="00EE580E">
        <w:rPr>
          <w:rStyle w:val="CommentReference"/>
        </w:rPr>
        <w:commentReference w:id="1034"/>
      </w:r>
      <w:r w:rsidR="00B86D7D" w:rsidRPr="00EE580E">
        <w:rPr>
          <w:rFonts w:ascii="Arial" w:hAnsi="Arial" w:cs="Arial"/>
        </w:rPr>
        <w:t>, sino que conviven con el alumno durante la totalidad de su día</w:t>
      </w:r>
      <w:r w:rsidR="00904A56" w:rsidRPr="00EE580E">
        <w:rPr>
          <w:rFonts w:ascii="Arial" w:hAnsi="Arial" w:cs="Arial"/>
        </w:rPr>
        <w:t xml:space="preserve"> </w:t>
      </w:r>
      <w:r w:rsidR="00904A56" w:rsidRPr="00EE580E">
        <w:rPr>
          <w:rFonts w:ascii="Arial" w:hAnsi="Arial" w:cs="Arial"/>
        </w:rPr>
        <w:fldChar w:fldCharType="begin"/>
      </w:r>
      <w:r w:rsidR="00904A56" w:rsidRPr="00EE580E">
        <w:rPr>
          <w:rFonts w:ascii="Arial" w:hAnsi="Arial" w:cs="Arial"/>
        </w:rPr>
        <w:instrText xml:space="preserve"> ADDIN ZOTERO_ITEM CSL_CITATION {"citationID":"W2wNEFLT","properties":{"formattedCitation":"(Morrisey, 2007)","plainCitation":"(Morrisey, 2007)","noteIndex":0},"citationItems":[{"id":37,"uris":["http://zotero.org/users/9702781/items/2KCW8SAQ"],"itemData":{"id":37,"type":"paper-conference","title":"El uso de TIC en la enseñanza y el aprendizaje. Cuestiones y desafíos","author":[{"family":"Morrisey","given":""}],"issued":{"date-parts":[["2007"]]}}}],"schema":"https://github.com/citation-style-language/schema/raw/master/csl-citation.json"} </w:instrText>
      </w:r>
      <w:r w:rsidR="00904A56" w:rsidRPr="00EE580E">
        <w:rPr>
          <w:rFonts w:ascii="Arial" w:hAnsi="Arial" w:cs="Arial"/>
        </w:rPr>
        <w:fldChar w:fldCharType="separate"/>
      </w:r>
      <w:r w:rsidR="00904A56" w:rsidRPr="00EE580E">
        <w:rPr>
          <w:rFonts w:ascii="Arial" w:hAnsi="Arial" w:cs="Arial"/>
        </w:rPr>
        <w:t>(Morrisey, 2007)</w:t>
      </w:r>
      <w:r w:rsidR="00904A56" w:rsidRPr="00EE580E">
        <w:rPr>
          <w:rFonts w:ascii="Arial" w:hAnsi="Arial" w:cs="Arial"/>
        </w:rPr>
        <w:fldChar w:fldCharType="end"/>
      </w:r>
      <w:r w:rsidR="00B86D7D" w:rsidRPr="00EE580E">
        <w:rPr>
          <w:rFonts w:ascii="Arial" w:hAnsi="Arial" w:cs="Arial"/>
        </w:rPr>
        <w:t>.</w:t>
      </w:r>
    </w:p>
    <w:p w14:paraId="3031DA2A" w14:textId="1858B8DF" w:rsidR="00B86D7D" w:rsidRPr="00EE580E" w:rsidRDefault="00B86D7D">
      <w:pPr>
        <w:spacing w:afterLines="120" w:after="288" w:line="360" w:lineRule="auto"/>
        <w:ind w:firstLine="709"/>
        <w:jc w:val="both"/>
        <w:rPr>
          <w:rFonts w:ascii="Arial" w:hAnsi="Arial" w:cs="Arial"/>
        </w:rPr>
        <w:pPrChange w:id="1035" w:author="MIGUEL FUERTES FERNANDEZ" w:date="2022-08-06T19:31:00Z">
          <w:pPr/>
        </w:pPrChange>
      </w:pPr>
      <w:r w:rsidRPr="00EE580E">
        <w:rPr>
          <w:rFonts w:ascii="Arial" w:hAnsi="Arial" w:cs="Arial"/>
        </w:rPr>
        <w:t xml:space="preserve">Es por tanto fundamental introducir estas nuevas tendencias en la forma en que se imparten las clases. Al estar imbuido en la forma en que los alumnos viven, y no solo estudian, esto les aporta mayor facilidad a la hora de afrontar la jornada lectiva. Supone una vinculación con lo que ya conoce y que en todas partes es capaz de identificar, pero a la vez, y al no ser una </w:t>
      </w:r>
      <w:r w:rsidR="00F61564" w:rsidRPr="00EE580E">
        <w:rPr>
          <w:rFonts w:ascii="Arial" w:hAnsi="Arial" w:cs="Arial"/>
        </w:rPr>
        <w:t>desconexión</w:t>
      </w:r>
      <w:r w:rsidRPr="00EE580E">
        <w:rPr>
          <w:rFonts w:ascii="Arial" w:hAnsi="Arial" w:cs="Arial"/>
        </w:rPr>
        <w:t>, como se comentaba antes</w:t>
      </w:r>
      <w:r w:rsidR="00F61564" w:rsidRPr="00EE580E">
        <w:rPr>
          <w:rFonts w:ascii="Arial" w:hAnsi="Arial" w:cs="Arial"/>
        </w:rPr>
        <w:t xml:space="preserve">, les sirve para asimilar o vincular el </w:t>
      </w:r>
      <w:commentRangeStart w:id="1036"/>
      <w:commentRangeStart w:id="1037"/>
      <w:r w:rsidR="00F61564" w:rsidRPr="00EE580E">
        <w:rPr>
          <w:rFonts w:ascii="Arial" w:hAnsi="Arial" w:cs="Arial"/>
        </w:rPr>
        <w:t xml:space="preserve">trabajo </w:t>
      </w:r>
      <w:commentRangeEnd w:id="1036"/>
      <w:r w:rsidR="00F61564" w:rsidRPr="00EE580E">
        <w:rPr>
          <w:rStyle w:val="CommentReference"/>
          <w:rFonts w:ascii="Arial" w:hAnsi="Arial" w:cs="Arial"/>
          <w:sz w:val="22"/>
          <w:szCs w:val="22"/>
        </w:rPr>
        <w:commentReference w:id="1036"/>
      </w:r>
      <w:commentRangeEnd w:id="1037"/>
      <w:r w:rsidR="000E26C9" w:rsidRPr="00EE580E">
        <w:rPr>
          <w:rStyle w:val="CommentReference"/>
        </w:rPr>
        <w:commentReference w:id="1037"/>
      </w:r>
      <w:r w:rsidR="00F61564" w:rsidRPr="00EE580E">
        <w:rPr>
          <w:rFonts w:ascii="Arial" w:hAnsi="Arial" w:cs="Arial"/>
        </w:rPr>
        <w:t>en el aula con lo que en su día a día utilizan</w:t>
      </w:r>
      <w:r w:rsidR="00904A56" w:rsidRPr="00EE580E">
        <w:rPr>
          <w:rFonts w:ascii="Arial" w:hAnsi="Arial" w:cs="Arial"/>
        </w:rPr>
        <w:t xml:space="preserve"> </w:t>
      </w:r>
      <w:r w:rsidR="00904A56" w:rsidRPr="00EE580E">
        <w:rPr>
          <w:rFonts w:ascii="Arial" w:hAnsi="Arial" w:cs="Arial"/>
        </w:rPr>
        <w:fldChar w:fldCharType="begin"/>
      </w:r>
      <w:r w:rsidR="00904A56" w:rsidRPr="00EE580E">
        <w:rPr>
          <w:rFonts w:ascii="Arial" w:hAnsi="Arial" w:cs="Arial"/>
        </w:rPr>
        <w:instrText xml:space="preserve"> ADDIN ZOTERO_ITEM CSL_CITATION {"citationID":"J82JVDm4","properties":{"formattedCitation":"(Pertegal Felices &amp; Lorenzo Lled\\uc0\\u243{}, 2019)","plainCitation":"(Pertegal Felices &amp; Lorenzo Lledó, 2019)","noteIndex":0},"citationItems":[{"id":6,"uris":["http://zotero.org/users/9702781/items/9XDB5NIA"],"itemData":{"id":6,"type":"article-journal","abstract":"La gamificación se ha revelado recientemente como una de las metodologías de enseñanza más eficiente en el alumnado mostrándose útil en todos los niveles educativos. Distintas investigaciones le otorgan beneficios como el aumento de la motivación, la mejora del estado de ánimo y el fortalecimiento del vínculo entre otros. Sin embargo, una de las propiedades que más se mencionan es su capacidad para “reiniciar” el reloj de la atención del alumno: la clave es el aprendizaje colectivo, una forma atractiva de recordar nuevos contenidos. También se han documentado beneficios para el profesor, ya que los juegos otorgan un valioso e inmediato feedback de los conocimientos del alumnado. En este trabajo se presenta una experiencia educativa basada en la introducción de la herramienta de gamificación “Kahoot” correspondiente a una asignatura obligatoria del Grado de Maestro en Educación Infantil. Los resultados demuestran el interés y la buena acogida que ha tenido la gamificación en el aula, mostrando junto a altos niveles de motivación un aumento de la asistencia a clase.","container-title":"International Journal of Developmental and Educational Psychology. Revista INFAD de Psicología.","DOI":"10.17060/ijodaep.2019.n1.v3.1535","ISSN":"2603-5987, 0214-9877","issue":"1","journalAbbreviation":"Revista INFAD de Psicología","language":"es","page":"553","source":"DOI.org (Crossref)","title":"Gamificación en el aula a través de las TIC","volume":"3","author":[{"family":"Pertegal Felices","given":"María Luisa"},{"family":"Lorenzo Lledó","given":"Gonzalo"}],"issued":{"date-parts":[["2019",8,13]]}}}],"schema":"https://github.com/citation-style-language/schema/raw/master/csl-citation.json"} </w:instrText>
      </w:r>
      <w:r w:rsidR="00904A56" w:rsidRPr="00EE580E">
        <w:rPr>
          <w:rFonts w:ascii="Arial" w:hAnsi="Arial" w:cs="Arial"/>
        </w:rPr>
        <w:fldChar w:fldCharType="separate"/>
      </w:r>
      <w:r w:rsidR="00904A56" w:rsidRPr="00EE580E">
        <w:rPr>
          <w:rFonts w:ascii="Arial" w:hAnsi="Arial" w:cs="Arial"/>
          <w:szCs w:val="24"/>
        </w:rPr>
        <w:t>(Pertegal Felices &amp; Lorenzo Lledó, 2019)</w:t>
      </w:r>
      <w:r w:rsidR="00904A56" w:rsidRPr="00EE580E">
        <w:rPr>
          <w:rFonts w:ascii="Arial" w:hAnsi="Arial" w:cs="Arial"/>
        </w:rPr>
        <w:fldChar w:fldCharType="end"/>
      </w:r>
      <w:r w:rsidR="00F61564" w:rsidRPr="00EE580E">
        <w:rPr>
          <w:rFonts w:ascii="Arial" w:hAnsi="Arial" w:cs="Arial"/>
        </w:rPr>
        <w:t>.</w:t>
      </w:r>
    </w:p>
    <w:p w14:paraId="7A28F12B" w14:textId="523A1FB6" w:rsidR="00822386" w:rsidRPr="00EE580E" w:rsidRDefault="00F61564">
      <w:pPr>
        <w:spacing w:afterLines="120" w:after="288" w:line="360" w:lineRule="auto"/>
        <w:ind w:firstLine="709"/>
        <w:jc w:val="both"/>
        <w:rPr>
          <w:rFonts w:ascii="Arial" w:hAnsi="Arial" w:cs="Arial"/>
        </w:rPr>
        <w:pPrChange w:id="1038" w:author="MIGUEL FUERTES FERNANDEZ" w:date="2022-08-06T19:31:00Z">
          <w:pPr/>
        </w:pPrChange>
      </w:pPr>
      <w:r w:rsidRPr="00EE580E">
        <w:rPr>
          <w:rFonts w:ascii="Arial" w:hAnsi="Arial" w:cs="Arial"/>
        </w:rPr>
        <w:t xml:space="preserve">Aparte de la ya comentada vinculación, hay muchos factores que contribuyen a la buena implantación, o al atractivo que las TIC suponen para el docente como para el alumno. Entre las más destacadas se encuentra la motivación. </w:t>
      </w:r>
      <w:commentRangeStart w:id="1039"/>
      <w:r w:rsidRPr="00EE580E">
        <w:rPr>
          <w:rFonts w:ascii="Arial" w:hAnsi="Arial" w:cs="Arial"/>
        </w:rPr>
        <w:t xml:space="preserve">Varios trabajos </w:t>
      </w:r>
      <w:commentRangeEnd w:id="1039"/>
      <w:r w:rsidR="00461782" w:rsidRPr="00EE580E">
        <w:rPr>
          <w:rStyle w:val="CommentReference"/>
          <w:rFonts w:ascii="Arial" w:hAnsi="Arial" w:cs="Arial"/>
          <w:sz w:val="22"/>
          <w:szCs w:val="22"/>
        </w:rPr>
        <w:commentReference w:id="1039"/>
      </w:r>
      <w:r w:rsidRPr="00EE580E">
        <w:rPr>
          <w:rFonts w:ascii="Arial" w:hAnsi="Arial" w:cs="Arial"/>
        </w:rPr>
        <w:t>avalan que al usar una tecnología que en su día a día innata, no rompe con su forma de vivir ni de trabajar, es más, encuentran más motivos para investigar dicha tecnología</w:t>
      </w:r>
      <w:r w:rsidR="00294F3E" w:rsidRPr="00EE580E">
        <w:rPr>
          <w:rFonts w:ascii="Arial" w:hAnsi="Arial" w:cs="Arial"/>
        </w:rPr>
        <w:t xml:space="preserve"> </w:t>
      </w:r>
      <w:r w:rsidR="00294F3E" w:rsidRPr="00EE580E">
        <w:rPr>
          <w:rFonts w:ascii="Arial" w:hAnsi="Arial" w:cs="Arial"/>
        </w:rPr>
        <w:fldChar w:fldCharType="begin"/>
      </w:r>
      <w:r w:rsidR="00294F3E" w:rsidRPr="00EE580E">
        <w:rPr>
          <w:rFonts w:ascii="Arial" w:hAnsi="Arial" w:cs="Arial"/>
        </w:rPr>
        <w:instrText xml:space="preserve"> ADDIN ZOTERO_ITEM CSL_CITATION {"citationID":"HbgmN3Gj","properties":{"formattedCitation":"(Pertegal Felices &amp; Lorenzo Lled\\uc0\\u243{}, 2019; Prieto, 2017; Victoria Gonz\\uc0\\u225{}lez, 2020)","plainCitation":"(Pertegal Felices &amp; Lorenzo Lledó, 2019; Prieto, 2017; Victoria González, 2020)","noteIndex":0},"citationItems":[{"id":6,"uris":["http://zotero.org/users/9702781/items/9XDB5NIA"],"itemData":{"id":6,"type":"article-journal","abstract":"La gamificación se ha revelado recientemente como una de las metodologías de enseñanza más eficiente en el alumnado mostrándose útil en todos los niveles educativos. Distintas investigaciones le otorgan beneficios como el aumento de la motivación, la mejora del estado de ánimo y el fortalecimiento del vínculo entre otros. Sin embargo, una de las propiedades que más se mencionan es su capacidad para “reiniciar” el reloj de la atención del alumno: la clave es el aprendizaje colectivo, una forma atractiva de recordar nuevos contenidos. También se han documentado beneficios para el profesor, ya que los juegos otorgan un valioso e inmediato feedback de los conocimientos del alumnado. En este trabajo se presenta una experiencia educativa basada en la introducción de la herramienta de gamificación “Kahoot” correspondiente a una asignatura obligatoria del Grado de Maestro en Educación Infantil. Los resultados demuestran el interés y la buena acogida que ha tenido la gamificación en el aula, mostrando junto a altos niveles de motivación un aumento de la asistencia a clase.","container-title":"International Journal of Developmental and Educational Psychology. Revista INFAD de Psicología.","DOI":"10.17060/ijodaep.2019.n1.v3.1535","ISSN":"2603-5987, 0214-9877","issue":"1","journalAbbreviation":"Revista INFAD de Psicología","language":"es","page":"553","source":"DOI.org (Crossref)","title":"Gamificación en el aula a través de las TIC","volume":"3","author":[{"family":"Pertegal Felices","given":"María Luisa"},{"family":"Lorenzo Lledó","given":"Gonzalo"}],"issued":{"date-parts":[["2019",8,13]]}}},{"id":5,"uris":["http://zotero.org/users/9702781/items/ZP5YXGMH"],"itemData":{"id":5,"type":"article-journal","abstract":"La gamificación usando tecnología es un vector de innovación educativa que irrumpe con fuerza en el aula del S XXI. Se trata de aplicar la mecánica de los juegos a las tareas escolares usando distintas soluciones tecnológicas con el propósito de mejorar la adquisición de competencias, incrementar la motivación y favorecer una mayor participación del alumnado.","language":"es","page":"6","source":"Zotero","title":"Experiencia de gamificación TIC para el aula","author":[{"family":"Prieto","given":"Fernando Posada"}],"issued":{"date-parts":[["2017"]]}}},{"id":4,"uris":["http://zotero.org/users/9702781/items/I8CFYTDP"],"itemData":{"id":4,"type":"article-journal","abstract":"This paper aims to investigate the value of ICT tools in the methodological strategy of gamification in the field of Physical Education. For this, a bibliographic review was carried out to look for experiences in the different educational stages. From these experiences, data related to the frequency of use, as well as the functionality, role to be used and the various types of tools were extracted and analyzed.","container-title":"Edutec. Revista Electrónica de Tecnología Educativa","DOI":"10.21556/edutec.2020.71.1453","ISSN":"1135-9250","issue":"71","journalAbbreviation":"Edutec-e","language":"es","page":"67-83","source":"DOI.org (Crossref)","title":"Herramientas TIC para la gamificación en Educación Física","author":[{"family":"Victoria González","given":"Carlos"}],"issued":{"date-parts":[["2020",3,26]]}}}],"schema":"https://github.com/citation-style-language/schema/raw/master/csl-citation.json"} </w:instrText>
      </w:r>
      <w:r w:rsidR="00294F3E" w:rsidRPr="00EE580E">
        <w:rPr>
          <w:rFonts w:ascii="Arial" w:hAnsi="Arial" w:cs="Arial"/>
        </w:rPr>
        <w:fldChar w:fldCharType="separate"/>
      </w:r>
      <w:r w:rsidR="00294F3E" w:rsidRPr="00EE580E">
        <w:rPr>
          <w:rFonts w:ascii="Arial" w:hAnsi="Arial" w:cs="Arial"/>
          <w:szCs w:val="24"/>
        </w:rPr>
        <w:t>(Pertegal Felices &amp; Lorenzo Lledó, 2019; Prieto, 2017; Victoria González, 2020)</w:t>
      </w:r>
      <w:r w:rsidR="00294F3E" w:rsidRPr="00EE580E">
        <w:rPr>
          <w:rFonts w:ascii="Arial" w:hAnsi="Arial" w:cs="Arial"/>
        </w:rPr>
        <w:fldChar w:fldCharType="end"/>
      </w:r>
      <w:r w:rsidRPr="00EE580E">
        <w:rPr>
          <w:rFonts w:ascii="Arial" w:hAnsi="Arial" w:cs="Arial"/>
        </w:rPr>
        <w:t>. El juguete se convierte en la herramienta d</w:t>
      </w:r>
      <w:r w:rsidR="00A31735" w:rsidRPr="00EE580E">
        <w:rPr>
          <w:rFonts w:ascii="Arial" w:hAnsi="Arial" w:cs="Arial"/>
        </w:rPr>
        <w:t xml:space="preserve">e </w:t>
      </w:r>
      <w:r w:rsidRPr="00EE580E">
        <w:rPr>
          <w:rFonts w:ascii="Arial" w:hAnsi="Arial" w:cs="Arial"/>
        </w:rPr>
        <w:t xml:space="preserve">trabajo, y esa </w:t>
      </w:r>
      <w:commentRangeStart w:id="1040"/>
      <w:r w:rsidRPr="00EE580E">
        <w:rPr>
          <w:rFonts w:ascii="Arial" w:hAnsi="Arial" w:cs="Arial"/>
        </w:rPr>
        <w:t>motivación ayuda mucho en el proceso</w:t>
      </w:r>
      <w:r w:rsidR="00BB364B" w:rsidRPr="00EE580E">
        <w:rPr>
          <w:rFonts w:ascii="Arial" w:hAnsi="Arial" w:cs="Arial"/>
        </w:rPr>
        <w:t xml:space="preserve"> </w:t>
      </w:r>
      <w:r w:rsidR="00BB364B" w:rsidRPr="00EE580E">
        <w:rPr>
          <w:rFonts w:ascii="Arial" w:hAnsi="Arial" w:cs="Arial"/>
        </w:rPr>
        <w:fldChar w:fldCharType="begin"/>
      </w:r>
      <w:r w:rsidR="00BB364B" w:rsidRPr="00EE580E">
        <w:rPr>
          <w:rFonts w:ascii="Arial" w:hAnsi="Arial" w:cs="Arial"/>
        </w:rPr>
        <w:instrText xml:space="preserve"> ADDIN ZOTERO_ITEM CSL_CITATION {"citationID":"nrt9nLh2","properties":{"formattedCitation":"(Victoria Gonz\\uc0\\u225{}lez, 2020)","plainCitation":"(Victoria González, 2020)","noteIndex":0},"citationItems":[{"id":4,"uris":["http://zotero.org/users/9702781/items/I8CFYTDP"],"itemData":{"id":4,"type":"article-journal","abstract":"This paper aims to investigate the value of ICT tools in the methodological strategy of gamification in the field of Physical Education. For this, a bibliographic review was carried out to look for experiences in the different educational stages. From these experiences, data related to the frequency of use, as well as the functionality, role to be used and the various types of tools were extracted and analyzed.","container-title":"Edutec. Revista Electrónica de Tecnología Educativa","DOI":"10.21556/edutec.2020.71.1453","ISSN":"1135-9250","issue":"71","journalAbbreviation":"Edutec-e","language":"es","page":"67-83","source":"DOI.org (Crossref)","title":"Herramientas TIC para la gamificación en Educación Física","author":[{"family":"Victoria González","given":"Carlos"}],"issued":{"date-parts":[["2020",3,26]]}}}],"schema":"https://github.com/citation-style-language/schema/raw/master/csl-citation.json"} </w:instrText>
      </w:r>
      <w:r w:rsidR="00BB364B" w:rsidRPr="00EE580E">
        <w:rPr>
          <w:rFonts w:ascii="Arial" w:hAnsi="Arial" w:cs="Arial"/>
        </w:rPr>
        <w:fldChar w:fldCharType="separate"/>
      </w:r>
      <w:r w:rsidR="00BB364B" w:rsidRPr="00EE580E">
        <w:rPr>
          <w:rFonts w:ascii="Arial" w:hAnsi="Arial" w:cs="Arial"/>
          <w:szCs w:val="24"/>
        </w:rPr>
        <w:t>(Victoria González, 2020)</w:t>
      </w:r>
      <w:r w:rsidR="00BB364B" w:rsidRPr="00EE580E">
        <w:rPr>
          <w:rFonts w:ascii="Arial" w:hAnsi="Arial" w:cs="Arial"/>
        </w:rPr>
        <w:fldChar w:fldCharType="end"/>
      </w:r>
      <w:r w:rsidRPr="00EE580E">
        <w:rPr>
          <w:rFonts w:ascii="Arial" w:hAnsi="Arial" w:cs="Arial"/>
        </w:rPr>
        <w:t>.</w:t>
      </w:r>
      <w:commentRangeEnd w:id="1040"/>
      <w:r w:rsidR="00461782" w:rsidRPr="00EE580E">
        <w:rPr>
          <w:rStyle w:val="CommentReference"/>
          <w:rFonts w:ascii="Arial" w:hAnsi="Arial" w:cs="Arial"/>
          <w:sz w:val="22"/>
          <w:szCs w:val="22"/>
        </w:rPr>
        <w:commentReference w:id="1040"/>
      </w:r>
    </w:p>
    <w:p w14:paraId="49E59B00" w14:textId="4CAA1AAF" w:rsidR="00461782" w:rsidRPr="00EE580E" w:rsidRDefault="00461782">
      <w:pPr>
        <w:spacing w:afterLines="120" w:after="288" w:line="360" w:lineRule="auto"/>
        <w:ind w:firstLine="709"/>
        <w:jc w:val="both"/>
        <w:rPr>
          <w:rFonts w:ascii="Arial" w:hAnsi="Arial" w:cs="Arial"/>
        </w:rPr>
        <w:pPrChange w:id="1041" w:author="MIGUEL FUERTES FERNANDEZ" w:date="2022-08-06T19:31:00Z">
          <w:pPr/>
        </w:pPrChange>
      </w:pPr>
      <w:r w:rsidRPr="00EE580E">
        <w:rPr>
          <w:rFonts w:ascii="Arial" w:hAnsi="Arial" w:cs="Arial"/>
        </w:rPr>
        <w:t xml:space="preserve">Esta motivación influye en muchos apartados o momentos del día del alumno. Se asocia esta motivación con </w:t>
      </w:r>
      <w:commentRangeStart w:id="1042"/>
      <w:r w:rsidRPr="00EE580E">
        <w:rPr>
          <w:rFonts w:ascii="Arial" w:hAnsi="Arial" w:cs="Arial"/>
        </w:rPr>
        <w:t>estados de ánimo o con aumentos de dopamina</w:t>
      </w:r>
      <w:r w:rsidR="00436686" w:rsidRPr="00EE580E">
        <w:rPr>
          <w:rFonts w:ascii="Arial" w:hAnsi="Arial" w:cs="Arial"/>
        </w:rPr>
        <w:t xml:space="preserve"> </w:t>
      </w:r>
      <w:r w:rsidR="00436686" w:rsidRPr="00EE580E">
        <w:rPr>
          <w:rFonts w:ascii="Arial" w:hAnsi="Arial" w:cs="Arial"/>
        </w:rPr>
        <w:fldChar w:fldCharType="begin"/>
      </w:r>
      <w:r w:rsidR="00436686" w:rsidRPr="00EE580E">
        <w:rPr>
          <w:rFonts w:ascii="Arial" w:hAnsi="Arial" w:cs="Arial"/>
        </w:rPr>
        <w:instrText xml:space="preserve"> ADDIN ZOTERO_ITEM CSL_CITATION {"citationID":"bVAKw78d","properties":{"formattedCitation":"(Pertegal Felices &amp; Lorenzo Lled\\uc0\\u243{}, 2019)","plainCitation":"(Pertegal Felices &amp; Lorenzo Lledó, 2019)","noteIndex":0},"citationItems":[{"id":6,"uris":["http://zotero.org/users/9702781/items/9XDB5NIA"],"itemData":{"id":6,"type":"article-journal","abstract":"La gamificación se ha revelado recientemente como una de las metodologías de enseñanza más eficiente en el alumnado mostrándose útil en todos los niveles educativos. Distintas investigaciones le otorgan beneficios como el aumento de la motivación, la mejora del estado de ánimo y el fortalecimiento del vínculo entre otros. Sin embargo, una de las propiedades que más se mencionan es su capacidad para “reiniciar” el reloj de la atención del alumno: la clave es el aprendizaje colectivo, una forma atractiva de recordar nuevos contenidos. También se han documentado beneficios para el profesor, ya que los juegos otorgan un valioso e inmediato feedback de los conocimientos del alumnado. En este trabajo se presenta una experiencia educativa basada en la introducción de la herramienta de gamificación “Kahoot” correspondiente a una asignatura obligatoria del Grado de Maestro en Educación Infantil. Los resultados demuestran el interés y la buena acogida que ha tenido la gamificación en el aula, mostrando junto a altos niveles de motivación un aumento de la asistencia a clase.","container-title":"International Journal of Developmental and Educational Psychology. Revista INFAD de Psicología.","DOI":"10.17060/ijodaep.2019.n1.v3.1535","ISSN":"2603-5987, 0214-9877","issue":"1","journalAbbreviation":"Revista INFAD de Psicología","language":"es","page":"553","source":"DOI.org (Crossref)","title":"Gamificación en el aula a través de las TIC","volume":"3","author":[{"family":"Pertegal Felices","given":"María Luisa"},{"family":"Lorenzo Lledó","given":"Gonzalo"}],"issued":{"date-parts":[["2019",8,13]]}}}],"schema":"https://github.com/citation-style-language/schema/raw/master/csl-citation.json"} </w:instrText>
      </w:r>
      <w:r w:rsidR="00436686" w:rsidRPr="00EE580E">
        <w:rPr>
          <w:rFonts w:ascii="Arial" w:hAnsi="Arial" w:cs="Arial"/>
        </w:rPr>
        <w:fldChar w:fldCharType="separate"/>
      </w:r>
      <w:r w:rsidR="00436686" w:rsidRPr="00EE580E">
        <w:rPr>
          <w:rFonts w:ascii="Arial" w:hAnsi="Arial" w:cs="Arial"/>
          <w:szCs w:val="24"/>
        </w:rPr>
        <w:t>(Pertegal Felices &amp; Lorenzo Lledó, 2019)</w:t>
      </w:r>
      <w:r w:rsidR="00436686" w:rsidRPr="00EE580E">
        <w:rPr>
          <w:rFonts w:ascii="Arial" w:hAnsi="Arial" w:cs="Arial"/>
        </w:rPr>
        <w:fldChar w:fldCharType="end"/>
      </w:r>
      <w:r w:rsidRPr="00EE580E">
        <w:rPr>
          <w:rFonts w:ascii="Arial" w:hAnsi="Arial" w:cs="Arial"/>
        </w:rPr>
        <w:t>.</w:t>
      </w:r>
      <w:commentRangeEnd w:id="1042"/>
      <w:r w:rsidRPr="00EE580E">
        <w:rPr>
          <w:rStyle w:val="CommentReference"/>
          <w:rFonts w:ascii="Arial" w:hAnsi="Arial" w:cs="Arial"/>
          <w:sz w:val="22"/>
          <w:szCs w:val="22"/>
        </w:rPr>
        <w:commentReference w:id="1042"/>
      </w:r>
      <w:r w:rsidR="002B79F9" w:rsidRPr="00EE580E">
        <w:rPr>
          <w:rFonts w:ascii="Arial" w:hAnsi="Arial" w:cs="Arial"/>
        </w:rPr>
        <w:t xml:space="preserve"> Tanto es así que se han utilizado y muchísimo para llevar la gamificación al aula.</w:t>
      </w:r>
    </w:p>
    <w:p w14:paraId="4E1624BB" w14:textId="574AE007" w:rsidR="002B79F9" w:rsidRPr="00EE580E" w:rsidRDefault="002B79F9">
      <w:pPr>
        <w:spacing w:afterLines="120" w:after="288" w:line="360" w:lineRule="auto"/>
        <w:ind w:firstLine="709"/>
        <w:jc w:val="both"/>
        <w:rPr>
          <w:rFonts w:ascii="Arial" w:hAnsi="Arial" w:cs="Arial"/>
        </w:rPr>
        <w:pPrChange w:id="1043" w:author="MIGUEL FUERTES FERNANDEZ" w:date="2022-08-06T19:31:00Z">
          <w:pPr/>
        </w:pPrChange>
      </w:pPr>
      <w:r w:rsidRPr="00EE580E">
        <w:rPr>
          <w:rFonts w:ascii="Arial" w:hAnsi="Arial" w:cs="Arial"/>
        </w:rPr>
        <w:t xml:space="preserve">Gamificación es un término altamente utilizado en el mundo de publicidad y empresarial, que últimamente se ha trasladado a las aulas. Viene de la palabra “GAME” del </w:t>
      </w:r>
      <w:del w:id="1044" w:author="MIGUEL FUERTES FERNANDEZ" w:date="2022-08-18T20:08:00Z">
        <w:r w:rsidRPr="00EE580E" w:rsidDel="00242F34">
          <w:rPr>
            <w:rFonts w:ascii="Arial" w:hAnsi="Arial" w:cs="Arial"/>
          </w:rPr>
          <w:delText>ingles</w:delText>
        </w:r>
      </w:del>
      <w:ins w:id="1045" w:author="MIGUEL FUERTES FERNANDEZ" w:date="2022-08-18T20:08:00Z">
        <w:r w:rsidR="00242F34" w:rsidRPr="00EE580E">
          <w:rPr>
            <w:rFonts w:ascii="Arial" w:hAnsi="Arial" w:cs="Arial"/>
          </w:rPr>
          <w:t>inglés</w:t>
        </w:r>
      </w:ins>
      <w:r w:rsidRPr="00EE580E">
        <w:rPr>
          <w:rFonts w:ascii="Arial" w:hAnsi="Arial" w:cs="Arial"/>
        </w:rPr>
        <w:t xml:space="preserve"> “juego” y consiste en aplicar dinámicas de juegos para la consecución de tareas no necesariamente ligadas con el ocio</w:t>
      </w:r>
      <w:r w:rsidR="00F83CA8" w:rsidRPr="00EE580E">
        <w:rPr>
          <w:rFonts w:ascii="Arial" w:hAnsi="Arial" w:cs="Arial"/>
        </w:rPr>
        <w:t xml:space="preserve"> </w:t>
      </w:r>
      <w:r w:rsidR="00F83CA8" w:rsidRPr="00EE580E">
        <w:rPr>
          <w:rFonts w:ascii="Arial" w:hAnsi="Arial" w:cs="Arial"/>
        </w:rPr>
        <w:fldChar w:fldCharType="begin"/>
      </w:r>
      <w:r w:rsidR="00F83CA8" w:rsidRPr="00EE580E">
        <w:rPr>
          <w:rFonts w:ascii="Arial" w:hAnsi="Arial" w:cs="Arial"/>
        </w:rPr>
        <w:instrText xml:space="preserve"> ADDIN ZOTERO_ITEM CSL_CITATION {"citationID":"g9rKoFPJ","properties":{"formattedCitation":"(Prieto, 2017)","plainCitation":"(Prieto, 2017)","noteIndex":0},"citationItems":[{"id":5,"uris":["http://zotero.org/users/9702781/items/ZP5YXGMH"],"itemData":{"id":5,"type":"article-journal","abstract":"La gamificación usando tecnología es un vector de innovación educativa que irrumpe con fuerza en el aula del S XXI. Se trata de aplicar la mecánica de los juegos a las tareas escolares usando distintas soluciones tecnológicas con el propósito de mejorar la adquisición de competencias, incrementar la motivación y favorecer una mayor participación del alumnado.","language":"es","page":"6","source":"Zotero","title":"Experiencia de gamificación TIC para el aula","author":[{"family":"Prieto","given":"Fernando Posada"}],"issued":{"date-parts":[["2017"]]}}}],"schema":"https://github.com/citation-style-language/schema/raw/master/csl-citation.json"} </w:instrText>
      </w:r>
      <w:r w:rsidR="00F83CA8" w:rsidRPr="00EE580E">
        <w:rPr>
          <w:rFonts w:ascii="Arial" w:hAnsi="Arial" w:cs="Arial"/>
        </w:rPr>
        <w:fldChar w:fldCharType="separate"/>
      </w:r>
      <w:r w:rsidR="00F83CA8" w:rsidRPr="00EE580E">
        <w:rPr>
          <w:rFonts w:ascii="Arial" w:hAnsi="Arial" w:cs="Arial"/>
        </w:rPr>
        <w:t>(Prieto, 2017)</w:t>
      </w:r>
      <w:r w:rsidR="00F83CA8" w:rsidRPr="00EE580E">
        <w:rPr>
          <w:rFonts w:ascii="Arial" w:hAnsi="Arial" w:cs="Arial"/>
        </w:rPr>
        <w:fldChar w:fldCharType="end"/>
      </w:r>
      <w:r w:rsidRPr="00EE580E">
        <w:rPr>
          <w:rFonts w:ascii="Arial" w:hAnsi="Arial" w:cs="Arial"/>
        </w:rPr>
        <w:t>. En el ámbito de la educación, la gamificación se puede aplicar a gran número de materias, y como bien dice la palabra, se trata de convertir en juego cualquier actividad necesaria para la adquisición de conocimiento.</w:t>
      </w:r>
    </w:p>
    <w:p w14:paraId="16BDD52B" w14:textId="26F3FBB8" w:rsidR="0054104E" w:rsidRPr="00EE580E" w:rsidRDefault="0054104E">
      <w:pPr>
        <w:spacing w:afterLines="120" w:after="288" w:line="360" w:lineRule="auto"/>
        <w:ind w:firstLine="709"/>
        <w:jc w:val="both"/>
        <w:rPr>
          <w:rFonts w:ascii="Arial" w:hAnsi="Arial" w:cs="Arial"/>
        </w:rPr>
        <w:pPrChange w:id="1046" w:author="MIGUEL FUERTES FERNANDEZ" w:date="2022-08-06T19:31:00Z">
          <w:pPr/>
        </w:pPrChange>
      </w:pPr>
      <w:commentRangeStart w:id="1047"/>
      <w:r w:rsidRPr="00EE580E">
        <w:rPr>
          <w:rFonts w:ascii="Arial" w:hAnsi="Arial" w:cs="Arial"/>
        </w:rPr>
        <w:t>De esta forma, han surgido últimamente muchas herramientas a tal propósito. Herramientas de auto evaluación, Herramientas de monitorización (en actividades deportivas, por ejemplo), juegos, dinámicas… plenamente integradas en las TIC</w:t>
      </w:r>
      <w:r w:rsidR="00436686" w:rsidRPr="00EE580E">
        <w:rPr>
          <w:rFonts w:ascii="Arial" w:hAnsi="Arial" w:cs="Arial"/>
        </w:rPr>
        <w:t xml:space="preserve"> </w:t>
      </w:r>
      <w:r w:rsidR="00F83CA8" w:rsidRPr="00EE580E">
        <w:rPr>
          <w:rFonts w:ascii="Arial" w:hAnsi="Arial" w:cs="Arial"/>
        </w:rPr>
        <w:fldChar w:fldCharType="begin"/>
      </w:r>
      <w:r w:rsidR="00F83CA8" w:rsidRPr="00EE580E">
        <w:rPr>
          <w:rFonts w:ascii="Arial" w:hAnsi="Arial" w:cs="Arial"/>
        </w:rPr>
        <w:instrText xml:space="preserve"> ADDIN ZOTERO_ITEM CSL_CITATION {"citationID":"4JFiaoTr","properties":{"formattedCitation":"(Morrisey, 2007; Victoria Gonz\\uc0\\u225{}lez, 2020)","plainCitation":"(Morrisey, 2007; Victoria González, 2020)","noteIndex":0},"citationItems":[{"id":37,"uris":["http://zotero.org/users/9702781/items/2KCW8SAQ"],"itemData":{"id":37,"type":"paper-conference","title":"El uso de TIC en la enseñanza y el aprendizaje. Cuestiones y desafíos","author":[{"family":"Morrisey","given":""}],"issued":{"date-parts":[["2007"]]}}},{"id":4,"uris":["http://zotero.org/users/9702781/items/I8CFYTDP"],"itemData":{"id":4,"type":"article-journal","abstract":"This paper aims to investigate the value of ICT tools in the methodological strategy of gamification in the field of Physical Education. For this, a bibliographic review was carried out to look for experiences in the different educational stages. From these experiences, data related to the frequency of use, as well as the functionality, role to be used and the various types of tools were extracted and analyzed.","container-title":"Edutec. Revista Electrónica de Tecnología Educativa","DOI":"10.21556/edutec.2020.71.1453","ISSN":"1135-9250","issue":"71","journalAbbreviation":"Edutec-e","language":"es","page":"67-83","source":"DOI.org (Crossref)","title":"Herramientas TIC para la gamificación en Educación Física","author":[{"family":"Victoria González","given":"Carlos"}],"issued":{"date-parts":[["2020",3,26]]}}}],"schema":"https://github.com/citation-style-language/schema/raw/master/csl-citation.json"} </w:instrText>
      </w:r>
      <w:r w:rsidR="00F83CA8" w:rsidRPr="00EE580E">
        <w:rPr>
          <w:rFonts w:ascii="Arial" w:hAnsi="Arial" w:cs="Arial"/>
        </w:rPr>
        <w:fldChar w:fldCharType="separate"/>
      </w:r>
      <w:r w:rsidR="00F83CA8" w:rsidRPr="00EE580E">
        <w:rPr>
          <w:rFonts w:ascii="Arial" w:hAnsi="Arial" w:cs="Arial"/>
          <w:szCs w:val="24"/>
        </w:rPr>
        <w:t>(Morrisey, 2007; Victoria González, 2020)</w:t>
      </w:r>
      <w:r w:rsidR="00F83CA8" w:rsidRPr="00EE580E">
        <w:rPr>
          <w:rFonts w:ascii="Arial" w:hAnsi="Arial" w:cs="Arial"/>
        </w:rPr>
        <w:fldChar w:fldCharType="end"/>
      </w:r>
      <w:r w:rsidRPr="00EE580E">
        <w:rPr>
          <w:rFonts w:ascii="Arial" w:hAnsi="Arial" w:cs="Arial"/>
        </w:rPr>
        <w:t>.</w:t>
      </w:r>
      <w:commentRangeEnd w:id="1047"/>
      <w:r w:rsidRPr="00EE580E">
        <w:rPr>
          <w:rStyle w:val="CommentReference"/>
          <w:rFonts w:ascii="Arial" w:hAnsi="Arial" w:cs="Arial"/>
          <w:sz w:val="22"/>
          <w:szCs w:val="22"/>
        </w:rPr>
        <w:commentReference w:id="1047"/>
      </w:r>
    </w:p>
    <w:p w14:paraId="68EF22C8" w14:textId="631B5D18" w:rsidR="0054104E" w:rsidRPr="00EE580E" w:rsidRDefault="0054104E">
      <w:pPr>
        <w:spacing w:afterLines="120" w:after="288" w:line="360" w:lineRule="auto"/>
        <w:ind w:firstLine="709"/>
        <w:jc w:val="both"/>
        <w:rPr>
          <w:rFonts w:ascii="Arial" w:hAnsi="Arial" w:cs="Arial"/>
        </w:rPr>
        <w:pPrChange w:id="1048" w:author="MIGUEL FUERTES FERNANDEZ" w:date="2022-08-06T19:31:00Z">
          <w:pPr/>
        </w:pPrChange>
      </w:pPr>
      <w:commentRangeStart w:id="1049"/>
      <w:r w:rsidRPr="00EE580E">
        <w:rPr>
          <w:rFonts w:ascii="Arial" w:hAnsi="Arial" w:cs="Arial"/>
        </w:rPr>
        <w:t>Una de las más interesantes es “Kahoot”. Propone una plataforma online donde poder realizar autoevaluaciones de manera online. Se ha demostrado, que aumenta la motivación y la atención, facilitando a su vez la evaluación de los contenidos</w:t>
      </w:r>
      <w:r w:rsidR="00F83CA8" w:rsidRPr="00EE580E">
        <w:rPr>
          <w:rFonts w:ascii="Arial" w:hAnsi="Arial" w:cs="Arial"/>
        </w:rPr>
        <w:t xml:space="preserve"> </w:t>
      </w:r>
      <w:r w:rsidR="00F83CA8" w:rsidRPr="00EE580E">
        <w:rPr>
          <w:rFonts w:ascii="Arial" w:hAnsi="Arial" w:cs="Arial"/>
        </w:rPr>
        <w:fldChar w:fldCharType="begin"/>
      </w:r>
      <w:r w:rsidR="00F83CA8" w:rsidRPr="00EE580E">
        <w:rPr>
          <w:rFonts w:ascii="Arial" w:hAnsi="Arial" w:cs="Arial"/>
        </w:rPr>
        <w:instrText xml:space="preserve"> ADDIN ZOTERO_ITEM CSL_CITATION {"citationID":"guYBfbws","properties":{"formattedCitation":"(Pertegal Felices &amp; Lorenzo Lled\\uc0\\u243{}, 2019)","plainCitation":"(Pertegal Felices &amp; Lorenzo Lledó, 2019)","noteIndex":0},"citationItems":[{"id":6,"uris":["http://zotero.org/users/9702781/items/9XDB5NIA"],"itemData":{"id":6,"type":"article-journal","abstract":"La gamificación se ha revelado recientemente como una de las metodologías de enseñanza más eficiente en el alumnado mostrándose útil en todos los niveles educativos. Distintas investigaciones le otorgan beneficios como el aumento de la motivación, la mejora del estado de ánimo y el fortalecimiento del vínculo entre otros. Sin embargo, una de las propiedades que más se mencionan es su capacidad para “reiniciar” el reloj de la atención del alumno: la clave es el aprendizaje colectivo, una forma atractiva de recordar nuevos contenidos. También se han documentado beneficios para el profesor, ya que los juegos otorgan un valioso e inmediato feedback de los conocimientos del alumnado. En este trabajo se presenta una experiencia educativa basada en la introducción de la herramienta de gamificación “Kahoot” correspondiente a una asignatura obligatoria del Grado de Maestro en Educación Infantil. Los resultados demuestran el interés y la buena acogida que ha tenido la gamificación en el aula, mostrando junto a altos niveles de motivación un aumento de la asistencia a clase.","container-title":"International Journal of Developmental and Educational Psychology. Revista INFAD de Psicología.","DOI":"10.17060/ijodaep.2019.n1.v3.1535","ISSN":"2603-5987, 0214-9877","issue":"1","journalAbbreviation":"Revista INFAD de Psicología","language":"es","page":"553","source":"DOI.org (Crossref)","title":"Gamificación en el aula a través de las TIC","volume":"3","author":[{"family":"Pertegal Felices","given":"María Luisa"},{"family":"Lorenzo Lledó","given":"Gonzalo"}],"issued":{"date-parts":[["2019",8,13]]}}}],"schema":"https://github.com/citation-style-language/schema/raw/master/csl-citation.json"} </w:instrText>
      </w:r>
      <w:r w:rsidR="00F83CA8" w:rsidRPr="00EE580E">
        <w:rPr>
          <w:rFonts w:ascii="Arial" w:hAnsi="Arial" w:cs="Arial"/>
        </w:rPr>
        <w:fldChar w:fldCharType="separate"/>
      </w:r>
      <w:r w:rsidR="00F83CA8" w:rsidRPr="00EE580E">
        <w:rPr>
          <w:rFonts w:ascii="Arial" w:hAnsi="Arial" w:cs="Arial"/>
          <w:szCs w:val="24"/>
        </w:rPr>
        <w:t>(Pertegal Felices &amp; Lorenzo Lledó, 2019)</w:t>
      </w:r>
      <w:r w:rsidR="00F83CA8" w:rsidRPr="00EE580E">
        <w:rPr>
          <w:rFonts w:ascii="Arial" w:hAnsi="Arial" w:cs="Arial"/>
        </w:rPr>
        <w:fldChar w:fldCharType="end"/>
      </w:r>
      <w:r w:rsidRPr="00EE580E">
        <w:rPr>
          <w:rFonts w:ascii="Arial" w:hAnsi="Arial" w:cs="Arial"/>
        </w:rPr>
        <w:t>.</w:t>
      </w:r>
      <w:commentRangeEnd w:id="1049"/>
      <w:r w:rsidRPr="00EE580E">
        <w:rPr>
          <w:rStyle w:val="CommentReference"/>
          <w:rFonts w:ascii="Arial" w:hAnsi="Arial" w:cs="Arial"/>
          <w:sz w:val="22"/>
          <w:szCs w:val="22"/>
        </w:rPr>
        <w:commentReference w:id="1049"/>
      </w:r>
    </w:p>
    <w:p w14:paraId="3F972A77" w14:textId="4EC3D6A7" w:rsidR="00551D0B" w:rsidRPr="00EE580E" w:rsidRDefault="00551D0B">
      <w:pPr>
        <w:spacing w:afterLines="120" w:after="288" w:line="360" w:lineRule="auto"/>
        <w:ind w:firstLine="709"/>
        <w:jc w:val="both"/>
        <w:rPr>
          <w:rFonts w:ascii="Arial" w:hAnsi="Arial" w:cs="Arial"/>
        </w:rPr>
        <w:pPrChange w:id="1050" w:author="MIGUEL FUERTES FERNANDEZ" w:date="2022-08-06T19:31:00Z">
          <w:pPr/>
        </w:pPrChange>
      </w:pPr>
      <w:r w:rsidRPr="00EE580E">
        <w:rPr>
          <w:rFonts w:ascii="Arial" w:hAnsi="Arial" w:cs="Arial"/>
        </w:rPr>
        <w:t xml:space="preserve">Pero la gamificación puede ir más allá del aula, de la clase magistral. Tanta es la utilidad y la importancia que se ve en este tipo de herramientas que hasta en las disciplinas más impensables se están usando. En un estudio </w:t>
      </w:r>
      <w:ins w:id="1051" w:author="Usuario de Microsoft Office" w:date="2022-07-07T20:26:00Z">
        <w:r w:rsidR="000E26C9" w:rsidRPr="00EE580E">
          <w:rPr>
            <w:rFonts w:ascii="Arial" w:hAnsi="Arial" w:cs="Arial"/>
          </w:rPr>
          <w:t xml:space="preserve">de </w:t>
        </w:r>
      </w:ins>
      <w:del w:id="1052" w:author="Usuario de Microsoft Office" w:date="2022-07-07T20:26:00Z">
        <w:r w:rsidRPr="00EE580E" w:rsidDel="000E26C9">
          <w:rPr>
            <w:rFonts w:ascii="Arial" w:hAnsi="Arial" w:cs="Arial"/>
          </w:rPr>
          <w:delText>(</w:delText>
        </w:r>
      </w:del>
      <w:r w:rsidRPr="00EE580E">
        <w:rPr>
          <w:rFonts w:ascii="Arial" w:hAnsi="Arial" w:cs="Arial"/>
        </w:rPr>
        <w:t xml:space="preserve">Victoria se analizó el uso de las tecnologías en las aulas de gimnasia, y </w:t>
      </w:r>
      <w:r w:rsidR="00EE4DF3" w:rsidRPr="00EE580E">
        <w:rPr>
          <w:rFonts w:ascii="Arial" w:hAnsi="Arial" w:cs="Arial"/>
        </w:rPr>
        <w:t>confirmo que todas las bondades antes mencionadas aplican también para esta disciplina</w:t>
      </w:r>
      <w:r w:rsidR="00F83CA8" w:rsidRPr="00EE580E">
        <w:rPr>
          <w:rFonts w:ascii="Arial" w:hAnsi="Arial" w:cs="Arial"/>
        </w:rPr>
        <w:t xml:space="preserve"> </w:t>
      </w:r>
      <w:r w:rsidR="00F83CA8" w:rsidRPr="00EE580E">
        <w:rPr>
          <w:rFonts w:ascii="Arial" w:hAnsi="Arial" w:cs="Arial"/>
        </w:rPr>
        <w:fldChar w:fldCharType="begin"/>
      </w:r>
      <w:r w:rsidR="00F83CA8" w:rsidRPr="00EE580E">
        <w:rPr>
          <w:rFonts w:ascii="Arial" w:hAnsi="Arial" w:cs="Arial"/>
        </w:rPr>
        <w:instrText xml:space="preserve"> ADDIN ZOTERO_ITEM CSL_CITATION {"citationID":"lYDUrjMi","properties":{"formattedCitation":"(Victoria Gonz\\uc0\\u225{}lez, 2020)","plainCitation":"(Victoria González, 2020)","noteIndex":0},"citationItems":[{"id":4,"uris":["http://zotero.org/users/9702781/items/I8CFYTDP"],"itemData":{"id":4,"type":"article-journal","abstract":"This paper aims to investigate the value of ICT tools in the methodological strategy of gamification in the field of Physical Education. For this, a bibliographic review was carried out to look for experiences in the different educational stages. From these experiences, data related to the frequency of use, as well as the functionality, role to be used and the various types of tools were extracted and analyzed.","container-title":"Edutec. Revista Electrónica de Tecnología Educativa","DOI":"10.21556/edutec.2020.71.1453","ISSN":"1135-9250","issue":"71","journalAbbreviation":"Edutec-e","language":"es","page":"67-83","source":"DOI.org (Crossref)","title":"Herramientas TIC para la gamificación en Educación Física","author":[{"family":"Victoria González","given":"Carlos"}],"issued":{"date-parts":[["2020",3,26]]}}}],"schema":"https://github.com/citation-style-language/schema/raw/master/csl-citation.json"} </w:instrText>
      </w:r>
      <w:r w:rsidR="00F83CA8" w:rsidRPr="00EE580E">
        <w:rPr>
          <w:rFonts w:ascii="Arial" w:hAnsi="Arial" w:cs="Arial"/>
        </w:rPr>
        <w:fldChar w:fldCharType="separate"/>
      </w:r>
      <w:r w:rsidR="00F83CA8" w:rsidRPr="00EE580E">
        <w:rPr>
          <w:rFonts w:ascii="Arial" w:hAnsi="Arial" w:cs="Arial"/>
          <w:szCs w:val="24"/>
        </w:rPr>
        <w:t>(Victoria González, 2020)</w:t>
      </w:r>
      <w:r w:rsidR="00F83CA8" w:rsidRPr="00EE580E">
        <w:rPr>
          <w:rFonts w:ascii="Arial" w:hAnsi="Arial" w:cs="Arial"/>
        </w:rPr>
        <w:fldChar w:fldCharType="end"/>
      </w:r>
      <w:r w:rsidR="00EE4DF3" w:rsidRPr="00EE580E">
        <w:rPr>
          <w:rFonts w:ascii="Arial" w:hAnsi="Arial" w:cs="Arial"/>
        </w:rPr>
        <w:t>.</w:t>
      </w:r>
    </w:p>
    <w:p w14:paraId="35A66762" w14:textId="3C399662" w:rsidR="00EE4DF3" w:rsidRPr="00EE580E" w:rsidRDefault="00EE4DF3">
      <w:pPr>
        <w:spacing w:afterLines="120" w:after="288" w:line="360" w:lineRule="auto"/>
        <w:ind w:firstLine="709"/>
        <w:jc w:val="both"/>
        <w:rPr>
          <w:rFonts w:ascii="Arial" w:hAnsi="Arial" w:cs="Arial"/>
        </w:rPr>
        <w:pPrChange w:id="1053" w:author="MIGUEL FUERTES FERNANDEZ" w:date="2022-08-06T19:31:00Z">
          <w:pPr/>
        </w:pPrChange>
      </w:pPr>
      <w:r w:rsidRPr="00EE580E">
        <w:rPr>
          <w:rFonts w:ascii="Arial" w:hAnsi="Arial" w:cs="Arial"/>
        </w:rPr>
        <w:t>En este campo en concreto, no solo aplicaron las TIC en formato de software, sino también en formato hardware, al incorporar al currículo diversos dispositivos, como dispositivos móviles, cámaras, o dispositivos de monitorización de la actividad física.</w:t>
      </w:r>
    </w:p>
    <w:p w14:paraId="1C27E4BD" w14:textId="08FBA3E8" w:rsidR="00EE4DF3" w:rsidRPr="00EE580E" w:rsidRDefault="00EE4DF3">
      <w:pPr>
        <w:spacing w:afterLines="120" w:after="288" w:line="360" w:lineRule="auto"/>
        <w:ind w:firstLine="709"/>
        <w:jc w:val="both"/>
        <w:rPr>
          <w:rFonts w:ascii="Arial" w:hAnsi="Arial" w:cs="Arial"/>
        </w:rPr>
        <w:pPrChange w:id="1054" w:author="MIGUEL FUERTES FERNANDEZ" w:date="2022-08-06T19:31:00Z">
          <w:pPr/>
        </w:pPrChange>
      </w:pPr>
      <w:r w:rsidRPr="00EE580E">
        <w:rPr>
          <w:rFonts w:ascii="Arial" w:hAnsi="Arial" w:cs="Arial"/>
        </w:rPr>
        <w:t>En el mismo trabajo también se presentan aulas virtuales, que como también dice P</w:t>
      </w:r>
      <w:r w:rsidR="00F83CA8" w:rsidRPr="00EE580E">
        <w:rPr>
          <w:rFonts w:ascii="Arial" w:hAnsi="Arial" w:cs="Arial"/>
        </w:rPr>
        <w:t>rieto</w:t>
      </w:r>
      <w:r w:rsidRPr="00EE580E">
        <w:rPr>
          <w:rFonts w:ascii="Arial" w:hAnsi="Arial" w:cs="Arial"/>
        </w:rPr>
        <w:t>, ayudan a la estética a la narrativa y al control del juego</w:t>
      </w:r>
      <w:r w:rsidR="00F83CA8" w:rsidRPr="00EE580E">
        <w:rPr>
          <w:rFonts w:ascii="Arial" w:hAnsi="Arial" w:cs="Arial"/>
        </w:rPr>
        <w:t xml:space="preserve"> </w:t>
      </w:r>
      <w:r w:rsidR="00F83CA8" w:rsidRPr="00EE580E">
        <w:rPr>
          <w:rFonts w:ascii="Arial" w:hAnsi="Arial" w:cs="Arial"/>
        </w:rPr>
        <w:fldChar w:fldCharType="begin"/>
      </w:r>
      <w:r w:rsidR="00F83CA8" w:rsidRPr="00EE580E">
        <w:rPr>
          <w:rFonts w:ascii="Arial" w:hAnsi="Arial" w:cs="Arial"/>
        </w:rPr>
        <w:instrText xml:space="preserve"> ADDIN ZOTERO_ITEM CSL_CITATION {"citationID":"NruoXaYw","properties":{"formattedCitation":"(Prieto, 2017)","plainCitation":"(Prieto, 2017)","noteIndex":0},"citationItems":[{"id":5,"uris":["http://zotero.org/users/9702781/items/ZP5YXGMH"],"itemData":{"id":5,"type":"article-journal","abstract":"La gamificación usando tecnología es un vector de innovación educativa que irrumpe con fuerza en el aula del S XXI. Se trata de aplicar la mecánica de los juegos a las tareas escolares usando distintas soluciones tecnológicas con el propósito de mejorar la adquisición de competencias, incrementar la motivación y favorecer una mayor participación del alumnado.","language":"es","page":"6","source":"Zotero","title":"Experiencia de gamificación TIC para el aula","author":[{"family":"Prieto","given":"Fernando Posada"}],"issued":{"date-parts":[["2017"]]}}}],"schema":"https://github.com/citation-style-language/schema/raw/master/csl-citation.json"} </w:instrText>
      </w:r>
      <w:r w:rsidR="00F83CA8" w:rsidRPr="00EE580E">
        <w:rPr>
          <w:rFonts w:ascii="Arial" w:hAnsi="Arial" w:cs="Arial"/>
        </w:rPr>
        <w:fldChar w:fldCharType="separate"/>
      </w:r>
      <w:r w:rsidR="00F83CA8" w:rsidRPr="00EE580E">
        <w:rPr>
          <w:rFonts w:ascii="Arial" w:hAnsi="Arial" w:cs="Arial"/>
        </w:rPr>
        <w:t>(Prieto, 2017)</w:t>
      </w:r>
      <w:r w:rsidR="00F83CA8" w:rsidRPr="00EE580E">
        <w:rPr>
          <w:rFonts w:ascii="Arial" w:hAnsi="Arial" w:cs="Arial"/>
        </w:rPr>
        <w:fldChar w:fldCharType="end"/>
      </w:r>
      <w:r w:rsidRPr="00EE580E">
        <w:rPr>
          <w:rFonts w:ascii="Arial" w:hAnsi="Arial" w:cs="Arial"/>
        </w:rPr>
        <w:t>. Estas aulas virtuales, o mundos virtuales vienen del mundo de los videojuegos y traen consigo sus mecánicas, sus ventajas y sus inconvenientes.</w:t>
      </w:r>
    </w:p>
    <w:p w14:paraId="1D8BC962" w14:textId="7756982F" w:rsidR="00EE4DF3" w:rsidRPr="00EE580E" w:rsidRDefault="00EE4DF3">
      <w:pPr>
        <w:spacing w:afterLines="120" w:after="288" w:line="360" w:lineRule="auto"/>
        <w:ind w:firstLine="709"/>
        <w:jc w:val="both"/>
        <w:rPr>
          <w:rFonts w:ascii="Arial" w:hAnsi="Arial" w:cs="Arial"/>
        </w:rPr>
        <w:pPrChange w:id="1055" w:author="MIGUEL FUERTES FERNANDEZ" w:date="2022-08-06T19:31:00Z">
          <w:pPr/>
        </w:pPrChange>
      </w:pPr>
      <w:r w:rsidRPr="00EE580E">
        <w:rPr>
          <w:rFonts w:ascii="Arial" w:hAnsi="Arial" w:cs="Arial"/>
        </w:rPr>
        <w:t xml:space="preserve">Según </w:t>
      </w:r>
      <w:r w:rsidR="00F83CA8" w:rsidRPr="00EE580E">
        <w:rPr>
          <w:rFonts w:ascii="Arial" w:hAnsi="Arial" w:cs="Arial"/>
        </w:rPr>
        <w:t>Prieto</w:t>
      </w:r>
      <w:r w:rsidRPr="00EE580E">
        <w:rPr>
          <w:rFonts w:ascii="Arial" w:hAnsi="Arial" w:cs="Arial"/>
        </w:rPr>
        <w:t>, para la gamificación y más concretamente para la gamificación con las TIC, se han</w:t>
      </w:r>
      <w:r w:rsidR="00AA2E33" w:rsidRPr="00EE580E">
        <w:rPr>
          <w:rFonts w:ascii="Arial" w:hAnsi="Arial" w:cs="Arial"/>
        </w:rPr>
        <w:t xml:space="preserve"> aprovechado de esta los siguientes factores</w:t>
      </w:r>
      <w:r w:rsidR="00F83CA8" w:rsidRPr="00EE580E">
        <w:rPr>
          <w:rFonts w:ascii="Arial" w:hAnsi="Arial" w:cs="Arial"/>
        </w:rPr>
        <w:t xml:space="preserve"> </w:t>
      </w:r>
      <w:r w:rsidR="00F83CA8" w:rsidRPr="00EE580E">
        <w:rPr>
          <w:rFonts w:ascii="Arial" w:hAnsi="Arial" w:cs="Arial"/>
        </w:rPr>
        <w:fldChar w:fldCharType="begin"/>
      </w:r>
      <w:r w:rsidR="00F83CA8" w:rsidRPr="00EE580E">
        <w:rPr>
          <w:rFonts w:ascii="Arial" w:hAnsi="Arial" w:cs="Arial"/>
        </w:rPr>
        <w:instrText xml:space="preserve"> ADDIN ZOTERO_ITEM CSL_CITATION {"citationID":"0MWhF0Tw","properties":{"formattedCitation":"(Prieto, 2017)","plainCitation":"(Prieto, 2017)","noteIndex":0},"citationItems":[{"id":5,"uris":["http://zotero.org/users/9702781/items/ZP5YXGMH"],"itemData":{"id":5,"type":"article-journal","abstract":"La gamificación usando tecnología es un vector de innovación educativa que irrumpe con fuerza en el aula del S XXI. Se trata de aplicar la mecánica de los juegos a las tareas escolares usando distintas soluciones tecnológicas con el propósito de mejorar la adquisición de competencias, incrementar la motivación y favorecer una mayor participación del alumnado.","language":"es","page":"6","source":"Zotero","title":"Experiencia de gamificación TIC para el aula","author":[{"family":"Prieto","given":"Fernando Posada"}],"issued":{"date-parts":[["2017"]]}}}],"schema":"https://github.com/citation-style-language/schema/raw/master/csl-citation.json"} </w:instrText>
      </w:r>
      <w:r w:rsidR="00F83CA8" w:rsidRPr="00EE580E">
        <w:rPr>
          <w:rFonts w:ascii="Arial" w:hAnsi="Arial" w:cs="Arial"/>
        </w:rPr>
        <w:fldChar w:fldCharType="separate"/>
      </w:r>
      <w:r w:rsidR="00F83CA8" w:rsidRPr="00EE580E">
        <w:rPr>
          <w:rFonts w:ascii="Arial" w:hAnsi="Arial" w:cs="Arial"/>
        </w:rPr>
        <w:t>(Prieto, 2017)</w:t>
      </w:r>
      <w:r w:rsidR="00F83CA8" w:rsidRPr="00EE580E">
        <w:rPr>
          <w:rFonts w:ascii="Arial" w:hAnsi="Arial" w:cs="Arial"/>
        </w:rPr>
        <w:fldChar w:fldCharType="end"/>
      </w:r>
      <w:r w:rsidR="00AA2E33" w:rsidRPr="00EE580E">
        <w:rPr>
          <w:rFonts w:ascii="Arial" w:hAnsi="Arial" w:cs="Arial"/>
        </w:rPr>
        <w:t>:</w:t>
      </w:r>
    </w:p>
    <w:p w14:paraId="47128853" w14:textId="4BDE06C8" w:rsidR="00AA2E33" w:rsidRPr="00EE580E" w:rsidRDefault="00AA2E33">
      <w:pPr>
        <w:pStyle w:val="ListParagraph"/>
        <w:numPr>
          <w:ilvl w:val="0"/>
          <w:numId w:val="23"/>
        </w:numPr>
        <w:spacing w:afterLines="120" w:after="288" w:line="360" w:lineRule="auto"/>
        <w:ind w:left="0" w:firstLine="709"/>
        <w:rPr>
          <w:rFonts w:cs="Arial"/>
        </w:rPr>
        <w:pPrChange w:id="1056" w:author="MIGUEL FUERTES FERNANDEZ" w:date="2022-08-06T19:31:00Z">
          <w:pPr>
            <w:pStyle w:val="ListParagraph"/>
            <w:numPr>
              <w:numId w:val="23"/>
            </w:numPr>
            <w:ind w:hanging="360"/>
          </w:pPr>
        </w:pPrChange>
      </w:pPr>
      <w:r w:rsidRPr="00EE580E">
        <w:rPr>
          <w:rFonts w:cs="Arial"/>
          <w:b/>
          <w:bCs/>
        </w:rPr>
        <w:t>Superación de la realidad cotidiana</w:t>
      </w:r>
      <w:r w:rsidRPr="00EE580E">
        <w:rPr>
          <w:rFonts w:cs="Arial"/>
        </w:rPr>
        <w:t>: En el mundo mágico de los juegos es posible realizar cosas imposibles e incluso transgresoras que no son posibles o no están permitidas en la vida cotidiana.</w:t>
      </w:r>
    </w:p>
    <w:p w14:paraId="2E6C6349" w14:textId="3C68A42C" w:rsidR="00AA2E33" w:rsidRPr="00EE580E" w:rsidRDefault="00AA2E33">
      <w:pPr>
        <w:pStyle w:val="ListParagraph"/>
        <w:numPr>
          <w:ilvl w:val="0"/>
          <w:numId w:val="23"/>
        </w:numPr>
        <w:spacing w:afterLines="120" w:after="288" w:line="360" w:lineRule="auto"/>
        <w:ind w:left="0" w:firstLine="709"/>
        <w:rPr>
          <w:rFonts w:cs="Arial"/>
        </w:rPr>
        <w:pPrChange w:id="1057" w:author="MIGUEL FUERTES FERNANDEZ" w:date="2022-08-06T19:31:00Z">
          <w:pPr>
            <w:pStyle w:val="ListParagraph"/>
            <w:numPr>
              <w:numId w:val="23"/>
            </w:numPr>
            <w:ind w:hanging="360"/>
          </w:pPr>
        </w:pPrChange>
      </w:pPr>
      <w:r w:rsidRPr="00EE580E">
        <w:rPr>
          <w:rFonts w:cs="Arial"/>
          <w:b/>
          <w:bCs/>
        </w:rPr>
        <w:t>Inmersión en otra realidad</w:t>
      </w:r>
      <w:r w:rsidRPr="00EE580E">
        <w:rPr>
          <w:rFonts w:cs="Arial"/>
        </w:rPr>
        <w:t xml:space="preserve">: La dinámica del juego ocurre en otra dimensión, meterse en otra realidad, con </w:t>
      </w:r>
      <w:r w:rsidR="00021EB8" w:rsidRPr="00EE580E">
        <w:rPr>
          <w:rFonts w:cs="Arial"/>
        </w:rPr>
        <w:t>del</w:t>
      </w:r>
      <w:r w:rsidRPr="00EE580E">
        <w:rPr>
          <w:rFonts w:cs="Arial"/>
        </w:rPr>
        <w:t xml:space="preserve"> tiempo y el espacio discurren de manera distinta. Aquí podemos ver otra vez a </w:t>
      </w:r>
      <w:r w:rsidR="00F83CA8" w:rsidRPr="00EE580E">
        <w:rPr>
          <w:rFonts w:cs="Arial"/>
        </w:rPr>
        <w:t xml:space="preserve">Victoria </w:t>
      </w:r>
      <w:r w:rsidRPr="00EE580E">
        <w:rPr>
          <w:rFonts w:cs="Arial"/>
        </w:rPr>
        <w:t xml:space="preserve">cuando dice que ayuda a la narrativa y el control del juego, o a </w:t>
      </w:r>
      <w:r w:rsidR="00021EB8" w:rsidRPr="00EE580E">
        <w:rPr>
          <w:rFonts w:cs="Arial"/>
        </w:rPr>
        <w:t>Pertegal con la vinculación y el estado de ánimo</w:t>
      </w:r>
      <w:r w:rsidR="00F83CA8" w:rsidRPr="00EE580E">
        <w:rPr>
          <w:rFonts w:cs="Arial"/>
        </w:rPr>
        <w:t xml:space="preserve"> </w:t>
      </w:r>
      <w:r w:rsidR="00F83CA8" w:rsidRPr="00EE580E">
        <w:rPr>
          <w:rFonts w:cs="Arial"/>
        </w:rPr>
        <w:fldChar w:fldCharType="begin"/>
      </w:r>
      <w:r w:rsidR="00F83CA8" w:rsidRPr="00EE580E">
        <w:rPr>
          <w:rFonts w:cs="Arial"/>
        </w:rPr>
        <w:instrText xml:space="preserve"> ADDIN ZOTERO_ITEM CSL_CITATION {"citationID":"hwfqg0R0","properties":{"formattedCitation":"(Pertegal Felices &amp; Lorenzo Lled\\uc0\\u243{}, 2019; Victoria Gonz\\uc0\\u225{}lez, 2020)","plainCitation":"(Pertegal Felices &amp; Lorenzo Lledó, 2019; Victoria González, 2020)","noteIndex":0},"citationItems":[{"id":6,"uris":["http://zotero.org/users/9702781/items/9XDB5NIA"],"itemData":{"id":6,"type":"article-journal","abstract":"La gamificación se ha revelado recientemente como una de las metodologías de enseñanza más eficiente en el alumnado mostrándose útil en todos los niveles educativos. Distintas investigaciones le otorgan beneficios como el aumento de la motivación, la mejora del estado de ánimo y el fortalecimiento del vínculo entre otros. Sin embargo, una de las propiedades que más se mencionan es su capacidad para “reiniciar” el reloj de la atención del alumno: la clave es el aprendizaje colectivo, una forma atractiva de recordar nuevos contenidos. También se han documentado beneficios para el profesor, ya que los juegos otorgan un valioso e inmediato feedback de los conocimientos del alumnado. En este trabajo se presenta una experiencia educativa basada en la introducción de la herramienta de gamificación “Kahoot” correspondiente a una asignatura obligatoria del Grado de Maestro en Educación Infantil. Los resultados demuestran el interés y la buena acogida que ha tenido la gamificación en el aula, mostrando junto a altos niveles de motivación un aumento de la asistencia a clase.","container-title":"International Journal of Developmental and Educational Psychology. Revista INFAD de Psicología.","DOI":"10.17060/ijodaep.2019.n1.v3.1535","ISSN":"2603-5987, 0214-9877","issue":"1","journalAbbreviation":"Revista INFAD de Psicología","language":"es","page":"553","source":"DOI.org (Crossref)","title":"Gamificación en el aula a través de las TIC","volume":"3","author":[{"family":"Pertegal Felices","given":"María Luisa"},{"family":"Lorenzo Lledó","given":"Gonzalo"}],"issued":{"date-parts":[["2019",8,13]]}}},{"id":4,"uris":["http://zotero.org/users/9702781/items/I8CFYTDP"],"itemData":{"id":4,"type":"article-journal","abstract":"This paper aims to investigate the value of ICT tools in the methodological strategy of gamification in the field of Physical Education. For this, a bibliographic review was carried out to look for experiences in the different educational stages. From these experiences, data related to the frequency of use, as well as the functionality, role to be used and the various types of tools were extracted and analyzed.","container-title":"Edutec. Revista Electrónica de Tecnología Educativa","DOI":"10.21556/edutec.2020.71.1453","ISSN":"1135-9250","issue":"71","journalAbbreviation":"Edutec-e","language":"es","page":"67-83","source":"DOI.org (Crossref)","title":"Herramientas TIC para la gamificación en Educación Física","author":[{"family":"Victoria González","given":"Carlos"}],"issued":{"date-parts":[["2020",3,26]]}}}],"schema":"https://github.com/citation-style-language/schema/raw/master/csl-citation.json"} </w:instrText>
      </w:r>
      <w:r w:rsidR="00F83CA8" w:rsidRPr="00EE580E">
        <w:rPr>
          <w:rFonts w:cs="Arial"/>
        </w:rPr>
        <w:fldChar w:fldCharType="separate"/>
      </w:r>
      <w:r w:rsidR="00F83CA8" w:rsidRPr="00EE580E">
        <w:rPr>
          <w:rFonts w:cs="Arial"/>
        </w:rPr>
        <w:t>(Pertegal Felices &amp; Lorenzo Lledó, 2019; Victoria González, 2020)</w:t>
      </w:r>
      <w:r w:rsidR="00F83CA8" w:rsidRPr="00EE580E">
        <w:rPr>
          <w:rFonts w:cs="Arial"/>
        </w:rPr>
        <w:fldChar w:fldCharType="end"/>
      </w:r>
      <w:r w:rsidR="00021EB8" w:rsidRPr="00EE580E">
        <w:rPr>
          <w:rFonts w:cs="Arial"/>
        </w:rPr>
        <w:t>.</w:t>
      </w:r>
    </w:p>
    <w:p w14:paraId="2759A370" w14:textId="71EBC056" w:rsidR="00021EB8" w:rsidRPr="00EE580E" w:rsidRDefault="00021EB8">
      <w:pPr>
        <w:pStyle w:val="ListParagraph"/>
        <w:numPr>
          <w:ilvl w:val="0"/>
          <w:numId w:val="23"/>
        </w:numPr>
        <w:spacing w:afterLines="120" w:after="288" w:line="360" w:lineRule="auto"/>
        <w:ind w:left="0" w:firstLine="709"/>
        <w:rPr>
          <w:rFonts w:cs="Arial"/>
        </w:rPr>
        <w:pPrChange w:id="1058" w:author="MIGUEL FUERTES FERNANDEZ" w:date="2022-08-06T19:31:00Z">
          <w:pPr>
            <w:pStyle w:val="ListParagraph"/>
            <w:numPr>
              <w:numId w:val="23"/>
            </w:numPr>
            <w:ind w:hanging="360"/>
          </w:pPr>
        </w:pPrChange>
      </w:pPr>
      <w:r w:rsidRPr="00EE580E">
        <w:rPr>
          <w:rFonts w:cs="Arial"/>
          <w:b/>
          <w:bCs/>
        </w:rPr>
        <w:t>Fusión usuario/avatar</w:t>
      </w:r>
      <w:r w:rsidRPr="00EE580E">
        <w:rPr>
          <w:rFonts w:cs="Arial"/>
        </w:rPr>
        <w:t>: Lugar a la imaginación. “Me mataron” o “choque” son conceptos propios de los videojuegos y por tanto pueden ser usados para abstraer al alumno en escenarios fantásticos donde poder aplicar los conceptos enseñados.</w:t>
      </w:r>
    </w:p>
    <w:p w14:paraId="7C3EA637" w14:textId="558C83CA" w:rsidR="00021EB8" w:rsidRPr="00EE580E" w:rsidRDefault="00021EB8">
      <w:pPr>
        <w:pStyle w:val="ListParagraph"/>
        <w:numPr>
          <w:ilvl w:val="0"/>
          <w:numId w:val="23"/>
        </w:numPr>
        <w:spacing w:afterLines="120" w:after="288" w:line="360" w:lineRule="auto"/>
        <w:ind w:left="0" w:firstLine="709"/>
        <w:rPr>
          <w:rFonts w:cs="Arial"/>
        </w:rPr>
        <w:pPrChange w:id="1059" w:author="MIGUEL FUERTES FERNANDEZ" w:date="2022-08-06T19:31:00Z">
          <w:pPr>
            <w:pStyle w:val="ListParagraph"/>
            <w:numPr>
              <w:numId w:val="23"/>
            </w:numPr>
            <w:ind w:hanging="360"/>
          </w:pPr>
        </w:pPrChange>
      </w:pPr>
      <w:r w:rsidRPr="00EE580E">
        <w:rPr>
          <w:rFonts w:cs="Arial"/>
          <w:b/>
          <w:bCs/>
        </w:rPr>
        <w:t xml:space="preserve">Exploración necesaria: </w:t>
      </w:r>
      <w:r w:rsidRPr="00EE580E">
        <w:rPr>
          <w:rFonts w:cs="Arial"/>
        </w:rPr>
        <w:t>Muy relacionado con la Gamificación, en un juego, el objetivo no está predefinido de antemano, el alumno es quien va descubriendo por sí solo como resolver el puzle que tiene delante. Como dice Morrisey, ya no es el joven el mero consumidor, es a su vez, productor, editor y publicador</w:t>
      </w:r>
      <w:r w:rsidR="00100E36" w:rsidRPr="00EE580E">
        <w:rPr>
          <w:rFonts w:cs="Arial"/>
        </w:rPr>
        <w:t xml:space="preserve"> </w:t>
      </w:r>
      <w:r w:rsidR="00100E36" w:rsidRPr="00EE580E">
        <w:rPr>
          <w:rFonts w:cs="Arial"/>
        </w:rPr>
        <w:fldChar w:fldCharType="begin"/>
      </w:r>
      <w:r w:rsidR="00100E36" w:rsidRPr="00EE580E">
        <w:rPr>
          <w:rFonts w:cs="Arial"/>
        </w:rPr>
        <w:instrText xml:space="preserve"> ADDIN ZOTERO_ITEM CSL_CITATION {"citationID":"HqixIrCQ","properties":{"formattedCitation":"(Morrisey, 2007)","plainCitation":"(Morrisey, 2007)","noteIndex":0},"citationItems":[{"id":37,"uris":["http://zotero.org/users/9702781/items/2KCW8SAQ"],"itemData":{"id":37,"type":"paper-conference","title":"El uso de TIC en la enseñanza y el aprendizaje. Cuestiones y desafíos","author":[{"family":"Morrisey","given":""}],"issued":{"date-parts":[["2007"]]}}}],"schema":"https://github.com/citation-style-language/schema/raw/master/csl-citation.json"} </w:instrText>
      </w:r>
      <w:r w:rsidR="00100E36" w:rsidRPr="00EE580E">
        <w:rPr>
          <w:rFonts w:cs="Arial"/>
        </w:rPr>
        <w:fldChar w:fldCharType="separate"/>
      </w:r>
      <w:r w:rsidR="00100E36" w:rsidRPr="00EE580E">
        <w:rPr>
          <w:rFonts w:cs="Arial"/>
        </w:rPr>
        <w:t>(Morrisey, 2007)</w:t>
      </w:r>
      <w:r w:rsidR="00100E36" w:rsidRPr="00EE580E">
        <w:rPr>
          <w:rFonts w:cs="Arial"/>
        </w:rPr>
        <w:fldChar w:fldCharType="end"/>
      </w:r>
      <w:r w:rsidRPr="00EE580E">
        <w:rPr>
          <w:rFonts w:cs="Arial"/>
        </w:rPr>
        <w:t>.</w:t>
      </w:r>
    </w:p>
    <w:p w14:paraId="0596969C" w14:textId="39ED307A" w:rsidR="00021EB8" w:rsidRPr="00EE580E" w:rsidRDefault="00021EB8">
      <w:pPr>
        <w:pStyle w:val="ListParagraph"/>
        <w:numPr>
          <w:ilvl w:val="0"/>
          <w:numId w:val="23"/>
        </w:numPr>
        <w:spacing w:afterLines="120" w:after="288" w:line="360" w:lineRule="auto"/>
        <w:ind w:left="0" w:firstLine="709"/>
        <w:rPr>
          <w:rFonts w:cs="Arial"/>
        </w:rPr>
        <w:pPrChange w:id="1060" w:author="MIGUEL FUERTES FERNANDEZ" w:date="2022-08-06T19:31:00Z">
          <w:pPr>
            <w:pStyle w:val="ListParagraph"/>
            <w:numPr>
              <w:numId w:val="23"/>
            </w:numPr>
            <w:ind w:hanging="360"/>
          </w:pPr>
        </w:pPrChange>
      </w:pPr>
      <w:commentRangeStart w:id="1061"/>
      <w:r w:rsidRPr="00EE580E">
        <w:rPr>
          <w:rFonts w:cs="Arial"/>
          <w:b/>
          <w:bCs/>
        </w:rPr>
        <w:t xml:space="preserve">Dificultad aceptable y </w:t>
      </w:r>
      <w:r w:rsidR="005F1955" w:rsidRPr="00EE580E">
        <w:rPr>
          <w:rFonts w:cs="Arial"/>
          <w:b/>
          <w:bCs/>
        </w:rPr>
        <w:t>frustración</w:t>
      </w:r>
      <w:r w:rsidRPr="00EE580E">
        <w:rPr>
          <w:rFonts w:cs="Arial"/>
          <w:b/>
          <w:bCs/>
        </w:rPr>
        <w:t xml:space="preserve"> optima:</w:t>
      </w:r>
      <w:r w:rsidRPr="00EE580E">
        <w:rPr>
          <w:rFonts w:cs="Arial"/>
        </w:rPr>
        <w:t xml:space="preserve"> Una de las claves de atracción de los videojuegos, o de los juegos en general, es el compromiso entre dificultad y frustración. Si algo es demasiado fácil, no engancha, y si es muy difícil se da por imposible.</w:t>
      </w:r>
      <w:r w:rsidR="005F1955" w:rsidRPr="00EE580E">
        <w:rPr>
          <w:rFonts w:cs="Arial"/>
        </w:rPr>
        <w:t xml:space="preserve"> En este punto es clave la atención. Varios autores hablan de ello, mediante un sistema de recompensas mantienes al jugador enganchado y al alumno atento a conseguir la siguiente misión, el siguiente paso en su búsqueda y en su educación</w:t>
      </w:r>
      <w:r w:rsidR="00100E36" w:rsidRPr="00EE580E">
        <w:rPr>
          <w:rFonts w:cs="Arial"/>
        </w:rPr>
        <w:t xml:space="preserve"> </w:t>
      </w:r>
      <w:r w:rsidR="00100E36" w:rsidRPr="00EE580E">
        <w:rPr>
          <w:rFonts w:cs="Arial"/>
        </w:rPr>
        <w:fldChar w:fldCharType="begin"/>
      </w:r>
      <w:r w:rsidR="00100E36" w:rsidRPr="00EE580E">
        <w:rPr>
          <w:rFonts w:cs="Arial"/>
        </w:rPr>
        <w:instrText xml:space="preserve"> ADDIN ZOTERO_ITEM CSL_CITATION {"citationID":"ZqvZnlkL","properties":{"formattedCitation":"(Pertegal Felices &amp; Lorenzo Lled\\uc0\\u243{}, 2019; Prieto, 2017)","plainCitation":"(Pertegal Felices &amp; Lorenzo Lledó, 2019; Prieto, 2017)","noteIndex":0},"citationItems":[{"id":6,"uris":["http://zotero.org/users/9702781/items/9XDB5NIA"],"itemData":{"id":6,"type":"article-journal","abstract":"La gamificación se ha revelado recientemente como una de las metodologías de enseñanza más eficiente en el alumnado mostrándose útil en todos los niveles educativos. Distintas investigaciones le otorgan beneficios como el aumento de la motivación, la mejora del estado de ánimo y el fortalecimiento del vínculo entre otros. Sin embargo, una de las propiedades que más se mencionan es su capacidad para “reiniciar” el reloj de la atención del alumno: la clave es el aprendizaje colectivo, una forma atractiva de recordar nuevos contenidos. También se han documentado beneficios para el profesor, ya que los juegos otorgan un valioso e inmediato feedback de los conocimientos del alumnado. En este trabajo se presenta una experiencia educativa basada en la introducción de la herramienta de gamificación “Kahoot” correspondiente a una asignatura obligatoria del Grado de Maestro en Educación Infantil. Los resultados demuestran el interés y la buena acogida que ha tenido la gamificación en el aula, mostrando junto a altos niveles de motivación un aumento de la asistencia a clase.","container-title":"International Journal of Developmental and Educational Psychology. Revista INFAD de Psicología.","DOI":"10.17060/ijodaep.2019.n1.v3.1535","ISSN":"2603-5987, 0214-9877","issue":"1","journalAbbreviation":"Revista INFAD de Psicología","language":"es","page":"553","source":"DOI.org (Crossref)","title":"Gamificación en el aula a través de las TIC","volume":"3","author":[{"family":"Pertegal Felices","given":"María Luisa"},{"family":"Lorenzo Lledó","given":"Gonzalo"}],"issued":{"date-parts":[["2019",8,13]]}}},{"id":5,"uris":["http://zotero.org/users/9702781/items/ZP5YXGMH"],"itemData":{"id":5,"type":"article-journal","abstract":"La gamificación usando tecnología es un vector de innovación educativa que irrumpe con fuerza en el aula del S XXI. Se trata de aplicar la mecánica de los juegos a las tareas escolares usando distintas soluciones tecnológicas con el propósito de mejorar la adquisición de competencias, incrementar la motivación y favorecer una mayor participación del alumnado.","language":"es","page":"6","source":"Zotero","title":"Experiencia de gamificación TIC para el aula","author":[{"family":"Prieto","given":"Fernando Posada"}],"issued":{"date-parts":[["2017"]]}}}],"schema":"https://github.com/citation-style-language/schema/raw/master/csl-citation.json"} </w:instrText>
      </w:r>
      <w:r w:rsidR="00100E36" w:rsidRPr="00EE580E">
        <w:rPr>
          <w:rFonts w:cs="Arial"/>
        </w:rPr>
        <w:fldChar w:fldCharType="separate"/>
      </w:r>
      <w:r w:rsidR="00100E36" w:rsidRPr="00EE580E">
        <w:rPr>
          <w:rFonts w:cs="Arial"/>
        </w:rPr>
        <w:t>(Pertegal Felices &amp; Lorenzo Lledó, 2019; Prieto, 2017)</w:t>
      </w:r>
      <w:r w:rsidR="00100E36" w:rsidRPr="00EE580E">
        <w:rPr>
          <w:rFonts w:cs="Arial"/>
        </w:rPr>
        <w:fldChar w:fldCharType="end"/>
      </w:r>
      <w:r w:rsidR="005F1955" w:rsidRPr="00EE580E">
        <w:rPr>
          <w:rFonts w:cs="Arial"/>
        </w:rPr>
        <w:t>.</w:t>
      </w:r>
      <w:commentRangeEnd w:id="1061"/>
      <w:r w:rsidR="005F1955" w:rsidRPr="00EE580E">
        <w:rPr>
          <w:rStyle w:val="CommentReference"/>
          <w:rFonts w:eastAsiaTheme="minorHAnsi" w:cs="Arial"/>
          <w:lang w:eastAsia="en-US"/>
        </w:rPr>
        <w:commentReference w:id="1061"/>
      </w:r>
    </w:p>
    <w:p w14:paraId="7EE1E793" w14:textId="12FB9D7C" w:rsidR="005F1955" w:rsidRPr="00EE580E" w:rsidRDefault="005F1955">
      <w:pPr>
        <w:pStyle w:val="ListParagraph"/>
        <w:numPr>
          <w:ilvl w:val="0"/>
          <w:numId w:val="23"/>
        </w:numPr>
        <w:spacing w:afterLines="120" w:after="288" w:line="360" w:lineRule="auto"/>
        <w:ind w:left="0" w:firstLine="709"/>
        <w:rPr>
          <w:rFonts w:cs="Arial"/>
        </w:rPr>
        <w:pPrChange w:id="1062" w:author="MIGUEL FUERTES FERNANDEZ" w:date="2022-08-06T19:31:00Z">
          <w:pPr>
            <w:pStyle w:val="ListParagraph"/>
            <w:numPr>
              <w:numId w:val="23"/>
            </w:numPr>
            <w:ind w:hanging="360"/>
          </w:pPr>
        </w:pPrChange>
      </w:pPr>
      <w:r w:rsidRPr="00EE580E">
        <w:rPr>
          <w:rFonts w:cs="Arial"/>
          <w:b/>
          <w:bCs/>
        </w:rPr>
        <w:t>Desafío permanente:</w:t>
      </w:r>
      <w:r w:rsidRPr="00EE580E">
        <w:rPr>
          <w:rFonts w:cs="Arial"/>
        </w:rPr>
        <w:t xml:space="preserve"> El reto permanece ahí, aunque acabe la clase. En este sentido el aprendizaje en proyectos favorece la gamificación.</w:t>
      </w:r>
    </w:p>
    <w:p w14:paraId="59D569E0" w14:textId="48131F0A" w:rsidR="005F1955" w:rsidRPr="00EE580E" w:rsidRDefault="005F1955">
      <w:pPr>
        <w:pStyle w:val="ListParagraph"/>
        <w:numPr>
          <w:ilvl w:val="0"/>
          <w:numId w:val="23"/>
        </w:numPr>
        <w:spacing w:afterLines="120" w:after="288" w:line="360" w:lineRule="auto"/>
        <w:ind w:left="0" w:firstLine="709"/>
        <w:rPr>
          <w:rFonts w:cs="Arial"/>
        </w:rPr>
        <w:pPrChange w:id="1063" w:author="MIGUEL FUERTES FERNANDEZ" w:date="2022-08-06T19:31:00Z">
          <w:pPr>
            <w:pStyle w:val="ListParagraph"/>
            <w:numPr>
              <w:numId w:val="23"/>
            </w:numPr>
            <w:ind w:hanging="360"/>
          </w:pPr>
        </w:pPrChange>
      </w:pPr>
      <w:r w:rsidRPr="00EE580E">
        <w:rPr>
          <w:rFonts w:cs="Arial"/>
          <w:b/>
          <w:bCs/>
        </w:rPr>
        <w:t>Toma de decisiones:</w:t>
      </w:r>
      <w:r w:rsidRPr="00EE580E">
        <w:rPr>
          <w:rFonts w:cs="Arial"/>
        </w:rPr>
        <w:t xml:space="preserve"> Visto que el universo es ficticio y que el alumno/usuario anda inmerso en otra realidad, la toma de decisiones es fundamental para la consecución del objetivo. De esta manera, al estar abstraídos de la realidad, se pueden tomar decisiones sin miedo a mayores consecuencias.</w:t>
      </w:r>
    </w:p>
    <w:p w14:paraId="72C3CECB" w14:textId="688BE6D9" w:rsidR="00FD2A37" w:rsidRPr="00EE580E" w:rsidRDefault="00FD2A37">
      <w:pPr>
        <w:pStyle w:val="ListParagraph"/>
        <w:numPr>
          <w:ilvl w:val="0"/>
          <w:numId w:val="23"/>
        </w:numPr>
        <w:spacing w:afterLines="120" w:after="288" w:line="360" w:lineRule="auto"/>
        <w:ind w:left="0" w:firstLine="709"/>
        <w:rPr>
          <w:rFonts w:cs="Arial"/>
        </w:rPr>
        <w:pPrChange w:id="1064" w:author="MIGUEL FUERTES FERNANDEZ" w:date="2022-08-06T19:31:00Z">
          <w:pPr/>
        </w:pPrChange>
      </w:pPr>
      <w:r w:rsidRPr="00EE580E">
        <w:rPr>
          <w:rFonts w:cs="Arial"/>
          <w:b/>
          <w:bCs/>
        </w:rPr>
        <w:t>Socialización</w:t>
      </w:r>
      <w:r w:rsidR="005F1955" w:rsidRPr="00EE580E">
        <w:rPr>
          <w:rFonts w:cs="Arial"/>
          <w:b/>
          <w:bCs/>
        </w:rPr>
        <w:t>:</w:t>
      </w:r>
      <w:r w:rsidRPr="00EE580E">
        <w:rPr>
          <w:rFonts w:cs="Arial"/>
          <w:b/>
          <w:bCs/>
        </w:rPr>
        <w:t xml:space="preserve"> </w:t>
      </w:r>
      <w:r w:rsidRPr="00EE580E">
        <w:rPr>
          <w:rFonts w:cs="Arial"/>
        </w:rPr>
        <w:t>Frecuentemente se utilizan los juego</w:t>
      </w:r>
      <w:r w:rsidR="00100E36" w:rsidRPr="00EE580E">
        <w:rPr>
          <w:rFonts w:cs="Arial"/>
        </w:rPr>
        <w:t>s</w:t>
      </w:r>
      <w:r w:rsidRPr="00EE580E">
        <w:rPr>
          <w:rFonts w:cs="Arial"/>
        </w:rPr>
        <w:t xml:space="preserve"> o las TIC en general como lugar de socializar, </w:t>
      </w:r>
      <w:r w:rsidR="00100E36" w:rsidRPr="00EE580E">
        <w:rPr>
          <w:rFonts w:cs="Arial"/>
        </w:rPr>
        <w:t>ya que,</w:t>
      </w:r>
      <w:r w:rsidRPr="00EE580E">
        <w:rPr>
          <w:rFonts w:cs="Arial"/>
        </w:rPr>
        <w:t xml:space="preserve"> a ciertas edades, es ahí donde se encuentran el resto de sus iguales. </w:t>
      </w:r>
      <w:commentRangeStart w:id="1065"/>
      <w:r w:rsidRPr="00EE580E">
        <w:rPr>
          <w:rFonts w:cs="Arial"/>
        </w:rPr>
        <w:t>Varios autores hablan de las TIC como</w:t>
      </w:r>
      <w:r w:rsidR="005F1955" w:rsidRPr="00EE580E">
        <w:rPr>
          <w:rFonts w:cs="Arial"/>
        </w:rPr>
        <w:t xml:space="preserve"> </w:t>
      </w:r>
      <w:r w:rsidRPr="00EE580E">
        <w:rPr>
          <w:rFonts w:cs="Arial"/>
        </w:rPr>
        <w:t>una herramienta de inclusión social</w:t>
      </w:r>
      <w:commentRangeEnd w:id="1065"/>
      <w:r w:rsidRPr="00EE580E">
        <w:rPr>
          <w:rStyle w:val="CommentReference"/>
          <w:rFonts w:eastAsiaTheme="minorHAnsi" w:cs="Arial"/>
          <w:lang w:eastAsia="en-US"/>
        </w:rPr>
        <w:commentReference w:id="1065"/>
      </w:r>
      <w:r w:rsidR="00100E36" w:rsidRPr="00EE580E">
        <w:rPr>
          <w:rFonts w:cs="Arial"/>
        </w:rPr>
        <w:t xml:space="preserve"> </w:t>
      </w:r>
      <w:r w:rsidR="00100E36" w:rsidRPr="00EE580E">
        <w:rPr>
          <w:rFonts w:cs="Arial"/>
        </w:rPr>
        <w:fldChar w:fldCharType="begin"/>
      </w:r>
      <w:r w:rsidR="00100E36" w:rsidRPr="00EE580E">
        <w:rPr>
          <w:rFonts w:cs="Arial"/>
        </w:rPr>
        <w:instrText xml:space="preserve"> ADDIN ZOTERO_ITEM CSL_CITATION {"citationID":"yVirySil","properties":{"formattedCitation":"(Morrisey, 2007; Pertegal Felices &amp; Lorenzo Lled\\uc0\\u243{}, 2019; Prieto, 2017)","plainCitation":"(Morrisey, 2007; Pertegal Felices &amp; Lorenzo Lledó, 2019; Prieto, 2017)","noteIndex":0},"citationItems":[{"id":37,"uris":["http://zotero.org/users/9702781/items/2KCW8SAQ"],"itemData":{"id":37,"type":"paper-conference","title":"El uso de TIC en la enseñanza y el aprendizaje. Cuestiones y desafíos","author":[{"family":"Morrisey","given":""}],"issued":{"date-parts":[["2007"]]}}},{"id":6,"uris":["http://zotero.org/users/9702781/items/9XDB5NIA"],"itemData":{"id":6,"type":"article-journal","abstract":"La gamificación se ha revelado recientemente como una de las metodologías de enseñanza más eficiente en el alumnado mostrándose útil en todos los niveles educativos. Distintas investigaciones le otorgan beneficios como el aumento de la motivación, la mejora del estado de ánimo y el fortalecimiento del vínculo entre otros. Sin embargo, una de las propiedades que más se mencionan es su capacidad para “reiniciar” el reloj de la atención del alumno: la clave es el aprendizaje colectivo, una forma atractiva de recordar nuevos contenidos. También se han documentado beneficios para el profesor, ya que los juegos otorgan un valioso e inmediato feedback de los conocimientos del alumnado. En este trabajo se presenta una experiencia educativa basada en la introducción de la herramienta de gamificación “Kahoot” correspondiente a una asignatura obligatoria del Grado de Maestro en Educación Infantil. Los resultados demuestran el interés y la buena acogida que ha tenido la gamificación en el aula, mostrando junto a altos niveles de motivación un aumento de la asistencia a clase.","container-title":"International Journal of Developmental and Educational Psychology. Revista INFAD de Psicología.","DOI":"10.17060/ijodaep.2019.n1.v3.1535","ISSN":"2603-5987, 0214-9877","issue":"1","journalAbbreviation":"Revista INFAD de Psicología","language":"es","page":"553","source":"DOI.org (Crossref)","title":"Gamificación en el aula a través de las TIC","volume":"3","author":[{"family":"Pertegal Felices","given":"María Luisa"},{"family":"Lorenzo Lledó","given":"Gonzalo"}],"issued":{"date-parts":[["2019",8,13]]}}},{"id":5,"uris":["http://zotero.org/users/9702781/items/ZP5YXGMH"],"itemData":{"id":5,"type":"article-journal","abstract":"La gamificación usando tecnología es un vector de innovación educativa que irrumpe con fuerza en el aula del S XXI. Se trata de aplicar la mecánica de los juegos a las tareas escolares usando distintas soluciones tecnológicas con el propósito de mejorar la adquisición de competencias, incrementar la motivación y favorecer una mayor participación del alumnado.","language":"es","page":"6","source":"Zotero","title":"Experiencia de gamificación TIC para el aula","author":[{"family":"Prieto","given":"Fernando Posada"}],"issued":{"date-parts":[["2017"]]}}}],"schema":"https://github.com/citation-style-language/schema/raw/master/csl-citation.json"} </w:instrText>
      </w:r>
      <w:r w:rsidR="00100E36" w:rsidRPr="00EE580E">
        <w:rPr>
          <w:rFonts w:cs="Arial"/>
        </w:rPr>
        <w:fldChar w:fldCharType="separate"/>
      </w:r>
      <w:r w:rsidR="00100E36" w:rsidRPr="00EE580E">
        <w:rPr>
          <w:rFonts w:cs="Arial"/>
        </w:rPr>
        <w:t>(Morrisey, 2007; Pertegal Felices &amp; Lorenzo Lledó, 2019; Prieto, 2017)</w:t>
      </w:r>
      <w:r w:rsidR="00100E36" w:rsidRPr="00EE580E">
        <w:rPr>
          <w:rFonts w:cs="Arial"/>
        </w:rPr>
        <w:fldChar w:fldCharType="end"/>
      </w:r>
      <w:r w:rsidRPr="00EE580E">
        <w:rPr>
          <w:rFonts w:cs="Arial"/>
        </w:rPr>
        <w:t>.</w:t>
      </w:r>
    </w:p>
    <w:p w14:paraId="524D5DDB" w14:textId="70D81C62" w:rsidR="00FD2A37" w:rsidRPr="00EE580E" w:rsidRDefault="00FD2A37">
      <w:pPr>
        <w:spacing w:afterLines="120" w:after="288" w:line="360" w:lineRule="auto"/>
        <w:ind w:firstLine="709"/>
        <w:jc w:val="both"/>
        <w:rPr>
          <w:rFonts w:ascii="Arial" w:hAnsi="Arial" w:cs="Arial"/>
        </w:rPr>
        <w:pPrChange w:id="1066" w:author="MIGUEL FUERTES FERNANDEZ" w:date="2022-08-06T19:31:00Z">
          <w:pPr/>
        </w:pPrChange>
      </w:pPr>
      <w:commentRangeStart w:id="1067"/>
      <w:r w:rsidRPr="00EE580E">
        <w:rPr>
          <w:rFonts w:ascii="Arial" w:hAnsi="Arial" w:cs="Arial"/>
        </w:rPr>
        <w:t>Parece interesante destacar que de este cambio de paradigma los más favorecidos son los alumnos. La introducción de las TIC ha favorecido, a veces de manera no deseada, el cambio de trabajo y la manera de dar clase. El alumno ya no es un mero consumidor, sino más bien, participantes activos de su propia educación</w:t>
      </w:r>
      <w:r w:rsidR="006306FC" w:rsidRPr="00EE580E">
        <w:rPr>
          <w:rFonts w:ascii="Arial" w:hAnsi="Arial" w:cs="Arial"/>
        </w:rPr>
        <w:t xml:space="preserve"> </w:t>
      </w:r>
      <w:r w:rsidR="006306FC" w:rsidRPr="00EE580E">
        <w:rPr>
          <w:rFonts w:ascii="Arial" w:hAnsi="Arial" w:cs="Arial"/>
        </w:rPr>
        <w:fldChar w:fldCharType="begin"/>
      </w:r>
      <w:r w:rsidR="006306FC" w:rsidRPr="00EE580E">
        <w:rPr>
          <w:rFonts w:ascii="Arial" w:hAnsi="Arial" w:cs="Arial"/>
        </w:rPr>
        <w:instrText xml:space="preserve"> ADDIN ZOTERO_ITEM CSL_CITATION {"citationID":"14GNV69X","properties":{"formattedCitation":"(Morrisey, 2007)","plainCitation":"(Morrisey, 2007)","noteIndex":0},"citationItems":[{"id":37,"uris":["http://zotero.org/users/9702781/items/2KCW8SAQ"],"itemData":{"id":37,"type":"paper-conference","title":"El uso de TIC en la enseñanza y el aprendizaje. Cuestiones y desafíos","author":[{"family":"Morrisey","given":""}],"issued":{"date-parts":[["2007"]]}}}],"schema":"https://github.com/citation-style-language/schema/raw/master/csl-citation.json"} </w:instrText>
      </w:r>
      <w:r w:rsidR="006306FC" w:rsidRPr="00EE580E">
        <w:rPr>
          <w:rFonts w:ascii="Arial" w:hAnsi="Arial" w:cs="Arial"/>
        </w:rPr>
        <w:fldChar w:fldCharType="separate"/>
      </w:r>
      <w:r w:rsidR="006306FC" w:rsidRPr="00EE580E">
        <w:rPr>
          <w:rFonts w:ascii="Arial" w:hAnsi="Arial" w:cs="Arial"/>
        </w:rPr>
        <w:t>(Morrisey, 2007)</w:t>
      </w:r>
      <w:r w:rsidR="006306FC" w:rsidRPr="00EE580E">
        <w:rPr>
          <w:rFonts w:ascii="Arial" w:hAnsi="Arial" w:cs="Arial"/>
        </w:rPr>
        <w:fldChar w:fldCharType="end"/>
      </w:r>
      <w:r w:rsidRPr="00EE580E">
        <w:rPr>
          <w:rFonts w:ascii="Arial" w:hAnsi="Arial" w:cs="Arial"/>
        </w:rPr>
        <w:t>.</w:t>
      </w:r>
      <w:commentRangeEnd w:id="1067"/>
      <w:r w:rsidRPr="00EE580E">
        <w:rPr>
          <w:rStyle w:val="CommentReference"/>
          <w:rFonts w:ascii="Arial" w:hAnsi="Arial" w:cs="Arial"/>
        </w:rPr>
        <w:commentReference w:id="1067"/>
      </w:r>
    </w:p>
    <w:p w14:paraId="37946475" w14:textId="24321453" w:rsidR="00E27964" w:rsidRPr="00EE580E" w:rsidRDefault="004E2AF2">
      <w:pPr>
        <w:spacing w:afterLines="120" w:after="288" w:line="360" w:lineRule="auto"/>
        <w:ind w:firstLine="709"/>
        <w:jc w:val="both"/>
        <w:rPr>
          <w:rFonts w:ascii="Arial" w:hAnsi="Arial" w:cs="Arial"/>
        </w:rPr>
        <w:pPrChange w:id="1068" w:author="MIGUEL FUERTES FERNANDEZ" w:date="2022-08-06T19:31:00Z">
          <w:pPr/>
        </w:pPrChange>
      </w:pPr>
      <w:r w:rsidRPr="00EE580E">
        <w:rPr>
          <w:rFonts w:ascii="Arial" w:hAnsi="Arial" w:cs="Arial"/>
        </w:rPr>
        <w:t xml:space="preserve">Otro de los efectos secundarios de este cambio de paradigma es una invisible alfabetización tecnológica por parte de todos los implicados. Si bien es cierto que una gran parte del alumnado ya es nativo digital, hay partes de la docencia que bien necesitarían una actualización. </w:t>
      </w:r>
      <w:r w:rsidR="006306FC" w:rsidRPr="00EE580E">
        <w:rPr>
          <w:rFonts w:ascii="Arial" w:hAnsi="Arial" w:cs="Arial"/>
        </w:rPr>
        <w:t>Prieto</w:t>
      </w:r>
      <w:r w:rsidRPr="00EE580E">
        <w:rPr>
          <w:rFonts w:ascii="Arial" w:hAnsi="Arial" w:cs="Arial"/>
        </w:rPr>
        <w:t xml:space="preserve"> y Morrisey</w:t>
      </w:r>
      <w:ins w:id="1069" w:author="Usuario de Microsoft Office" w:date="2022-07-07T20:27:00Z">
        <w:r w:rsidR="000E26C9" w:rsidRPr="00EE580E">
          <w:rPr>
            <w:rFonts w:ascii="Arial" w:hAnsi="Arial" w:cs="Arial"/>
          </w:rPr>
          <w:t xml:space="preserve"> </w:t>
        </w:r>
      </w:ins>
      <w:r w:rsidRPr="00EE580E">
        <w:rPr>
          <w:rFonts w:ascii="Arial" w:hAnsi="Arial" w:cs="Arial"/>
        </w:rPr>
        <w:t xml:space="preserve">hacen hincapié en esta alfabetización tecnológica como efecto secundario de la implantación de las TIC en las escuelas, ya que son estos últimos, los docentes quienes por lo general necesitan </w:t>
      </w:r>
      <w:r w:rsidR="001E2B0C" w:rsidRPr="00EE580E">
        <w:rPr>
          <w:rFonts w:ascii="Arial" w:hAnsi="Arial" w:cs="Arial"/>
        </w:rPr>
        <w:t>más</w:t>
      </w:r>
      <w:r w:rsidRPr="00EE580E">
        <w:rPr>
          <w:rFonts w:ascii="Arial" w:hAnsi="Arial" w:cs="Arial"/>
        </w:rPr>
        <w:t xml:space="preserve"> actualización y sobre ellos recae</w:t>
      </w:r>
      <w:r w:rsidR="001E2B0C" w:rsidRPr="00EE580E">
        <w:rPr>
          <w:rFonts w:ascii="Arial" w:hAnsi="Arial" w:cs="Arial"/>
        </w:rPr>
        <w:t xml:space="preserve"> el peso de esta transición</w:t>
      </w:r>
      <w:r w:rsidR="006306FC" w:rsidRPr="00EE580E">
        <w:rPr>
          <w:rFonts w:ascii="Arial" w:hAnsi="Arial" w:cs="Arial"/>
        </w:rPr>
        <w:t xml:space="preserve"> </w:t>
      </w:r>
      <w:r w:rsidR="006306FC" w:rsidRPr="00EE580E">
        <w:rPr>
          <w:rFonts w:ascii="Arial" w:hAnsi="Arial" w:cs="Arial"/>
        </w:rPr>
        <w:fldChar w:fldCharType="begin"/>
      </w:r>
      <w:r w:rsidR="006306FC" w:rsidRPr="00EE580E">
        <w:rPr>
          <w:rFonts w:ascii="Arial" w:hAnsi="Arial" w:cs="Arial"/>
        </w:rPr>
        <w:instrText xml:space="preserve"> ADDIN ZOTERO_ITEM CSL_CITATION {"citationID":"C5XURYEK","properties":{"formattedCitation":"(Morrisey, 2007; Prieto, 2017)","plainCitation":"(Morrisey, 2007; Prieto, 2017)","noteIndex":0},"citationItems":[{"id":37,"uris":["http://zotero.org/users/9702781/items/2KCW8SAQ"],"itemData":{"id":37,"type":"paper-conference","title":"El uso de TIC en la enseñanza y el aprendizaje. Cuestiones y desafíos","author":[{"family":"Morrisey","given":""}],"issued":{"date-parts":[["2007"]]}}},{"id":5,"uris":["http://zotero.org/users/9702781/items/ZP5YXGMH"],"itemData":{"id":5,"type":"article-journal","abstract":"La gamificación usando tecnología es un vector de innovación educativa que irrumpe con fuerza en el aula del S XXI. Se trata de aplicar la mecánica de los juegos a las tareas escolares usando distintas soluciones tecnológicas con el propósito de mejorar la adquisición de competencias, incrementar la motivación y favorecer una mayor participación del alumnado.","language":"es","page":"6","source":"Zotero","title":"Experiencia de gamificación TIC para el aula","author":[{"family":"Prieto","given":"Fernando Posada"}],"issued":{"date-parts":[["2017"]]}}}],"schema":"https://github.com/citation-style-language/schema/raw/master/csl-citation.json"} </w:instrText>
      </w:r>
      <w:r w:rsidR="006306FC" w:rsidRPr="00EE580E">
        <w:rPr>
          <w:rFonts w:ascii="Arial" w:hAnsi="Arial" w:cs="Arial"/>
        </w:rPr>
        <w:fldChar w:fldCharType="separate"/>
      </w:r>
      <w:r w:rsidR="006306FC" w:rsidRPr="00EE580E">
        <w:rPr>
          <w:rFonts w:ascii="Arial" w:hAnsi="Arial" w:cs="Arial"/>
        </w:rPr>
        <w:t>(Morrisey, 2007; Prieto, 2017)</w:t>
      </w:r>
      <w:r w:rsidR="006306FC" w:rsidRPr="00EE580E">
        <w:rPr>
          <w:rFonts w:ascii="Arial" w:hAnsi="Arial" w:cs="Arial"/>
        </w:rPr>
        <w:fldChar w:fldCharType="end"/>
      </w:r>
      <w:r w:rsidR="001E2B0C" w:rsidRPr="00EE580E">
        <w:rPr>
          <w:rFonts w:ascii="Arial" w:hAnsi="Arial" w:cs="Arial"/>
        </w:rPr>
        <w:t xml:space="preserve">. </w:t>
      </w:r>
      <w:commentRangeStart w:id="1070"/>
      <w:r w:rsidR="001E2B0C" w:rsidRPr="00EE580E">
        <w:rPr>
          <w:rFonts w:ascii="Arial" w:hAnsi="Arial" w:cs="Arial"/>
        </w:rPr>
        <w:t>El plan de integración/adopción de las TIC, pasa por el docente y la dirección, ellos son autores principales de las fortalezas y debilidades</w:t>
      </w:r>
      <w:r w:rsidR="006306FC" w:rsidRPr="00EE580E">
        <w:rPr>
          <w:rFonts w:ascii="Arial" w:hAnsi="Arial" w:cs="Arial"/>
        </w:rPr>
        <w:t xml:space="preserve"> </w:t>
      </w:r>
      <w:r w:rsidR="006306FC" w:rsidRPr="00EE580E">
        <w:rPr>
          <w:rFonts w:ascii="Arial" w:hAnsi="Arial" w:cs="Arial"/>
        </w:rPr>
        <w:fldChar w:fldCharType="begin"/>
      </w:r>
      <w:r w:rsidR="006306FC" w:rsidRPr="00EE580E">
        <w:rPr>
          <w:rFonts w:ascii="Arial" w:hAnsi="Arial" w:cs="Arial"/>
        </w:rPr>
        <w:instrText xml:space="preserve"> ADDIN ZOTERO_ITEM CSL_CITATION {"citationID":"b2sDBYYs","properties":{"formattedCitation":"(Morrisey, 2007)","plainCitation":"(Morrisey, 2007)","noteIndex":0},"citationItems":[{"id":37,"uris":["http://zotero.org/users/9702781/items/2KCW8SAQ"],"itemData":{"id":37,"type":"paper-conference","title":"El uso de TIC en la enseñanza y el aprendizaje. Cuestiones y desafíos","author":[{"family":"Morrisey","given":""}],"issued":{"date-parts":[["2007"]]}}}],"schema":"https://github.com/citation-style-language/schema/raw/master/csl-citation.json"} </w:instrText>
      </w:r>
      <w:r w:rsidR="006306FC" w:rsidRPr="00EE580E">
        <w:rPr>
          <w:rFonts w:ascii="Arial" w:hAnsi="Arial" w:cs="Arial"/>
        </w:rPr>
        <w:fldChar w:fldCharType="separate"/>
      </w:r>
      <w:r w:rsidR="006306FC" w:rsidRPr="00EE580E">
        <w:rPr>
          <w:rFonts w:ascii="Arial" w:hAnsi="Arial" w:cs="Arial"/>
        </w:rPr>
        <w:t>(Morrisey, 2007)</w:t>
      </w:r>
      <w:r w:rsidR="006306FC" w:rsidRPr="00EE580E">
        <w:rPr>
          <w:rFonts w:ascii="Arial" w:hAnsi="Arial" w:cs="Arial"/>
        </w:rPr>
        <w:fldChar w:fldCharType="end"/>
      </w:r>
      <w:r w:rsidR="001E2B0C" w:rsidRPr="00EE580E">
        <w:rPr>
          <w:rFonts w:ascii="Arial" w:hAnsi="Arial" w:cs="Arial"/>
        </w:rPr>
        <w:t>.</w:t>
      </w:r>
      <w:commentRangeEnd w:id="1070"/>
      <w:r w:rsidR="001E2B0C" w:rsidRPr="00EE580E">
        <w:rPr>
          <w:rStyle w:val="CommentReference"/>
          <w:rFonts w:ascii="Arial" w:hAnsi="Arial" w:cs="Arial"/>
        </w:rPr>
        <w:commentReference w:id="1070"/>
      </w:r>
    </w:p>
    <w:p w14:paraId="746BCD2A" w14:textId="77777777" w:rsidR="00BE3550" w:rsidRPr="00EE580E" w:rsidRDefault="00E27964">
      <w:pPr>
        <w:keepNext/>
        <w:spacing w:afterLines="120" w:after="288" w:line="360" w:lineRule="auto"/>
        <w:ind w:firstLine="709"/>
        <w:jc w:val="center"/>
        <w:rPr>
          <w:ins w:id="1071" w:author="MIGUEL FUERTES FERNANDEZ" w:date="2022-08-06T20:04:00Z"/>
        </w:rPr>
        <w:pPrChange w:id="1072" w:author="MIGUEL FUERTES FERNANDEZ" w:date="2022-08-06T20:04:00Z">
          <w:pPr>
            <w:spacing w:afterLines="120" w:after="288" w:line="360" w:lineRule="auto"/>
            <w:ind w:firstLine="709"/>
            <w:jc w:val="center"/>
          </w:pPr>
        </w:pPrChange>
      </w:pPr>
      <w:commentRangeStart w:id="1073"/>
      <w:commentRangeStart w:id="1074"/>
      <w:r w:rsidRPr="00EE580E">
        <w:rPr>
          <w:rFonts w:ascii="Arial" w:hAnsi="Arial" w:cs="Arial"/>
          <w:noProof/>
          <w:lang w:eastAsia="es-ES_tradnl"/>
        </w:rPr>
        <w:drawing>
          <wp:inline distT="0" distB="0" distL="0" distR="0" wp14:anchorId="6B006944" wp14:editId="09D347D3">
            <wp:extent cx="3709798" cy="3013544"/>
            <wp:effectExtent l="0" t="0" r="0" b="0"/>
            <wp:docPr id="12" name="Imagen 12" descr="Interfaz de usuario gráfica, Texto, Aplicación, Tabla,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Tabla, Correo electrónico&#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42464" cy="3040079"/>
                    </a:xfrm>
                    <a:prstGeom prst="rect">
                      <a:avLst/>
                    </a:prstGeom>
                  </pic:spPr>
                </pic:pic>
              </a:graphicData>
            </a:graphic>
          </wp:inline>
        </w:drawing>
      </w:r>
      <w:commentRangeEnd w:id="1073"/>
      <w:commentRangeEnd w:id="1074"/>
    </w:p>
    <w:p w14:paraId="66AAB0D4" w14:textId="64903D20" w:rsidR="00BE3550" w:rsidRPr="00EE580E" w:rsidRDefault="00BE3550">
      <w:pPr>
        <w:pStyle w:val="Caption"/>
        <w:jc w:val="center"/>
        <w:rPr>
          <w:ins w:id="1075" w:author="MIGUEL FUERTES FERNANDEZ" w:date="2022-08-06T20:04:00Z"/>
        </w:rPr>
        <w:pPrChange w:id="1076" w:author="MIGUEL FUERTES FERNANDEZ" w:date="2022-08-06T20:04:00Z">
          <w:pPr>
            <w:pStyle w:val="Caption"/>
          </w:pPr>
        </w:pPrChange>
      </w:pPr>
      <w:bookmarkStart w:id="1077" w:name="_Toc112179533"/>
      <w:ins w:id="1078" w:author="MIGUEL FUERTES FERNANDEZ" w:date="2022-08-06T20:04:00Z">
        <w:r w:rsidRPr="00EE580E">
          <w:t xml:space="preserve">Tabla </w:t>
        </w:r>
      </w:ins>
      <w:ins w:id="1079" w:author="MIGUEL FUERTES FERNANDEZ" w:date="2022-08-14T18:21:00Z">
        <w:r w:rsidR="00436BF0" w:rsidRPr="00EE580E">
          <w:fldChar w:fldCharType="begin"/>
        </w:r>
        <w:r w:rsidR="00436BF0" w:rsidRPr="00EE580E">
          <w:instrText xml:space="preserve"> SEQ Tabla \* ARABIC </w:instrText>
        </w:r>
      </w:ins>
      <w:r w:rsidR="00436BF0" w:rsidRPr="00EE580E">
        <w:fldChar w:fldCharType="separate"/>
      </w:r>
      <w:ins w:id="1080" w:author="MIGUEL FUERTES FERNANDEZ" w:date="2022-08-25T19:35:00Z">
        <w:r w:rsidR="00F6173C">
          <w:rPr>
            <w:noProof/>
          </w:rPr>
          <w:t>1</w:t>
        </w:r>
      </w:ins>
      <w:ins w:id="1081" w:author="MIGUEL FUERTES FERNANDEZ" w:date="2022-08-14T18:21:00Z">
        <w:r w:rsidR="00436BF0" w:rsidRPr="00EE580E">
          <w:fldChar w:fldCharType="end"/>
        </w:r>
      </w:ins>
      <w:ins w:id="1082" w:author="MIGUEL FUERTES FERNANDEZ" w:date="2022-08-06T20:04:00Z">
        <w:r w:rsidRPr="00EE580E">
          <w:t xml:space="preserve"> - Victoria 2020</w:t>
        </w:r>
        <w:bookmarkEnd w:id="1077"/>
      </w:ins>
    </w:p>
    <w:p w14:paraId="439BEFF0" w14:textId="14B16491" w:rsidR="00E27964" w:rsidRPr="00EE580E" w:rsidRDefault="000E26C9">
      <w:pPr>
        <w:spacing w:afterLines="120" w:after="288" w:line="360" w:lineRule="auto"/>
        <w:ind w:firstLine="709"/>
        <w:jc w:val="center"/>
        <w:rPr>
          <w:rFonts w:ascii="Arial" w:hAnsi="Arial" w:cs="Arial"/>
        </w:rPr>
        <w:pPrChange w:id="1083" w:author="MIGUEL FUERTES FERNANDEZ" w:date="2022-08-06T19:42:00Z">
          <w:pPr>
            <w:jc w:val="center"/>
          </w:pPr>
        </w:pPrChange>
      </w:pPr>
      <w:r w:rsidRPr="00EE580E">
        <w:rPr>
          <w:rStyle w:val="CommentReference"/>
        </w:rPr>
        <w:commentReference w:id="1073"/>
      </w:r>
      <w:r w:rsidR="00D564FD" w:rsidRPr="00EE580E">
        <w:rPr>
          <w:rStyle w:val="CommentReference"/>
        </w:rPr>
        <w:commentReference w:id="1074"/>
      </w:r>
    </w:p>
    <w:p w14:paraId="52E010EB" w14:textId="7881ECE4" w:rsidR="001E2B0C" w:rsidRPr="00EE580E" w:rsidRDefault="00FF5AA7">
      <w:pPr>
        <w:spacing w:afterLines="120" w:after="288" w:line="360" w:lineRule="auto"/>
        <w:ind w:firstLine="709"/>
        <w:jc w:val="both"/>
        <w:rPr>
          <w:rFonts w:ascii="Arial" w:hAnsi="Arial" w:cs="Arial"/>
        </w:rPr>
        <w:pPrChange w:id="1084" w:author="MIGUEL FUERTES FERNANDEZ" w:date="2022-08-06T19:31:00Z">
          <w:pPr/>
        </w:pPrChange>
      </w:pPr>
      <w:r w:rsidRPr="00EE580E">
        <w:rPr>
          <w:rFonts w:ascii="Arial" w:hAnsi="Arial" w:cs="Arial"/>
        </w:rPr>
        <w:t xml:space="preserve">Se ha discutido como las TIC, y especialmente mediante la gamificación, ayudan al estudiante en su proceso de aprendizaje, de que son herramientas de aprendizaje continuo que van más allá del libro de texto </w:t>
      </w:r>
      <w:r w:rsidR="006306FC" w:rsidRPr="00EE580E">
        <w:rPr>
          <w:rFonts w:ascii="Arial" w:hAnsi="Arial" w:cs="Arial"/>
        </w:rPr>
        <w:fldChar w:fldCharType="begin"/>
      </w:r>
      <w:r w:rsidR="006306FC" w:rsidRPr="00EE580E">
        <w:rPr>
          <w:rFonts w:ascii="Arial" w:hAnsi="Arial" w:cs="Arial"/>
        </w:rPr>
        <w:instrText xml:space="preserve"> ADDIN ZOTERO_ITEM CSL_CITATION {"citationID":"klci6Ugz","properties":{"formattedCitation":"(Morrisey, 2007)","plainCitation":"(Morrisey, 2007)","noteIndex":0},"citationItems":[{"id":37,"uris":["http://zotero.org/users/9702781/items/2KCW8SAQ"],"itemData":{"id":37,"type":"paper-conference","title":"El uso de TIC en la enseñanza y el aprendizaje. Cuestiones y desafíos","author":[{"family":"Morrisey","given":""}],"issued":{"date-parts":[["2007"]]}}}],"schema":"https://github.com/citation-style-language/schema/raw/master/csl-citation.json"} </w:instrText>
      </w:r>
      <w:r w:rsidR="006306FC" w:rsidRPr="00EE580E">
        <w:rPr>
          <w:rFonts w:ascii="Arial" w:hAnsi="Arial" w:cs="Arial"/>
        </w:rPr>
        <w:fldChar w:fldCharType="separate"/>
      </w:r>
      <w:r w:rsidR="006306FC" w:rsidRPr="00EE580E">
        <w:rPr>
          <w:rFonts w:ascii="Arial" w:hAnsi="Arial" w:cs="Arial"/>
        </w:rPr>
        <w:t>(Morrisey, 2007)</w:t>
      </w:r>
      <w:r w:rsidR="006306FC" w:rsidRPr="00EE580E">
        <w:rPr>
          <w:rFonts w:ascii="Arial" w:hAnsi="Arial" w:cs="Arial"/>
        </w:rPr>
        <w:fldChar w:fldCharType="end"/>
      </w:r>
      <w:r w:rsidRPr="00EE580E">
        <w:rPr>
          <w:rFonts w:ascii="Arial" w:hAnsi="Arial" w:cs="Arial"/>
        </w:rPr>
        <w:t>. De como ayudan con las dinámicas de clase con la auto evaluación y de cómo dan un estupendo feedback tanto al alumno como al profesor</w:t>
      </w:r>
      <w:r w:rsidR="006306FC" w:rsidRPr="00EE580E">
        <w:rPr>
          <w:rFonts w:ascii="Arial" w:hAnsi="Arial" w:cs="Arial"/>
        </w:rPr>
        <w:t xml:space="preserve"> </w:t>
      </w:r>
      <w:r w:rsidR="006306FC" w:rsidRPr="00EE580E">
        <w:rPr>
          <w:rFonts w:ascii="Arial" w:hAnsi="Arial" w:cs="Arial"/>
        </w:rPr>
        <w:fldChar w:fldCharType="begin"/>
      </w:r>
      <w:r w:rsidR="006306FC" w:rsidRPr="00EE580E">
        <w:rPr>
          <w:rFonts w:ascii="Arial" w:hAnsi="Arial" w:cs="Arial"/>
        </w:rPr>
        <w:instrText xml:space="preserve"> ADDIN ZOTERO_ITEM CSL_CITATION {"citationID":"bUPe5wwC","properties":{"formattedCitation":"(Pertegal Felices &amp; Lorenzo Lled\\uc0\\u243{}, 2019)","plainCitation":"(Pertegal Felices &amp; Lorenzo Lledó, 2019)","noteIndex":0},"citationItems":[{"id":6,"uris":["http://zotero.org/users/9702781/items/9XDB5NIA"],"itemData":{"id":6,"type":"article-journal","abstract":"La gamificación se ha revelado recientemente como una de las metodologías de enseñanza más eficiente en el alumnado mostrándose útil en todos los niveles educativos. Distintas investigaciones le otorgan beneficios como el aumento de la motivación, la mejora del estado de ánimo y el fortalecimiento del vínculo entre otros. Sin embargo, una de las propiedades que más se mencionan es su capacidad para “reiniciar” el reloj de la atención del alumno: la clave es el aprendizaje colectivo, una forma atractiva de recordar nuevos contenidos. También se han documentado beneficios para el profesor, ya que los juegos otorgan un valioso e inmediato feedback de los conocimientos del alumnado. En este trabajo se presenta una experiencia educativa basada en la introducción de la herramienta de gamificación “Kahoot” correspondiente a una asignatura obligatoria del Grado de Maestro en Educación Infantil. Los resultados demuestran el interés y la buena acogida que ha tenido la gamificación en el aula, mostrando junto a altos niveles de motivación un aumento de la asistencia a clase.","container-title":"International Journal of Developmental and Educational Psychology. Revista INFAD de Psicología.","DOI":"10.17060/ijodaep.2019.n1.v3.1535","ISSN":"2603-5987, 0214-9877","issue":"1","journalAbbreviation":"Revista INFAD de Psicología","language":"es","page":"553","source":"DOI.org (Crossref)","title":"Gamificación en el aula a través de las TIC","volume":"3","author":[{"family":"Pertegal Felices","given":"María Luisa"},{"family":"Lorenzo Lledó","given":"Gonzalo"}],"issued":{"date-parts":[["2019",8,13]]}}}],"schema":"https://github.com/citation-style-language/schema/raw/master/csl-citation.json"} </w:instrText>
      </w:r>
      <w:r w:rsidR="006306FC" w:rsidRPr="00EE580E">
        <w:rPr>
          <w:rFonts w:ascii="Arial" w:hAnsi="Arial" w:cs="Arial"/>
        </w:rPr>
        <w:fldChar w:fldCharType="separate"/>
      </w:r>
      <w:r w:rsidR="006306FC" w:rsidRPr="00EE580E">
        <w:rPr>
          <w:rFonts w:ascii="Arial" w:hAnsi="Arial" w:cs="Arial"/>
          <w:szCs w:val="24"/>
        </w:rPr>
        <w:t>(Pertegal Felices &amp; Lorenzo Lledó, 2019)</w:t>
      </w:r>
      <w:r w:rsidR="006306FC" w:rsidRPr="00EE580E">
        <w:rPr>
          <w:rFonts w:ascii="Arial" w:hAnsi="Arial" w:cs="Arial"/>
        </w:rPr>
        <w:fldChar w:fldCharType="end"/>
      </w:r>
      <w:r w:rsidR="006306FC" w:rsidRPr="00EE580E">
        <w:rPr>
          <w:rFonts w:ascii="Arial" w:hAnsi="Arial" w:cs="Arial"/>
        </w:rPr>
        <w:t>.</w:t>
      </w:r>
    </w:p>
    <w:p w14:paraId="7C0D88B4" w14:textId="62EDE674" w:rsidR="00FF5AA7" w:rsidRPr="00EE580E" w:rsidRDefault="00FF5AA7">
      <w:pPr>
        <w:spacing w:afterLines="120" w:after="288" w:line="360" w:lineRule="auto"/>
        <w:ind w:firstLine="709"/>
        <w:jc w:val="both"/>
        <w:rPr>
          <w:rFonts w:ascii="Arial" w:hAnsi="Arial" w:cs="Arial"/>
        </w:rPr>
        <w:pPrChange w:id="1085" w:author="MIGUEL FUERTES FERNANDEZ" w:date="2022-08-06T19:31:00Z">
          <w:pPr/>
        </w:pPrChange>
      </w:pPr>
      <w:r w:rsidRPr="00EE580E">
        <w:rPr>
          <w:rFonts w:ascii="Arial" w:hAnsi="Arial" w:cs="Arial"/>
        </w:rPr>
        <w:t>Sería importante también destacar el esfuerzo por parte del profesorado y de las instituciones por terminar de cambiar ese paradigma en el que no necesariamente la clase magistral es sistemáticamente lo mejor, terminar de convencer de su importancia</w:t>
      </w:r>
      <w:r w:rsidR="006649A0" w:rsidRPr="00EE580E">
        <w:rPr>
          <w:rFonts w:ascii="Arial" w:hAnsi="Arial" w:cs="Arial"/>
        </w:rPr>
        <w:t xml:space="preserve"> ya que su valor educativo queda sobradamente demostrado</w:t>
      </w:r>
      <w:r w:rsidR="006306FC" w:rsidRPr="00EE580E">
        <w:rPr>
          <w:rFonts w:ascii="Arial" w:hAnsi="Arial" w:cs="Arial"/>
        </w:rPr>
        <w:t xml:space="preserve"> </w:t>
      </w:r>
      <w:r w:rsidR="006306FC" w:rsidRPr="00EE580E">
        <w:rPr>
          <w:rFonts w:ascii="Arial" w:hAnsi="Arial" w:cs="Arial"/>
        </w:rPr>
        <w:fldChar w:fldCharType="begin"/>
      </w:r>
      <w:r w:rsidR="006306FC" w:rsidRPr="00EE580E">
        <w:rPr>
          <w:rFonts w:ascii="Arial" w:hAnsi="Arial" w:cs="Arial"/>
        </w:rPr>
        <w:instrText xml:space="preserve"> ADDIN ZOTERO_ITEM CSL_CITATION {"citationID":"qIXUOKC5","properties":{"formattedCitation":"(Morrisey, 2007)","plainCitation":"(Morrisey, 2007)","noteIndex":0},"citationItems":[{"id":37,"uris":["http://zotero.org/users/9702781/items/2KCW8SAQ"],"itemData":{"id":37,"type":"paper-conference","title":"El uso de TIC en la enseñanza y el aprendizaje. Cuestiones y desafíos","author":[{"family":"Morrisey","given":""}],"issued":{"date-parts":[["2007"]]}}}],"schema":"https://github.com/citation-style-language/schema/raw/master/csl-citation.json"} </w:instrText>
      </w:r>
      <w:r w:rsidR="006306FC" w:rsidRPr="00EE580E">
        <w:rPr>
          <w:rFonts w:ascii="Arial" w:hAnsi="Arial" w:cs="Arial"/>
        </w:rPr>
        <w:fldChar w:fldCharType="separate"/>
      </w:r>
      <w:r w:rsidR="006306FC" w:rsidRPr="00EE580E">
        <w:rPr>
          <w:rFonts w:ascii="Arial" w:hAnsi="Arial" w:cs="Arial"/>
        </w:rPr>
        <w:t>(Morrisey, 2007)</w:t>
      </w:r>
      <w:r w:rsidR="006306FC" w:rsidRPr="00EE580E">
        <w:rPr>
          <w:rFonts w:ascii="Arial" w:hAnsi="Arial" w:cs="Arial"/>
        </w:rPr>
        <w:fldChar w:fldCharType="end"/>
      </w:r>
      <w:r w:rsidR="006306FC" w:rsidRPr="00EE580E">
        <w:rPr>
          <w:rFonts w:ascii="Arial" w:hAnsi="Arial" w:cs="Arial"/>
        </w:rPr>
        <w:t>.</w:t>
      </w:r>
    </w:p>
    <w:p w14:paraId="08C17873" w14:textId="240D4886" w:rsidR="006649A0" w:rsidRPr="00EE580E" w:rsidRDefault="006649A0">
      <w:pPr>
        <w:spacing w:afterLines="120" w:after="288" w:line="360" w:lineRule="auto"/>
        <w:ind w:firstLine="709"/>
        <w:jc w:val="both"/>
        <w:rPr>
          <w:rFonts w:ascii="Arial" w:hAnsi="Arial" w:cs="Arial"/>
        </w:rPr>
        <w:pPrChange w:id="1086" w:author="MIGUEL FUERTES FERNANDEZ" w:date="2022-08-06T19:31:00Z">
          <w:pPr/>
        </w:pPrChange>
      </w:pPr>
      <w:r w:rsidRPr="00EE580E">
        <w:rPr>
          <w:rFonts w:ascii="Arial" w:hAnsi="Arial" w:cs="Arial"/>
        </w:rPr>
        <w:t xml:space="preserve">También sería importante señalar, que aunque abundan los beneficios siempre hay impedimentos que tienen que ser tomados en cuenta, a saber el uso responsable y el cyber-bullying </w:t>
      </w:r>
      <w:r w:rsidR="006306FC" w:rsidRPr="00EE580E">
        <w:rPr>
          <w:rFonts w:ascii="Arial" w:hAnsi="Arial" w:cs="Arial"/>
        </w:rPr>
        <w:fldChar w:fldCharType="begin"/>
      </w:r>
      <w:r w:rsidR="006306FC" w:rsidRPr="00EE580E">
        <w:rPr>
          <w:rFonts w:ascii="Arial" w:hAnsi="Arial" w:cs="Arial"/>
        </w:rPr>
        <w:instrText xml:space="preserve"> ADDIN ZOTERO_ITEM CSL_CITATION {"citationID":"uT7AxqYj","properties":{"formattedCitation":"(Morrisey, 2007)","plainCitation":"(Morrisey, 2007)","noteIndex":0},"citationItems":[{"id":37,"uris":["http://zotero.org/users/9702781/items/2KCW8SAQ"],"itemData":{"id":37,"type":"paper-conference","title":"El uso de TIC en la enseñanza y el aprendizaje. Cuestiones y desafíos","author":[{"family":"Morrisey","given":""}],"issued":{"date-parts":[["2007"]]}}}],"schema":"https://github.com/citation-style-language/schema/raw/master/csl-citation.json"} </w:instrText>
      </w:r>
      <w:r w:rsidR="006306FC" w:rsidRPr="00EE580E">
        <w:rPr>
          <w:rFonts w:ascii="Arial" w:hAnsi="Arial" w:cs="Arial"/>
        </w:rPr>
        <w:fldChar w:fldCharType="separate"/>
      </w:r>
      <w:r w:rsidR="006306FC" w:rsidRPr="00EE580E">
        <w:rPr>
          <w:rFonts w:ascii="Arial" w:hAnsi="Arial" w:cs="Arial"/>
        </w:rPr>
        <w:t>(Morrisey, 2007)</w:t>
      </w:r>
      <w:r w:rsidR="006306FC" w:rsidRPr="00EE580E">
        <w:rPr>
          <w:rFonts w:ascii="Arial" w:hAnsi="Arial" w:cs="Arial"/>
        </w:rPr>
        <w:fldChar w:fldCharType="end"/>
      </w:r>
      <w:r w:rsidR="006306FC" w:rsidRPr="00EE580E">
        <w:rPr>
          <w:rFonts w:ascii="Arial" w:hAnsi="Arial" w:cs="Arial"/>
        </w:rPr>
        <w:t>,</w:t>
      </w:r>
      <w:r w:rsidRPr="00EE580E">
        <w:rPr>
          <w:rFonts w:ascii="Arial" w:hAnsi="Arial" w:cs="Arial"/>
        </w:rPr>
        <w:t>el elevado coste que suponen las TIC y su implantación, la posible distracción del alumnado si no se emplea correctamente, la inadecuada formación en valores, nuevamente si no se emplea correctamente, la posibilidad de solo quedarse en lo lúdico, dejando de lado la formación, o el hecho de que esta motivación que tanto se ha comentado puede ser considerada por algunos efímera</w:t>
      </w:r>
      <w:r w:rsidR="006306FC" w:rsidRPr="00EE580E">
        <w:rPr>
          <w:rFonts w:ascii="Arial" w:hAnsi="Arial" w:cs="Arial"/>
        </w:rPr>
        <w:t xml:space="preserve"> </w:t>
      </w:r>
      <w:r w:rsidR="006306FC" w:rsidRPr="00EE580E">
        <w:rPr>
          <w:rFonts w:ascii="Arial" w:hAnsi="Arial" w:cs="Arial"/>
        </w:rPr>
        <w:fldChar w:fldCharType="begin"/>
      </w:r>
      <w:r w:rsidR="006306FC" w:rsidRPr="00EE580E">
        <w:rPr>
          <w:rFonts w:ascii="Arial" w:hAnsi="Arial" w:cs="Arial"/>
        </w:rPr>
        <w:instrText xml:space="preserve"> ADDIN ZOTERO_ITEM CSL_CITATION {"citationID":"IzDFO9Cr","properties":{"formattedCitation":"(Prieto, 2017)","plainCitation":"(Prieto, 2017)","noteIndex":0},"citationItems":[{"id":5,"uris":["http://zotero.org/users/9702781/items/ZP5YXGMH"],"itemData":{"id":5,"type":"article-journal","abstract":"La gamificación usando tecnología es un vector de innovación educativa que irrumpe con fuerza en el aula del S XXI. Se trata de aplicar la mecánica de los juegos a las tareas escolares usando distintas soluciones tecnológicas con el propósito de mejorar la adquisición de competencias, incrementar la motivación y favorecer una mayor participación del alumnado.","language":"es","page":"6","source":"Zotero","title":"Experiencia de gamificación TIC para el aula","author":[{"family":"Prieto","given":"Fernando Posada"}],"issued":{"date-parts":[["2017"]]}}}],"schema":"https://github.com/citation-style-language/schema/raw/master/csl-citation.json"} </w:instrText>
      </w:r>
      <w:r w:rsidR="006306FC" w:rsidRPr="00EE580E">
        <w:rPr>
          <w:rFonts w:ascii="Arial" w:hAnsi="Arial" w:cs="Arial"/>
        </w:rPr>
        <w:fldChar w:fldCharType="separate"/>
      </w:r>
      <w:r w:rsidR="006306FC" w:rsidRPr="00EE580E">
        <w:rPr>
          <w:rFonts w:ascii="Arial" w:hAnsi="Arial" w:cs="Arial"/>
        </w:rPr>
        <w:t>(Prieto, 2017)</w:t>
      </w:r>
      <w:r w:rsidR="006306FC" w:rsidRPr="00EE580E">
        <w:rPr>
          <w:rFonts w:ascii="Arial" w:hAnsi="Arial" w:cs="Arial"/>
        </w:rPr>
        <w:fldChar w:fldCharType="end"/>
      </w:r>
      <w:r w:rsidR="006306FC" w:rsidRPr="00EE580E">
        <w:rPr>
          <w:rFonts w:ascii="Arial" w:hAnsi="Arial" w:cs="Arial"/>
        </w:rPr>
        <w:t>.</w:t>
      </w:r>
    </w:p>
    <w:p w14:paraId="7891CA1D" w14:textId="06B195C9" w:rsidR="006649A0" w:rsidRPr="00EE580E" w:rsidRDefault="006649A0">
      <w:pPr>
        <w:spacing w:afterLines="120" w:after="288" w:line="360" w:lineRule="auto"/>
        <w:ind w:firstLine="709"/>
        <w:jc w:val="both"/>
        <w:rPr>
          <w:rFonts w:ascii="Arial" w:hAnsi="Arial" w:cs="Arial"/>
        </w:rPr>
        <w:pPrChange w:id="1087" w:author="MIGUEL FUERTES FERNANDEZ" w:date="2022-08-06T19:31:00Z">
          <w:pPr/>
        </w:pPrChange>
      </w:pPr>
      <w:r w:rsidRPr="00EE580E">
        <w:rPr>
          <w:rFonts w:ascii="Arial" w:hAnsi="Arial" w:cs="Arial"/>
        </w:rPr>
        <w:t>Hasta este punto hemos dado un repaso a las herramientas o aptitudes más utilizadas en las TIC de cara al alumnado. Pero ¿</w:t>
      </w:r>
      <w:del w:id="1088" w:author="Usuario de Microsoft Office" w:date="2022-07-07T20:29:00Z">
        <w:r w:rsidRPr="00EE580E" w:rsidDel="000E26C9">
          <w:rPr>
            <w:rFonts w:ascii="Arial" w:hAnsi="Arial" w:cs="Arial"/>
          </w:rPr>
          <w:delText xml:space="preserve">Qué </w:delText>
        </w:r>
      </w:del>
      <w:ins w:id="1089" w:author="Usuario de Microsoft Office" w:date="2022-07-07T20:29:00Z">
        <w:r w:rsidR="000E26C9" w:rsidRPr="00EE580E">
          <w:rPr>
            <w:rFonts w:ascii="Arial" w:hAnsi="Arial" w:cs="Arial"/>
          </w:rPr>
          <w:t xml:space="preserve">qué </w:t>
        </w:r>
      </w:ins>
      <w:r w:rsidRPr="00EE580E">
        <w:rPr>
          <w:rFonts w:ascii="Arial" w:hAnsi="Arial" w:cs="Arial"/>
        </w:rPr>
        <w:t xml:space="preserve">herramientas se proponen hoy para ayudar a la organización y gestión por parte del profesorado? </w:t>
      </w:r>
      <w:del w:id="1090" w:author="Usuario de Microsoft Office" w:date="2022-07-07T20:29:00Z">
        <w:r w:rsidRPr="00EE580E" w:rsidDel="000E26C9">
          <w:rPr>
            <w:rFonts w:ascii="Arial" w:hAnsi="Arial" w:cs="Arial"/>
          </w:rPr>
          <w:delText xml:space="preserve">A </w:delText>
        </w:r>
        <w:r w:rsidR="0019301B" w:rsidRPr="00EE580E" w:rsidDel="000E26C9">
          <w:rPr>
            <w:rFonts w:ascii="Arial" w:hAnsi="Arial" w:cs="Arial"/>
          </w:rPr>
          <w:delText>continuación,</w:delText>
        </w:r>
        <w:r w:rsidRPr="00EE580E" w:rsidDel="000E26C9">
          <w:rPr>
            <w:rFonts w:ascii="Arial" w:hAnsi="Arial" w:cs="Arial"/>
          </w:rPr>
          <w:delText xml:space="preserve"> se expondrá la poca abundancia de herramientas y porque se propone este trabajo y su herramienta.</w:delText>
        </w:r>
      </w:del>
    </w:p>
    <w:p w14:paraId="1334CB51" w14:textId="3888FF06" w:rsidR="006649A0" w:rsidRPr="00EE580E" w:rsidRDefault="0043046C">
      <w:pPr>
        <w:spacing w:afterLines="120" w:after="288" w:line="360" w:lineRule="auto"/>
        <w:ind w:firstLine="709"/>
        <w:jc w:val="both"/>
        <w:rPr>
          <w:rFonts w:ascii="Arial" w:hAnsi="Arial" w:cs="Arial"/>
        </w:rPr>
        <w:pPrChange w:id="1091" w:author="MIGUEL FUERTES FERNANDEZ" w:date="2022-08-06T19:31:00Z">
          <w:pPr/>
        </w:pPrChange>
      </w:pPr>
      <w:r w:rsidRPr="00EE580E">
        <w:rPr>
          <w:rFonts w:ascii="Arial" w:hAnsi="Arial" w:cs="Arial"/>
        </w:rPr>
        <w:t>Si bien es cierto que, en cierta medida, las herramientas previamente mencionadas ayudan al docente, todas ellas tienen como finalidad que el alumno utilice las TIC. Pocas herramientas hay que sean intrínsecamente del profesor. Gamiz-Sanchez propone la e-rubrica como solución, aportando una herramienta exclusiva para el profesorado, el alumno tiene intervención, pero el resultado es claramente para el profesor</w:t>
      </w:r>
      <w:r w:rsidR="006306FC" w:rsidRPr="00EE580E">
        <w:rPr>
          <w:rFonts w:ascii="Arial" w:hAnsi="Arial" w:cs="Arial"/>
        </w:rPr>
        <w:t xml:space="preserve"> </w:t>
      </w:r>
      <w:r w:rsidR="006306FC" w:rsidRPr="00EE580E">
        <w:rPr>
          <w:rFonts w:ascii="Arial" w:hAnsi="Arial" w:cs="Arial"/>
        </w:rPr>
        <w:fldChar w:fldCharType="begin"/>
      </w:r>
      <w:r w:rsidR="003A3B63" w:rsidRPr="00EE580E">
        <w:rPr>
          <w:rFonts w:ascii="Arial" w:hAnsi="Arial" w:cs="Arial"/>
        </w:rPr>
        <w:instrText xml:space="preserve"> ADDIN ZOTERO_ITEM CSL_CITATION {"citationID":"6EAzrpyW","properties":{"formattedCitation":"(G\\uc0\\u225{}miz S\\uc0\\u225{}nchez et\\uc0\\u160{}al., 2015)","plainCitation":"(Gámiz Sánchez et al., 2015)","noteIndex":0},"citationItems":[{"id":3,"uris":["http://zotero.org/users/9702781/items/JVTNRSEI"],"itemData":{"id":3,"type":"article-journal","abstract":"&lt;p&gt;Este artículo presenta un estudio sobre la construcción de e-rúbricas para la autoevaluación. Las rúbricas, como instrumento de autoevaluación, permiten la reflexión, aportan al estudiante una mayor implicación en su aprendizaje y un mayor grado de conciencia de sus propios logros. En este caso, se logró la colaboración del estudiante desde el mismo momento del diseño y creación de la rúbrica a través de un proceso de construcción colaborativa donde participaron estudiantes y profesorado. La investigación1 se realizó con estudiantes del grado de Pedagogía de la Universidad de Granada que cursaron una materia optativa de tercer curso de la titulación. Se desarrolló en varias etapas sucesivas durante un cuatrimestre: la formación para el uso de rúbricas electrónicas, el diseño y construcción de las e-rúbricas, la utilización de las e-rúbricas elaboradas como instrumento de autoevaluación y la aplicación de un cuestionario a las estudiantes participantes para conocer sus opiniones y valoración sobre el uso de la e-rúbrica. Es importante considerar que cuando se evalúa con herramientas innovadoras es fundamental que los alumnos no sólo conozcan el instrumento, sino que se les forme e informe sobre el potencial e importancia que este tiene para la mejora de sus aprendizajes y, lo más importante, lo usen y lo incorporen a sus propias prácticas evaluadoras. Como resultado principal, las estudiantes destacaron la importancia de la rúbrica para guiar y reflexionar sobre su aprendizaje y su capacidad para predecir sus resultados en la asignatura.&lt;/p&gt;&lt;p&gt;&lt;strong&gt;ABSTRACT&lt;/strong&gt;&lt;/p&gt;&lt;p&gt;&lt;strong&gt;Building a collaborative e-rubric for educational self-assessment in degree of pedagogy.&lt;/strong&gt;&lt;/p&gt;&lt;p&gt;This paper is focused on the self-assessment trough e-rubrics. Rubrics as an instrument of self-assessment involve a process of reflection that can contribute to increase the involvement and awareness of their own achievements. Here we wanted to engage students from the design and creation of rubric through a collaborative process of building an e-rubric by the students and the teacher. In this study, undergraduate students of Pedagogy participated in an elective subject in their third year. It was developed in several stages in a semester: training for using e-rubrics, designing and construction of e-rubrics, using the e-rubric as a tool for self-assessment and filling a final questionnaire to collect their views. It’s important to consider that when we work with innovative strategies of assessment, students have to know not only the features of the instrument but also they have to know the influence to improve their learning processes and they have to achieve the ability to incorporate it to their own skills as education professionals. As main result, students highlighted the importance of rubrics to guide their learning processes and to reflect about it and the capacity of rubric to predict their performance in the subject.&lt;/p&gt;","container-title":"REDU. Revista de Docencia Universitaria","DOI":"10.4995/redu.2015.6438","ISSN":"1887-4592, 1887-4592","issue":"1","journalAbbreviation":"REDU","language":"es","page":"319","source":"DOI.org (Crossref)","title":"Construcción colaborativa de una e-rúbrica para la autoevaluación formativa en estudios universitarios de pedagogía","volume":"13","author":[{"family":"Gámiz Sánchez","given":"Vanesa María"},{"family":"Torres Hernández","given":"Norma"},{"family":"Gallego Arrufat","given":"María Jesús"}],"issued":{"date-parts":[["2015",3,28]]}}}],"schema":"https://github.com/citation-style-language/schema/raw/master/csl-citation.json"} </w:instrText>
      </w:r>
      <w:r w:rsidR="006306FC" w:rsidRPr="00EE580E">
        <w:rPr>
          <w:rFonts w:ascii="Arial" w:hAnsi="Arial" w:cs="Arial"/>
        </w:rPr>
        <w:fldChar w:fldCharType="separate"/>
      </w:r>
      <w:r w:rsidR="003A3B63" w:rsidRPr="00EE580E">
        <w:rPr>
          <w:rFonts w:ascii="Arial" w:hAnsi="Arial" w:cs="Arial"/>
          <w:szCs w:val="24"/>
        </w:rPr>
        <w:t>(Gámiz Sánchez et al., 2015)</w:t>
      </w:r>
      <w:r w:rsidR="006306FC" w:rsidRPr="00EE580E">
        <w:rPr>
          <w:rFonts w:ascii="Arial" w:hAnsi="Arial" w:cs="Arial"/>
        </w:rPr>
        <w:fldChar w:fldCharType="end"/>
      </w:r>
      <w:r w:rsidRPr="00EE580E">
        <w:rPr>
          <w:rFonts w:ascii="Arial" w:hAnsi="Arial" w:cs="Arial"/>
        </w:rPr>
        <w:t>.</w:t>
      </w:r>
    </w:p>
    <w:p w14:paraId="446485CC" w14:textId="02DE8986" w:rsidR="0043046C" w:rsidRPr="00EE580E" w:rsidRDefault="0043046C">
      <w:pPr>
        <w:spacing w:afterLines="120" w:after="288" w:line="360" w:lineRule="auto"/>
        <w:ind w:firstLine="709"/>
        <w:jc w:val="both"/>
        <w:rPr>
          <w:rFonts w:ascii="Arial" w:hAnsi="Arial" w:cs="Arial"/>
        </w:rPr>
        <w:pPrChange w:id="1092" w:author="MIGUEL FUERTES FERNANDEZ" w:date="2022-08-06T19:31:00Z">
          <w:pPr/>
        </w:pPrChange>
      </w:pPr>
      <w:r w:rsidRPr="00EE580E">
        <w:rPr>
          <w:rFonts w:ascii="Arial" w:hAnsi="Arial" w:cs="Arial"/>
        </w:rPr>
        <w:t>Una rubrica es un conjunto de indicadores que dicen al docente que el alumno ha completado o adquirido una competencia. De esta manera, la herramienta que se propone es una rubrica online que sirve de auto evaluación y reflexión donde el alumno toma conciencia de sus logros y se implica en su aprendizaje.</w:t>
      </w:r>
    </w:p>
    <w:p w14:paraId="2E4E7B66" w14:textId="7D571C53" w:rsidR="0043046C" w:rsidRPr="00EE580E" w:rsidRDefault="0043046C">
      <w:pPr>
        <w:spacing w:afterLines="120" w:after="288" w:line="360" w:lineRule="auto"/>
        <w:ind w:firstLine="709"/>
        <w:jc w:val="both"/>
        <w:rPr>
          <w:rFonts w:ascii="Arial" w:hAnsi="Arial" w:cs="Arial"/>
        </w:rPr>
        <w:pPrChange w:id="1093" w:author="MIGUEL FUERTES FERNANDEZ" w:date="2022-08-06T19:31:00Z">
          <w:pPr/>
        </w:pPrChange>
      </w:pPr>
      <w:r w:rsidRPr="00EE580E">
        <w:rPr>
          <w:rFonts w:ascii="Arial" w:hAnsi="Arial" w:cs="Arial"/>
        </w:rPr>
        <w:t>Dice Morales, que han de ser herramientas funcionales, que favorezcan la actuación y tengan función en la entidad (universidad, instituto, colegio). Por este motivo, la propuesta de Gomez-Sanchez</w:t>
      </w:r>
      <w:ins w:id="1094" w:author="Usuario de Microsoft Office" w:date="2022-07-07T20:29:00Z">
        <w:r w:rsidR="000E26C9" w:rsidRPr="00EE580E">
          <w:rPr>
            <w:rFonts w:ascii="Arial" w:hAnsi="Arial" w:cs="Arial"/>
          </w:rPr>
          <w:t xml:space="preserve"> </w:t>
        </w:r>
      </w:ins>
      <w:r w:rsidRPr="00EE580E">
        <w:rPr>
          <w:rFonts w:ascii="Arial" w:hAnsi="Arial" w:cs="Arial"/>
        </w:rPr>
        <w:t>involucr</w:t>
      </w:r>
      <w:r w:rsidR="00E27964" w:rsidRPr="00EE580E">
        <w:rPr>
          <w:rFonts w:ascii="Arial" w:hAnsi="Arial" w:cs="Arial"/>
        </w:rPr>
        <w:t>ó</w:t>
      </w:r>
      <w:r w:rsidRPr="00EE580E">
        <w:rPr>
          <w:rFonts w:ascii="Arial" w:hAnsi="Arial" w:cs="Arial"/>
        </w:rPr>
        <w:t xml:space="preserve"> a los alumnos en la construcción de esta e-rubrica</w:t>
      </w:r>
      <w:r w:rsidR="003A3B63" w:rsidRPr="00EE580E">
        <w:rPr>
          <w:rFonts w:ascii="Arial" w:hAnsi="Arial" w:cs="Arial"/>
        </w:rPr>
        <w:t xml:space="preserve"> </w:t>
      </w:r>
      <w:r w:rsidR="003A3B63" w:rsidRPr="00EE580E">
        <w:rPr>
          <w:rFonts w:ascii="Arial" w:hAnsi="Arial" w:cs="Arial"/>
        </w:rPr>
        <w:fldChar w:fldCharType="begin"/>
      </w:r>
      <w:r w:rsidR="003A3B63" w:rsidRPr="00EE580E">
        <w:rPr>
          <w:rFonts w:ascii="Arial" w:hAnsi="Arial" w:cs="Arial"/>
        </w:rPr>
        <w:instrText xml:space="preserve"> ADDIN ZOTERO_ITEM CSL_CITATION {"citationID":"HYj5yf3L","properties":{"formattedCitation":"(G\\uc0\\u225{}miz S\\uc0\\u225{}nchez et\\uc0\\u160{}al., 2015; Morales Vera et\\uc0\\u160{}al., 2019)","plainCitation":"(Gámiz Sánchez et al., 2015; Morales Vera et al., 2019)","noteIndex":0},"citationItems":[{"id":3,"uris":["http://zotero.org/users/9702781/items/JVTNRSEI"],"itemData":{"id":3,"type":"article-journal","abstract":"&lt;p&gt;Este artículo presenta un estudio sobre la construcción de e-rúbricas para la autoevaluación. Las rúbricas, como instrumento de autoevaluación, permiten la reflexión, aportan al estudiante una mayor implicación en su aprendizaje y un mayor grado de conciencia de sus propios logros. En este caso, se logró la colaboración del estudiante desde el mismo momento del diseño y creación de la rúbrica a través de un proceso de construcción colaborativa donde participaron estudiantes y profesorado. La investigación1 se realizó con estudiantes del grado de Pedagogía de la Universidad de Granada que cursaron una materia optativa de tercer curso de la titulación. Se desarrolló en varias etapas sucesivas durante un cuatrimestre: la formación para el uso de rúbricas electrónicas, el diseño y construcción de las e-rúbricas, la utilización de las e-rúbricas elaboradas como instrumento de autoevaluación y la aplicación de un cuestionario a las estudiantes participantes para conocer sus opiniones y valoración sobre el uso de la e-rúbrica. Es importante considerar que cuando se evalúa con herramientas innovadoras es fundamental que los alumnos no sólo conozcan el instrumento, sino que se les forme e informe sobre el potencial e importancia que este tiene para la mejora de sus aprendizajes y, lo más importante, lo usen y lo incorporen a sus propias prácticas evaluadoras. Como resultado principal, las estudiantes destacaron la importancia de la rúbrica para guiar y reflexionar sobre su aprendizaje y su capacidad para predecir sus resultados en la asignatura.&lt;/p&gt;&lt;p&gt;&lt;strong&gt;ABSTRACT&lt;/strong&gt;&lt;/p&gt;&lt;p&gt;&lt;strong&gt;Building a collaborative e-rubric for educational self-assessment in degree of pedagogy.&lt;/strong&gt;&lt;/p&gt;&lt;p&gt;This paper is focused on the self-assessment trough e-rubrics. Rubrics as an instrument of self-assessment involve a process of reflection that can contribute to increase the involvement and awareness of their own achievements. Here we wanted to engage students from the design and creation of rubric through a collaborative process of building an e-rubric by the students and the teacher. In this study, undergraduate students of Pedagogy participated in an elective subject in their third year. It was developed in several stages in a semester: training for using e-rubrics, designing and construction of e-rubrics, using the e-rubric as a tool for self-assessment and filling a final questionnaire to collect their views. It’s important to consider that when we work with innovative strategies of assessment, students have to know not only the features of the instrument but also they have to know the influence to improve their learning processes and they have to achieve the ability to incorporate it to their own skills as education professionals. As main result, students highlighted the importance of rubrics to guide their learning processes and to reflect about it and the capacity of rubric to predict their performance in the subject.&lt;/p&gt;","container-title":"REDU. Revista de Docencia Universitaria","DOI":"10.4995/redu.2015.6438","ISSN":"1887-4592, 1887-4592","issue":"1","journalAbbreviation":"REDU","language":"es","page":"319","source":"DOI.org (Crossref)","title":"Construcción colaborativa de una e-rúbrica para la autoevaluación formativa en estudios universitarios de pedagogía","volume":"13","author":[{"family":"Gámiz Sánchez","given":"Vanesa María"},{"family":"Torres Hernández","given":"Norma"},{"family":"Gallego Arrufat","given":"María Jesús"}],"issued":{"date-parts":[["2015",3,28]]}}},{"id":1,"uris":["http://zotero.org/users/9702781/items/3NEQ6QXZ"],"itemData":{"id":1,"type":"article-journal","abstract":"The evolution of society has had as a characteristic the growth of knowledge. This acquisition of knowledge has allowed humanity to guarantee its basic needs. One of the spaces where the development of knowledge continues to be promoted are universities. Within these, the way in which knowledge is imparted has been rooted in a totally conductivist culture where a person is the owner of knowledge and its function is to impart it to a group of people, in this case students. In this globalized world, knowledge is developed by everyone who lives within the classroom and this occurs through the advancement of information and communication technologies. The fear of change, conformism, leaving the comfort zone, among others, are the subjective parameters within the teaching, which do not allow the new pedagogical tools can help to foster a new culture within the university cloister. Therefore, the general objective of this research is to analyze the digital competences in teachers as a challenge of higher education. The methodology used was based on documentary and bibliographic research. The results obtained were based on ICT as tools in higher education in Ecuador, innovative digital tools in higher education and the relation of ICT and teachers in higher education. As a conclusion, it was obtained that the transformation of pedagogy at a higher level has begun slowly, which will allow the generation of knowledge quickly and efficiently with the help of digital tools, allowing competences in teachers to be feasible. that the professor will be in his power to be attached to the change that is being lived in this globalized world, as well as to count on the support in equipment and infrastructure on the part of the institutes of superior education.","container-title":"RECIAMUC","DOI":"10.26820/reciamuc/3.(3).julio.2019.1006-1034","ISSN":"25880748","issue":"3","journalAbbreviation":"RECIAMUC","language":"es","page":"1006-1034","source":"DOI.org (Crossref)","title":"Competencias digitales en docentes: desafío de la educación superior","title-short":"Competencias digitales en docentes","volume":"3","author":[{"family":"Morales Vera","given":"Carlos Fernando"},{"family":"Reyes Suárez","given":"Lourdes Ximena"},{"family":"Medina Suarez","given":"Mariana Noemi"},{"family":"Villon Cruz","given":"Amir Ricardo"}],"issued":{"date-parts":[["2019",7,1]]}}}],"schema":"https://github.com/citation-style-language/schema/raw/master/csl-citation.json"} </w:instrText>
      </w:r>
      <w:r w:rsidR="003A3B63" w:rsidRPr="00EE580E">
        <w:rPr>
          <w:rFonts w:ascii="Arial" w:hAnsi="Arial" w:cs="Arial"/>
        </w:rPr>
        <w:fldChar w:fldCharType="separate"/>
      </w:r>
      <w:r w:rsidR="003A3B63" w:rsidRPr="00EE580E">
        <w:rPr>
          <w:rFonts w:ascii="Arial" w:hAnsi="Arial" w:cs="Arial"/>
          <w:szCs w:val="24"/>
        </w:rPr>
        <w:t>(Gámiz Sánchez et al., 2015; Morales Vera et al., 2019)</w:t>
      </w:r>
      <w:r w:rsidR="003A3B63" w:rsidRPr="00EE580E">
        <w:rPr>
          <w:rFonts w:ascii="Arial" w:hAnsi="Arial" w:cs="Arial"/>
        </w:rPr>
        <w:fldChar w:fldCharType="end"/>
      </w:r>
      <w:r w:rsidR="00E27964" w:rsidRPr="00EE580E">
        <w:rPr>
          <w:rFonts w:ascii="Arial" w:hAnsi="Arial" w:cs="Arial"/>
        </w:rPr>
        <w:t>.</w:t>
      </w:r>
    </w:p>
    <w:p w14:paraId="32F82C53" w14:textId="166F7706" w:rsidR="00E27964" w:rsidRPr="00EE580E" w:rsidRDefault="00E27964">
      <w:pPr>
        <w:spacing w:afterLines="120" w:after="288" w:line="360" w:lineRule="auto"/>
        <w:ind w:firstLine="709"/>
        <w:jc w:val="both"/>
        <w:rPr>
          <w:rFonts w:ascii="Arial" w:hAnsi="Arial" w:cs="Arial"/>
        </w:rPr>
        <w:pPrChange w:id="1095" w:author="MIGUEL FUERTES FERNANDEZ" w:date="2022-08-06T19:31:00Z">
          <w:pPr/>
        </w:pPrChange>
      </w:pPr>
      <w:r w:rsidRPr="00EE580E">
        <w:rPr>
          <w:rFonts w:ascii="Arial" w:hAnsi="Arial" w:cs="Arial"/>
        </w:rPr>
        <w:t>Con este ejercicio, lo que se consiguió fue que el estudiante fuera dueño de sus propios objetivos, que pudiera revisar y contrastar y que tuviera en cuenta las valoraciones. Así mismo, al ser online, facilitaba el dialogo entre docente y alumno.</w:t>
      </w:r>
    </w:p>
    <w:p w14:paraId="78D30631" w14:textId="77777777" w:rsidR="00E27964" w:rsidRPr="00EE580E" w:rsidRDefault="00E27964">
      <w:pPr>
        <w:spacing w:afterLines="120" w:after="288" w:line="360" w:lineRule="auto"/>
        <w:ind w:firstLine="709"/>
        <w:jc w:val="both"/>
        <w:rPr>
          <w:rFonts w:ascii="Arial" w:hAnsi="Arial" w:cs="Arial"/>
        </w:rPr>
        <w:pPrChange w:id="1096" w:author="MIGUEL FUERTES FERNANDEZ" w:date="2022-08-06T19:31:00Z">
          <w:pPr/>
        </w:pPrChange>
      </w:pPr>
      <w:r w:rsidRPr="00EE580E">
        <w:rPr>
          <w:rFonts w:ascii="Arial" w:hAnsi="Arial" w:cs="Arial"/>
        </w:rPr>
        <w:t>Mas allá de esta herramienta, Herrada propone una lista de herramientas entre las que se pueden encontrar algunas destinadas a la gestión de contenidos o plataformas online de comunicación, que en cierta manera sí que ayudan al profesorado, pero no son intrínsecamente del profesorado.</w:t>
      </w:r>
    </w:p>
    <w:p w14:paraId="2E76E5FC" w14:textId="77777777" w:rsidR="00194FF0" w:rsidRPr="00EE580E" w:rsidRDefault="006D488B">
      <w:pPr>
        <w:keepNext/>
        <w:spacing w:afterLines="120" w:after="288" w:line="360" w:lineRule="auto"/>
        <w:ind w:firstLine="709"/>
        <w:jc w:val="center"/>
        <w:rPr>
          <w:ins w:id="1097" w:author="MIGUEL FUERTES FERNANDEZ" w:date="2022-08-06T20:08:00Z"/>
        </w:rPr>
        <w:pPrChange w:id="1098" w:author="MIGUEL FUERTES FERNANDEZ" w:date="2022-08-06T20:08:00Z">
          <w:pPr>
            <w:spacing w:afterLines="120" w:after="288" w:line="360" w:lineRule="auto"/>
            <w:ind w:firstLine="709"/>
            <w:jc w:val="center"/>
          </w:pPr>
        </w:pPrChange>
      </w:pPr>
      <w:r w:rsidRPr="00EE580E">
        <w:rPr>
          <w:rFonts w:ascii="Arial" w:hAnsi="Arial" w:cs="Arial"/>
          <w:noProof/>
          <w:lang w:eastAsia="es-ES_tradnl"/>
        </w:rPr>
        <w:drawing>
          <wp:inline distT="0" distB="0" distL="0" distR="0" wp14:anchorId="0D1E3AC0" wp14:editId="341A6E53">
            <wp:extent cx="4468633" cy="5579107"/>
            <wp:effectExtent l="0" t="0" r="1905" b="0"/>
            <wp:docPr id="13" name="Imagen 13"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de la pantalla de un celular con letras&#10;&#10;Descripción generada automáticamente con confianza media"/>
                    <pic:cNvPicPr/>
                  </pic:nvPicPr>
                  <pic:blipFill>
                    <a:blip r:embed="rId19">
                      <a:extLst>
                        <a:ext uri="{28A0092B-C50C-407E-A947-70E740481C1C}">
                          <a14:useLocalDpi xmlns:a14="http://schemas.microsoft.com/office/drawing/2010/main" val="0"/>
                        </a:ext>
                      </a:extLst>
                    </a:blip>
                    <a:stretch>
                      <a:fillRect/>
                    </a:stretch>
                  </pic:blipFill>
                  <pic:spPr>
                    <a:xfrm>
                      <a:off x="0" y="0"/>
                      <a:ext cx="4549831" cy="5680483"/>
                    </a:xfrm>
                    <a:prstGeom prst="rect">
                      <a:avLst/>
                    </a:prstGeom>
                  </pic:spPr>
                </pic:pic>
              </a:graphicData>
            </a:graphic>
          </wp:inline>
        </w:drawing>
      </w:r>
    </w:p>
    <w:p w14:paraId="73A98E95" w14:textId="0C77F1F0" w:rsidR="006D488B" w:rsidRPr="00EE580E" w:rsidRDefault="00194FF0">
      <w:pPr>
        <w:pStyle w:val="Caption"/>
        <w:jc w:val="center"/>
        <w:rPr>
          <w:rFonts w:ascii="Arial" w:hAnsi="Arial" w:cs="Arial"/>
        </w:rPr>
        <w:pPrChange w:id="1099" w:author="MIGUEL FUERTES FERNANDEZ" w:date="2022-08-06T20:08:00Z">
          <w:pPr>
            <w:jc w:val="center"/>
          </w:pPr>
        </w:pPrChange>
      </w:pPr>
      <w:bookmarkStart w:id="1100" w:name="_Toc112179534"/>
      <w:ins w:id="1101" w:author="MIGUEL FUERTES FERNANDEZ" w:date="2022-08-06T20:08:00Z">
        <w:r w:rsidRPr="00EE580E">
          <w:t xml:space="preserve">Tabla </w:t>
        </w:r>
      </w:ins>
      <w:ins w:id="1102" w:author="MIGUEL FUERTES FERNANDEZ" w:date="2022-08-14T18:21:00Z">
        <w:r w:rsidR="00436BF0" w:rsidRPr="00EE580E">
          <w:fldChar w:fldCharType="begin"/>
        </w:r>
        <w:r w:rsidR="00436BF0" w:rsidRPr="00EE580E">
          <w:instrText xml:space="preserve"> SEQ Tabla \* ARABIC </w:instrText>
        </w:r>
      </w:ins>
      <w:r w:rsidR="00436BF0" w:rsidRPr="00EE580E">
        <w:fldChar w:fldCharType="separate"/>
      </w:r>
      <w:ins w:id="1103" w:author="MIGUEL FUERTES FERNANDEZ" w:date="2022-08-25T19:35:00Z">
        <w:r w:rsidR="00F6173C">
          <w:rPr>
            <w:noProof/>
          </w:rPr>
          <w:t>2</w:t>
        </w:r>
      </w:ins>
      <w:ins w:id="1104" w:author="MIGUEL FUERTES FERNANDEZ" w:date="2022-08-14T18:21:00Z">
        <w:r w:rsidR="00436BF0" w:rsidRPr="00EE580E">
          <w:fldChar w:fldCharType="end"/>
        </w:r>
      </w:ins>
      <w:ins w:id="1105" w:author="MIGUEL FUERTES FERNANDEZ" w:date="2022-08-06T20:08:00Z">
        <w:r w:rsidRPr="00EE580E">
          <w:t xml:space="preserve"> - Herrada 2018</w:t>
        </w:r>
      </w:ins>
      <w:bookmarkEnd w:id="1100"/>
    </w:p>
    <w:p w14:paraId="1662CB5C" w14:textId="77777777" w:rsidR="00E27964" w:rsidRPr="00EE580E" w:rsidRDefault="00E27964">
      <w:pPr>
        <w:spacing w:afterLines="120" w:after="288" w:line="360" w:lineRule="auto"/>
        <w:ind w:firstLine="709"/>
        <w:jc w:val="both"/>
        <w:rPr>
          <w:rFonts w:ascii="Arial" w:hAnsi="Arial" w:cs="Arial"/>
        </w:rPr>
        <w:pPrChange w:id="1106" w:author="MIGUEL FUERTES FERNANDEZ" w:date="2022-08-06T19:31:00Z">
          <w:pPr>
            <w:jc w:val="both"/>
          </w:pPr>
        </w:pPrChange>
      </w:pPr>
    </w:p>
    <w:p w14:paraId="2F7FC3DB" w14:textId="072A5EDC" w:rsidR="00A14201" w:rsidRPr="00EE580E" w:rsidRDefault="00A14201">
      <w:pPr>
        <w:spacing w:afterLines="120" w:after="288" w:line="360" w:lineRule="auto"/>
        <w:ind w:firstLine="709"/>
        <w:jc w:val="both"/>
        <w:rPr>
          <w:rFonts w:ascii="Arial" w:hAnsi="Arial" w:cs="Arial"/>
        </w:rPr>
        <w:pPrChange w:id="1107" w:author="MIGUEL FUERTES FERNANDEZ" w:date="2022-08-06T19:31:00Z">
          <w:pPr/>
        </w:pPrChange>
      </w:pPr>
      <w:r w:rsidRPr="00EE580E">
        <w:rPr>
          <w:rFonts w:ascii="Arial" w:hAnsi="Arial" w:cs="Arial"/>
        </w:rPr>
        <w:t xml:space="preserve">De la tabla anterior, </w:t>
      </w:r>
      <w:r w:rsidR="00E33790" w:rsidRPr="00EE580E">
        <w:rPr>
          <w:rFonts w:ascii="Arial" w:hAnsi="Arial" w:cs="Arial"/>
        </w:rPr>
        <w:t>hay que destacar</w:t>
      </w:r>
      <w:r w:rsidRPr="00EE580E">
        <w:rPr>
          <w:rFonts w:ascii="Arial" w:hAnsi="Arial" w:cs="Arial"/>
        </w:rPr>
        <w:t xml:space="preserve"> las herramientas del primer bloque, </w:t>
      </w:r>
      <w:r w:rsidR="00E33790" w:rsidRPr="00EE580E">
        <w:rPr>
          <w:rFonts w:ascii="Arial" w:hAnsi="Arial" w:cs="Arial"/>
        </w:rPr>
        <w:t>M</w:t>
      </w:r>
      <w:r w:rsidRPr="00EE580E">
        <w:rPr>
          <w:rFonts w:ascii="Arial" w:hAnsi="Arial" w:cs="Arial"/>
        </w:rPr>
        <w:t xml:space="preserve">oddle, </w:t>
      </w:r>
      <w:r w:rsidR="00E33790" w:rsidRPr="00EE580E">
        <w:rPr>
          <w:rFonts w:ascii="Arial" w:hAnsi="Arial" w:cs="Arial"/>
        </w:rPr>
        <w:t>B</w:t>
      </w:r>
      <w:r w:rsidRPr="00EE580E">
        <w:rPr>
          <w:rFonts w:ascii="Arial" w:hAnsi="Arial" w:cs="Arial"/>
        </w:rPr>
        <w:t xml:space="preserve">lackboard, </w:t>
      </w:r>
      <w:r w:rsidR="00E33790" w:rsidRPr="00EE580E">
        <w:rPr>
          <w:rFonts w:ascii="Arial" w:hAnsi="Arial" w:cs="Arial"/>
        </w:rPr>
        <w:t>W</w:t>
      </w:r>
      <w:r w:rsidRPr="00EE580E">
        <w:rPr>
          <w:rFonts w:ascii="Arial" w:hAnsi="Arial" w:cs="Arial"/>
        </w:rPr>
        <w:t>eb</w:t>
      </w:r>
      <w:r w:rsidR="00E33790" w:rsidRPr="00EE580E">
        <w:rPr>
          <w:rFonts w:ascii="Arial" w:hAnsi="Arial" w:cs="Arial"/>
        </w:rPr>
        <w:t>CT</w:t>
      </w:r>
      <w:r w:rsidRPr="00EE580E">
        <w:rPr>
          <w:rFonts w:ascii="Arial" w:hAnsi="Arial" w:cs="Arial"/>
        </w:rPr>
        <w:t>.</w:t>
      </w:r>
    </w:p>
    <w:p w14:paraId="7875331E" w14:textId="71440F6A" w:rsidR="00A14201" w:rsidRPr="00EE580E" w:rsidRDefault="00974656">
      <w:pPr>
        <w:spacing w:afterLines="120" w:after="288" w:line="360" w:lineRule="auto"/>
        <w:ind w:firstLine="709"/>
        <w:jc w:val="both"/>
        <w:rPr>
          <w:rFonts w:ascii="Arial" w:hAnsi="Arial" w:cs="Arial"/>
        </w:rPr>
        <w:pPrChange w:id="1108" w:author="MIGUEL FUERTES FERNANDEZ" w:date="2022-08-06T19:31:00Z">
          <w:pPr/>
        </w:pPrChange>
      </w:pPr>
      <w:r w:rsidRPr="00EE580E">
        <w:rPr>
          <w:rFonts w:ascii="Arial" w:hAnsi="Arial" w:cs="Arial"/>
        </w:rPr>
        <w:t>De cara al docente solo se proponen mejoras, propuestas de alfabetización. Jimenez-Hernandez</w:t>
      </w:r>
      <w:ins w:id="1109" w:author="Usuario de Microsoft Office" w:date="2022-07-07T20:30:00Z">
        <w:r w:rsidR="000E26C9" w:rsidRPr="00EE580E">
          <w:rPr>
            <w:rFonts w:ascii="Arial" w:hAnsi="Arial" w:cs="Arial"/>
          </w:rPr>
          <w:t xml:space="preserve"> </w:t>
        </w:r>
      </w:ins>
      <w:r w:rsidRPr="00EE580E">
        <w:rPr>
          <w:rFonts w:ascii="Arial" w:hAnsi="Arial" w:cs="Arial"/>
        </w:rPr>
        <w:t>habla</w:t>
      </w:r>
      <w:del w:id="1110" w:author="Usuario de Microsoft Office" w:date="2022-07-07T20:30:00Z">
        <w:r w:rsidRPr="00EE580E" w:rsidDel="000E26C9">
          <w:rPr>
            <w:rFonts w:ascii="Arial" w:hAnsi="Arial" w:cs="Arial"/>
          </w:rPr>
          <w:delText>n</w:delText>
        </w:r>
      </w:del>
      <w:r w:rsidRPr="00EE580E">
        <w:rPr>
          <w:rFonts w:ascii="Arial" w:hAnsi="Arial" w:cs="Arial"/>
        </w:rPr>
        <w:t xml:space="preserve"> de una competencia digital del docente (CDD), recalcando el uso de aplicaciones para la resolución de problemas, así como las TIC como materias transversales. No proponen ninguna aplicación específica paras ser usada por los profesores</w:t>
      </w:r>
      <w:r w:rsidR="003A3B63" w:rsidRPr="00EE580E">
        <w:rPr>
          <w:rFonts w:ascii="Arial" w:hAnsi="Arial" w:cs="Arial"/>
        </w:rPr>
        <w:t xml:space="preserve"> </w:t>
      </w:r>
      <w:r w:rsidR="003A3B63" w:rsidRPr="00EE580E">
        <w:rPr>
          <w:rFonts w:ascii="Arial" w:hAnsi="Arial" w:cs="Arial"/>
        </w:rPr>
        <w:fldChar w:fldCharType="begin"/>
      </w:r>
      <w:r w:rsidR="003A3B63" w:rsidRPr="00EE580E">
        <w:rPr>
          <w:rFonts w:ascii="Arial" w:hAnsi="Arial" w:cs="Arial"/>
        </w:rPr>
        <w:instrText xml:space="preserve"> ADDIN ZOTERO_ITEM CSL_CITATION {"citationID":"BgYb5poo","properties":{"formattedCitation":"(Jim\\uc0\\u233{}nez Hern\\uc0\\u225{}ndez et\\uc0\\u160{}al., 2021)","plainCitation":"(Jiménez Hernández et al., 2021)","noteIndex":0},"citationItems":[{"id":2,"uris":["http://zotero.org/users/9702781/items/F337FCUN"],"itemData":{"id":2,"type":"article-journal","abstract":"Due to the current interest in the Teacher Digital Competence (TDC), both from the social and education fields, this article shows its state-of-art, in order to find out how the work on these skills is going both theoretically and empirically. Thus, we compile different models that stand out as training guides that facilitate TDC's development. We analyze different countries and institutions for this study, as well as their characteristics and purposes. For each model, we highlight research results that the models are based on to facilitate gaining TDC skills. We analyze how the educational community evaluates them and their results after their implementation in educational policy. We reveal that each TDC model implies a great burden of responsibility for institutions and educators. In order to be able to respond to the social and educational requirements raised at all levels of training, all models strongly rely on the educational community to gain digital competence.","container-title":"Revista Interuniversitaria de Investigación en Tecnología Educativa","DOI":"10.6018/riite.472351","ISSN":"2529-9638","journalAbbreviation":"RIITE","language":"es","page":"105-120","source":"DOI.org (Crossref)","title":"La Competencia Digital Docente, una revisión sistemática de los modelos más utilizados","author":[{"family":"Jiménez Hernández","given":"David"},{"family":"Muñoz Sánchez","given":"Práxedes"},{"family":"Sánchez Giménez","given":"Fulgencio S."}],"issued":{"date-parts":[["2021",6,1]]}}}],"schema":"https://github.com/citation-style-language/schema/raw/master/csl-citation.json"} </w:instrText>
      </w:r>
      <w:r w:rsidR="003A3B63" w:rsidRPr="00EE580E">
        <w:rPr>
          <w:rFonts w:ascii="Arial" w:hAnsi="Arial" w:cs="Arial"/>
        </w:rPr>
        <w:fldChar w:fldCharType="separate"/>
      </w:r>
      <w:r w:rsidR="003A3B63" w:rsidRPr="00EE580E">
        <w:rPr>
          <w:rFonts w:ascii="Arial" w:hAnsi="Arial" w:cs="Arial"/>
          <w:szCs w:val="24"/>
        </w:rPr>
        <w:t>(Jiménez Hernández et al., 2021)</w:t>
      </w:r>
      <w:r w:rsidR="003A3B63" w:rsidRPr="00EE580E">
        <w:rPr>
          <w:rFonts w:ascii="Arial" w:hAnsi="Arial" w:cs="Arial"/>
        </w:rPr>
        <w:fldChar w:fldCharType="end"/>
      </w:r>
      <w:r w:rsidRPr="00EE580E">
        <w:rPr>
          <w:rFonts w:ascii="Arial" w:hAnsi="Arial" w:cs="Arial"/>
        </w:rPr>
        <w:t>.</w:t>
      </w:r>
    </w:p>
    <w:p w14:paraId="54FA80D9" w14:textId="53897582" w:rsidR="00AF6BF6" w:rsidRPr="00EE580E" w:rsidRDefault="00AF6BF6">
      <w:pPr>
        <w:spacing w:afterLines="120" w:after="288" w:line="360" w:lineRule="auto"/>
        <w:ind w:firstLine="709"/>
        <w:jc w:val="both"/>
        <w:rPr>
          <w:rFonts w:ascii="Arial" w:hAnsi="Arial" w:cs="Arial"/>
        </w:rPr>
        <w:pPrChange w:id="1111" w:author="MIGUEL FUERTES FERNANDEZ" w:date="2022-08-06T19:31:00Z">
          <w:pPr/>
        </w:pPrChange>
      </w:pPr>
      <w:r w:rsidRPr="00EE580E">
        <w:rPr>
          <w:rFonts w:ascii="Arial" w:hAnsi="Arial" w:cs="Arial"/>
        </w:rPr>
        <w:t xml:space="preserve">Tras haber analizado el panorama educativo, </w:t>
      </w:r>
      <w:r w:rsidR="00253811" w:rsidRPr="00EE580E">
        <w:rPr>
          <w:rFonts w:ascii="Arial" w:hAnsi="Arial" w:cs="Arial"/>
        </w:rPr>
        <w:t>se puede</w:t>
      </w:r>
      <w:r w:rsidRPr="00EE580E">
        <w:rPr>
          <w:rFonts w:ascii="Arial" w:hAnsi="Arial" w:cs="Arial"/>
        </w:rPr>
        <w:t xml:space="preserve"> afirmar que hay muchos estudios relacionados con las TIC de cara a los alumnos, principalmente hacia la gamificación, pero que las TIC como medio de facilitar la vida al docente no están tan avanzadas. </w:t>
      </w:r>
    </w:p>
    <w:p w14:paraId="52E1B9FC" w14:textId="1E8E92C4" w:rsidR="006B0243" w:rsidRPr="00EE580E" w:rsidRDefault="000E26C9">
      <w:pPr>
        <w:spacing w:afterLines="120" w:after="288" w:line="360" w:lineRule="auto"/>
        <w:rPr>
          <w:rFonts w:cs="Arial"/>
        </w:rPr>
        <w:pPrChange w:id="1112" w:author="MIGUEL FUERTES FERNANDEZ" w:date="2022-08-06T19:34:00Z">
          <w:pPr>
            <w:pStyle w:val="ListParagraph"/>
            <w:numPr>
              <w:ilvl w:val="1"/>
              <w:numId w:val="18"/>
            </w:numPr>
            <w:ind w:left="1440" w:hanging="360"/>
          </w:pPr>
        </w:pPrChange>
      </w:pPr>
      <w:commentRangeStart w:id="1113"/>
      <w:commentRangeEnd w:id="1113"/>
      <w:r w:rsidRPr="00EE580E">
        <w:rPr>
          <w:rStyle w:val="CommentReference"/>
        </w:rPr>
        <w:commentReference w:id="1113"/>
      </w:r>
      <w:r w:rsidR="006B0243" w:rsidRPr="00EE580E">
        <w:rPr>
          <w:rFonts w:cs="Arial"/>
        </w:rPr>
        <w:br w:type="page"/>
      </w:r>
    </w:p>
    <w:p w14:paraId="38A8E1F9" w14:textId="05C4CE41" w:rsidR="006B0243" w:rsidRPr="00EE580E" w:rsidRDefault="009C39FF" w:rsidP="006607A9">
      <w:pPr>
        <w:pStyle w:val="Ttulo1Plantilla"/>
      </w:pPr>
      <w:bookmarkStart w:id="1114" w:name="_Toc112348047"/>
      <w:commentRangeStart w:id="1115"/>
      <w:r w:rsidRPr="00EE580E">
        <w:t xml:space="preserve">Marco </w:t>
      </w:r>
      <w:commentRangeStart w:id="1116"/>
      <w:r w:rsidRPr="00EE580E">
        <w:t>teórico</w:t>
      </w:r>
      <w:commentRangeEnd w:id="1115"/>
      <w:r w:rsidR="008964E0" w:rsidRPr="00EE580E">
        <w:rPr>
          <w:rStyle w:val="CommentReference"/>
          <w:rFonts w:eastAsiaTheme="minorHAnsi"/>
          <w:color w:val="auto"/>
          <w:lang w:eastAsia="en-US"/>
        </w:rPr>
        <w:commentReference w:id="1115"/>
      </w:r>
      <w:commentRangeEnd w:id="1116"/>
      <w:r w:rsidR="007E51A3" w:rsidRPr="00EE580E">
        <w:rPr>
          <w:rStyle w:val="CommentReference"/>
          <w:rFonts w:eastAsiaTheme="minorHAnsi"/>
          <w:color w:val="auto"/>
          <w:lang w:eastAsia="en-US"/>
        </w:rPr>
        <w:commentReference w:id="1116"/>
      </w:r>
      <w:bookmarkEnd w:id="1114"/>
    </w:p>
    <w:p w14:paraId="733B93B0" w14:textId="77777777" w:rsidR="00D31ACE" w:rsidRPr="00EE580E" w:rsidRDefault="00D31ACE">
      <w:pPr>
        <w:spacing w:afterLines="120" w:after="288" w:line="360" w:lineRule="auto"/>
        <w:ind w:firstLine="709"/>
        <w:jc w:val="both"/>
        <w:rPr>
          <w:rFonts w:ascii="Arial" w:hAnsi="Arial" w:cs="Arial"/>
        </w:rPr>
        <w:pPrChange w:id="1117" w:author="MIGUEL FUERTES FERNANDEZ" w:date="2022-08-06T19:31:00Z">
          <w:pPr/>
        </w:pPrChange>
      </w:pPr>
      <w:r w:rsidRPr="00EE580E">
        <w:rPr>
          <w:rFonts w:ascii="Arial" w:hAnsi="Arial" w:cs="Arial"/>
        </w:rPr>
        <w:t>El objetivo de este trabajo, como se ha expresado en todo momento, es la creación o diseño de una aplicación que facilite la vida al profesor a la hora de crear grupos para hacer actividades.</w:t>
      </w:r>
    </w:p>
    <w:p w14:paraId="3E1478B9" w14:textId="5E5658FA" w:rsidR="00D31ACE" w:rsidRPr="00EE580E" w:rsidRDefault="00D31ACE">
      <w:pPr>
        <w:spacing w:afterLines="120" w:after="288" w:line="360" w:lineRule="auto"/>
        <w:ind w:firstLine="709"/>
        <w:jc w:val="both"/>
        <w:rPr>
          <w:rFonts w:ascii="Arial" w:hAnsi="Arial" w:cs="Arial"/>
        </w:rPr>
        <w:pPrChange w:id="1118" w:author="MIGUEL FUERTES FERNANDEZ" w:date="2022-08-06T19:31:00Z">
          <w:pPr/>
        </w:pPrChange>
      </w:pPr>
      <w:r w:rsidRPr="00EE580E">
        <w:rPr>
          <w:rFonts w:ascii="Arial" w:hAnsi="Arial" w:cs="Arial"/>
        </w:rPr>
        <w:t xml:space="preserve">Muchas veces se plantea el problema de ver que grupos hacer para una determinada actividad, o ver a que alumno puedo o no puedo emparejar con que otro alumno de manera que el grupo sea óptimo para el desempeño de la actividad. </w:t>
      </w:r>
    </w:p>
    <w:p w14:paraId="6DEAC33C" w14:textId="77777777" w:rsidR="00D31ACE" w:rsidRPr="00EE580E" w:rsidRDefault="00D31ACE">
      <w:pPr>
        <w:spacing w:afterLines="120" w:after="288" w:line="360" w:lineRule="auto"/>
        <w:ind w:firstLine="709"/>
        <w:jc w:val="both"/>
        <w:rPr>
          <w:rFonts w:ascii="Arial" w:hAnsi="Arial" w:cs="Arial"/>
        </w:rPr>
        <w:pPrChange w:id="1119" w:author="MIGUEL FUERTES FERNANDEZ" w:date="2022-08-06T19:31:00Z">
          <w:pPr/>
        </w:pPrChange>
      </w:pPr>
      <w:r w:rsidRPr="00EE580E">
        <w:rPr>
          <w:rFonts w:ascii="Arial" w:hAnsi="Arial" w:cs="Arial"/>
        </w:rPr>
        <w:t>Como se verá en el desarrollo del trabajo, la herramienta facilita la organización, y es una herramienta que se añade a las pocas herramientas TIC creadas por y para los profesores, sin relación, aparentemente directa con el alumno.</w:t>
      </w:r>
    </w:p>
    <w:p w14:paraId="15365B13" w14:textId="77777777" w:rsidR="00D31ACE" w:rsidRPr="00EE580E" w:rsidRDefault="00D31ACE">
      <w:pPr>
        <w:spacing w:afterLines="120" w:after="288" w:line="360" w:lineRule="auto"/>
        <w:ind w:firstLine="709"/>
        <w:jc w:val="both"/>
        <w:rPr>
          <w:rFonts w:ascii="Arial" w:hAnsi="Arial" w:cs="Arial"/>
        </w:rPr>
        <w:pPrChange w:id="1120" w:author="MIGUEL FUERTES FERNANDEZ" w:date="2022-08-06T19:31:00Z">
          <w:pPr/>
        </w:pPrChange>
      </w:pPr>
      <w:r w:rsidRPr="00EE580E">
        <w:rPr>
          <w:rFonts w:ascii="Arial" w:hAnsi="Arial" w:cs="Arial"/>
        </w:rPr>
        <w:t>La pregunta entonces que surge, es ¿por qué es importante el trabajo en grupos o el trabajo colaborativo? ¿Qué beneficios tiene? ¿Qué aporta de diferente? ¿Qué desventajas tiene?</w:t>
      </w:r>
    </w:p>
    <w:p w14:paraId="33F73EBC" w14:textId="3B020000" w:rsidR="00D31ACE" w:rsidRPr="00EE580E" w:rsidDel="00E43065" w:rsidRDefault="00D31ACE">
      <w:pPr>
        <w:spacing w:afterLines="120" w:after="288" w:line="360" w:lineRule="auto"/>
        <w:ind w:firstLine="709"/>
        <w:jc w:val="both"/>
        <w:rPr>
          <w:del w:id="1121" w:author="MIGUEL FUERTES FERNANDEZ" w:date="2022-08-06T19:21:00Z"/>
          <w:rFonts w:ascii="Arial" w:hAnsi="Arial" w:cs="Arial"/>
        </w:rPr>
        <w:pPrChange w:id="1122" w:author="MIGUEL FUERTES FERNANDEZ" w:date="2022-08-06T19:31:00Z">
          <w:pPr/>
        </w:pPrChange>
      </w:pPr>
      <w:r w:rsidRPr="00EE580E">
        <w:rPr>
          <w:rFonts w:ascii="Arial" w:hAnsi="Arial" w:cs="Arial"/>
        </w:rPr>
        <w:t>En este apartado se intentará dar respuesta a estas preguntas en base varios autores recientes y a trabajos de revisión bibliográfica. A modo de resumen y más en los últimos años, es importante y relevante, veamos ahora el por qué.</w:t>
      </w:r>
    </w:p>
    <w:p w14:paraId="56C6CDC6" w14:textId="6F760427" w:rsidR="006E41FB" w:rsidRPr="00EE580E" w:rsidRDefault="006E41FB">
      <w:pPr>
        <w:spacing w:afterLines="120" w:after="288" w:line="360" w:lineRule="auto"/>
        <w:ind w:firstLine="709"/>
        <w:jc w:val="both"/>
        <w:rPr>
          <w:rFonts w:ascii="Arial" w:hAnsi="Arial" w:cs="Arial"/>
        </w:rPr>
        <w:pPrChange w:id="1123" w:author="MIGUEL FUERTES FERNANDEZ" w:date="2022-08-06T19:31:00Z">
          <w:pPr/>
        </w:pPrChange>
      </w:pPr>
    </w:p>
    <w:p w14:paraId="1D8A35D2" w14:textId="4C6CAC7B" w:rsidR="006E41FB" w:rsidRPr="00EE580E" w:rsidRDefault="006E41FB" w:rsidP="00501048">
      <w:pPr>
        <w:pStyle w:val="Ttulo2plantilla"/>
        <w:pPrChange w:id="1124" w:author="MIGUEL FUERTES FERNANDEZ" w:date="2022-08-25T18:52:00Z">
          <w:pPr/>
        </w:pPrChange>
      </w:pPr>
      <w:bookmarkStart w:id="1125" w:name="_Toc112348048"/>
      <w:commentRangeStart w:id="1126"/>
      <w:commentRangeStart w:id="1127"/>
      <w:r w:rsidRPr="00EE580E">
        <w:t>¿Qué es el aprendizaje colaborativo?</w:t>
      </w:r>
      <w:commentRangeEnd w:id="1126"/>
      <w:r w:rsidR="00C878E2" w:rsidRPr="00EE580E">
        <w:rPr>
          <w:rStyle w:val="CommentReference"/>
        </w:rPr>
        <w:commentReference w:id="1126"/>
      </w:r>
      <w:commentRangeEnd w:id="1127"/>
      <w:r w:rsidR="00721EC5" w:rsidRPr="00EE580E">
        <w:rPr>
          <w:rStyle w:val="CommentReference"/>
          <w:rFonts w:asciiTheme="minorHAnsi" w:hAnsiTheme="minorHAnsi"/>
          <w:lang w:eastAsia="en-US"/>
        </w:rPr>
        <w:commentReference w:id="1127"/>
      </w:r>
      <w:bookmarkEnd w:id="1125"/>
    </w:p>
    <w:p w14:paraId="0021C367" w14:textId="1694619C" w:rsidR="006E41FB" w:rsidRPr="00EE580E" w:rsidRDefault="006E41FB">
      <w:pPr>
        <w:spacing w:afterLines="120" w:after="288" w:line="360" w:lineRule="auto"/>
        <w:ind w:firstLine="709"/>
        <w:jc w:val="both"/>
        <w:rPr>
          <w:rFonts w:ascii="Arial" w:hAnsi="Arial" w:cs="Arial"/>
        </w:rPr>
        <w:pPrChange w:id="1128" w:author="MIGUEL FUERTES FERNANDEZ" w:date="2022-08-06T19:31:00Z">
          <w:pPr/>
        </w:pPrChange>
      </w:pPr>
      <w:r w:rsidRPr="00EE580E">
        <w:rPr>
          <w:rFonts w:ascii="Arial" w:hAnsi="Arial" w:cs="Arial"/>
        </w:rPr>
        <w:t xml:space="preserve">Johnson </w:t>
      </w:r>
      <w:del w:id="1129" w:author="Usuario de Microsoft Office" w:date="2022-07-07T20:32:00Z">
        <w:r w:rsidRPr="00EE580E" w:rsidDel="00C878E2">
          <w:rPr>
            <w:rFonts w:ascii="Arial" w:hAnsi="Arial" w:cs="Arial"/>
          </w:rPr>
          <w:delText xml:space="preserve">&amp; </w:delText>
        </w:r>
      </w:del>
      <w:ins w:id="1130" w:author="Usuario de Microsoft Office" w:date="2022-07-07T20:32:00Z">
        <w:r w:rsidR="00C878E2" w:rsidRPr="00EE580E">
          <w:rPr>
            <w:rFonts w:ascii="Arial" w:hAnsi="Arial" w:cs="Arial"/>
          </w:rPr>
          <w:t xml:space="preserve">y </w:t>
        </w:r>
      </w:ins>
      <w:r w:rsidRPr="00EE580E">
        <w:rPr>
          <w:rFonts w:ascii="Arial" w:hAnsi="Arial" w:cs="Arial"/>
        </w:rPr>
        <w:t>Johnson</w:t>
      </w:r>
      <w:ins w:id="1131" w:author="Usuario de Microsoft Office" w:date="2022-07-07T20:32:00Z">
        <w:r w:rsidR="00C878E2" w:rsidRPr="00EE580E">
          <w:rPr>
            <w:rFonts w:ascii="Arial" w:hAnsi="Arial" w:cs="Arial"/>
          </w:rPr>
          <w:t xml:space="preserve"> </w:t>
        </w:r>
      </w:ins>
      <w:r w:rsidRPr="00EE580E">
        <w:rPr>
          <w:rFonts w:ascii="Arial" w:hAnsi="Arial" w:cs="Arial"/>
        </w:rPr>
        <w:t>definen el trabajo colaborativo como el trabajo realizado en grupos o equipos donde cada alumno tiene una misión u objetivo, y una vez completado su objetivo se convierte en un experto y como experto tiene que explicar lo aprendido a sus compañeros</w:t>
      </w:r>
      <w:r w:rsidR="005652D6" w:rsidRPr="00EE580E">
        <w:rPr>
          <w:rFonts w:ascii="Arial" w:hAnsi="Arial" w:cs="Arial"/>
        </w:rPr>
        <w:t xml:space="preserve"> </w:t>
      </w:r>
      <w:r w:rsidR="005652D6" w:rsidRPr="00EE580E">
        <w:rPr>
          <w:rFonts w:ascii="Arial" w:hAnsi="Arial" w:cs="Arial"/>
        </w:rPr>
        <w:fldChar w:fldCharType="begin"/>
      </w:r>
      <w:r w:rsidR="005652D6" w:rsidRPr="00EE580E">
        <w:rPr>
          <w:rFonts w:ascii="Arial" w:hAnsi="Arial" w:cs="Arial"/>
        </w:rPr>
        <w:instrText xml:space="preserve"> ADDIN ZOTERO_ITEM CSL_CITATION {"citationID":"HXc585yK","properties":{"formattedCitation":"(Johnson &amp; Johnson, 1989)","plainCitation":"(Johnson &amp; Johnson, 1989)","noteIndex":0},"citationItems":[{"id":24,"uris":["http://zotero.org/users/9702781/items/YYWQFP8S"],"itemData":{"id":24,"type":"article-journal","container-title":"The Pointer","DOI":"10.1080/05544246.1989.9945370","ISSN":"0554-4246","issue":"2","journalAbbreviation":"The Pointer","language":"en","page":"5-11","source":"DOI.org (Crossref)","title":"Cooperative Learning: What Special Education Teachers Need to Know","title-short":"Cooperative Learning","volume":"33","author":[{"family":"Johnson","given":"David W."},{"family":"Johnson","given":"Roger T."}],"issued":{"date-parts":[["1989",1]]}}}],"schema":"https://github.com/citation-style-language/schema/raw/master/csl-citation.json"} </w:instrText>
      </w:r>
      <w:r w:rsidR="005652D6" w:rsidRPr="00EE580E">
        <w:rPr>
          <w:rFonts w:ascii="Arial" w:hAnsi="Arial" w:cs="Arial"/>
        </w:rPr>
        <w:fldChar w:fldCharType="separate"/>
      </w:r>
      <w:r w:rsidR="005652D6" w:rsidRPr="00EE580E">
        <w:rPr>
          <w:rFonts w:ascii="Arial" w:hAnsi="Arial" w:cs="Arial"/>
        </w:rPr>
        <w:t>(Johnson &amp; Johnson, 1989)</w:t>
      </w:r>
      <w:r w:rsidR="005652D6" w:rsidRPr="00EE580E">
        <w:rPr>
          <w:rFonts w:ascii="Arial" w:hAnsi="Arial" w:cs="Arial"/>
        </w:rPr>
        <w:fldChar w:fldCharType="end"/>
      </w:r>
      <w:r w:rsidRPr="00EE580E">
        <w:rPr>
          <w:rFonts w:ascii="Arial" w:hAnsi="Arial" w:cs="Arial"/>
        </w:rPr>
        <w:t>.</w:t>
      </w:r>
    </w:p>
    <w:p w14:paraId="61D40FBF" w14:textId="1420820F" w:rsidR="006E41FB" w:rsidRPr="00EE580E" w:rsidRDefault="006E41FB">
      <w:pPr>
        <w:spacing w:afterLines="120" w:after="288" w:line="360" w:lineRule="auto"/>
        <w:ind w:firstLine="709"/>
        <w:jc w:val="both"/>
        <w:rPr>
          <w:rFonts w:ascii="Arial" w:hAnsi="Arial" w:cs="Arial"/>
        </w:rPr>
        <w:pPrChange w:id="1132" w:author="MIGUEL FUERTES FERNANDEZ" w:date="2022-08-06T19:31:00Z">
          <w:pPr/>
        </w:pPrChange>
      </w:pPr>
      <w:r w:rsidRPr="00EE580E">
        <w:rPr>
          <w:rFonts w:ascii="Arial" w:hAnsi="Arial" w:cs="Arial"/>
        </w:rPr>
        <w:t>Si alguien no hace su trabajo, el conocimiento queda sin compartirse y el objetivo común fracasa.</w:t>
      </w:r>
    </w:p>
    <w:p w14:paraId="3E2A3757" w14:textId="4D26B921" w:rsidR="00C215FF" w:rsidRPr="00EE580E" w:rsidRDefault="00C215FF">
      <w:pPr>
        <w:spacing w:afterLines="120" w:after="288" w:line="360" w:lineRule="auto"/>
        <w:ind w:firstLine="709"/>
        <w:jc w:val="both"/>
        <w:rPr>
          <w:rFonts w:ascii="Arial" w:hAnsi="Arial" w:cs="Arial"/>
        </w:rPr>
        <w:pPrChange w:id="1133" w:author="MIGUEL FUERTES FERNANDEZ" w:date="2022-08-06T19:31:00Z">
          <w:pPr/>
        </w:pPrChange>
      </w:pPr>
      <w:r w:rsidRPr="00EE580E">
        <w:rPr>
          <w:rFonts w:ascii="Arial" w:hAnsi="Arial" w:cs="Arial"/>
        </w:rPr>
        <w:t>Herrada lo describe como uno de los nuevos modos de aprendizaje, donde el foco está en el alumno y no tanto en el profesor. Esta muy ligado al aprendizaje basado en proyectos ya que para tener éxito en un proyecto hay que tener expertos en varios frentes</w:t>
      </w:r>
      <w:r w:rsidR="005652D6" w:rsidRPr="00EE580E">
        <w:rPr>
          <w:rFonts w:ascii="Arial" w:hAnsi="Arial" w:cs="Arial"/>
        </w:rPr>
        <w:t xml:space="preserve"> </w:t>
      </w:r>
      <w:r w:rsidR="005652D6" w:rsidRPr="00EE580E">
        <w:rPr>
          <w:rFonts w:ascii="Arial" w:hAnsi="Arial" w:cs="Arial"/>
        </w:rPr>
        <w:fldChar w:fldCharType="begin"/>
      </w:r>
      <w:r w:rsidR="005652D6" w:rsidRPr="00EE580E">
        <w:rPr>
          <w:rFonts w:ascii="Arial" w:hAnsi="Arial" w:cs="Arial"/>
        </w:rPr>
        <w:instrText xml:space="preserve"> ADDIN ZOTERO_ITEM CSL_CITATION {"citationID":"n4IZ9qD8","properties":{"formattedCitation":"(Herrada Valverde &amp; Ba\\uc0\\u241{}os Navarro, 2018)","plainCitation":"(Herrada Valverde &amp; Baños Navarro, 2018)","noteIndex":0},"citationItems":[{"id":8,"uris":["http://zotero.org/users/9702781/items/A5AVA5D3"],"itemData":{"id":8,"type":"article-journal","abstract":"Information Communication Technologies have brought a revolution in education, causing structural changes in the way we teach and how we learn. Currently, the existence of a wide variety of virtual teaching-learning environments enables teachers and students to interact synchronously or asynchronously using computers and mobile devices. This has led to the implementation of active teaching-learning methodologies with proven pedagogical effectiveness, such as cooperative learning, that encourage students to acquire skills and improve their academic performance. Despite the importance of the subject, almost no papers have analysed the state-of-the-art on educational experiences that promote cooperative learning using new technologies. In order to respond to this demand, this paper presents a comprehensive review of the related bibliography that include a large number of papers written in Spanish in which new technologies are used to implement cooperative learning activities in different subjects and educational levels. From the analysis of these papers, it can be concluded that there is a growing interest by teachers and researchers in implementing cooperative learning using virtual teaching-learning environments and computer applications, as well as social networks or MOOC. Further, these experiences receive positive feedback from teachers and students involved.","container-title":"@tic. revista d'innovació educativa","DOI":"10.7203/attic.20.11266","ISSN":"1989-3477","issue":"20","journalAbbreviation":"@tic","language":"es","page":"16","source":"DOI.org (Crossref)","title":"Aprendizaje cooperativo a través de las nuevas tecnologías: Una revisión","title-short":"Aprendizaje cooperativo a través de las nuevas tecnologías","author":[{"family":"Herrada Valverde","given":"Rosario Isabel"},{"family":"Baños Navarro","given":"Raúl"}],"issued":{"date-parts":[["2018",6,21]]}}}],"schema":"https://github.com/citation-style-language/schema/raw/master/csl-citation.json"} </w:instrText>
      </w:r>
      <w:r w:rsidR="005652D6" w:rsidRPr="00EE580E">
        <w:rPr>
          <w:rFonts w:ascii="Arial" w:hAnsi="Arial" w:cs="Arial"/>
        </w:rPr>
        <w:fldChar w:fldCharType="separate"/>
      </w:r>
      <w:r w:rsidR="005652D6" w:rsidRPr="00EE580E">
        <w:rPr>
          <w:rFonts w:ascii="Arial" w:hAnsi="Arial" w:cs="Arial"/>
          <w:szCs w:val="24"/>
        </w:rPr>
        <w:t>(Herrada Valverde &amp; Baños Navarro, 2018)</w:t>
      </w:r>
      <w:r w:rsidR="005652D6" w:rsidRPr="00EE580E">
        <w:rPr>
          <w:rFonts w:ascii="Arial" w:hAnsi="Arial" w:cs="Arial"/>
        </w:rPr>
        <w:fldChar w:fldCharType="end"/>
      </w:r>
      <w:r w:rsidRPr="00EE580E">
        <w:rPr>
          <w:rFonts w:ascii="Arial" w:hAnsi="Arial" w:cs="Arial"/>
        </w:rPr>
        <w:t>.</w:t>
      </w:r>
    </w:p>
    <w:p w14:paraId="264893BA" w14:textId="3CD24BF8" w:rsidR="006E41FB" w:rsidRPr="00EE580E" w:rsidDel="00F327AA" w:rsidRDefault="00C215FF">
      <w:pPr>
        <w:spacing w:afterLines="120" w:after="288" w:line="360" w:lineRule="auto"/>
        <w:ind w:firstLine="709"/>
        <w:jc w:val="both"/>
        <w:rPr>
          <w:del w:id="1134" w:author="MIGUEL FUERTES FERNANDEZ" w:date="2022-08-06T19:34:00Z"/>
          <w:rFonts w:ascii="Arial" w:hAnsi="Arial" w:cs="Arial"/>
        </w:rPr>
        <w:pPrChange w:id="1135" w:author="MIGUEL FUERTES FERNANDEZ" w:date="2022-08-06T19:31:00Z">
          <w:pPr/>
        </w:pPrChange>
      </w:pPr>
      <w:r w:rsidRPr="00EE580E">
        <w:rPr>
          <w:rFonts w:ascii="Arial" w:hAnsi="Arial" w:cs="Arial"/>
        </w:rPr>
        <w:t xml:space="preserve">Si bien cada alumno adquiere competencias o experiencia en temas distintos se trabaja por el bien común del grupo, y aporta muchos beneficios, como se describen a continuación </w:t>
      </w:r>
      <w:r w:rsidR="005652D6" w:rsidRPr="00EE580E">
        <w:rPr>
          <w:rFonts w:ascii="Arial" w:hAnsi="Arial" w:cs="Arial"/>
        </w:rPr>
        <w:fldChar w:fldCharType="begin"/>
      </w:r>
      <w:r w:rsidR="005652D6" w:rsidRPr="00EE580E">
        <w:rPr>
          <w:rFonts w:ascii="Arial" w:hAnsi="Arial" w:cs="Arial"/>
        </w:rPr>
        <w:instrText xml:space="preserve"> ADDIN ZOTERO_ITEM CSL_CITATION {"citationID":"aMA6eaUX","properties":{"formattedCitation":"(Herrada Valverde &amp; Ba\\uc0\\u241{}os Navarro, 2018)","plainCitation":"(Herrada Valverde &amp; Baños Navarro, 2018)","noteIndex":0},"citationItems":[{"id":8,"uris":["http://zotero.org/users/9702781/items/A5AVA5D3"],"itemData":{"id":8,"type":"article-journal","abstract":"Information Communication Technologies have brought a revolution in education, causing structural changes in the way we teach and how we learn. Currently, the existence of a wide variety of virtual teaching-learning environments enables teachers and students to interact synchronously or asynchronously using computers and mobile devices. This has led to the implementation of active teaching-learning methodologies with proven pedagogical effectiveness, such as cooperative learning, that encourage students to acquire skills and improve their academic performance. Despite the importance of the subject, almost no papers have analysed the state-of-the-art on educational experiences that promote cooperative learning using new technologies. In order to respond to this demand, this paper presents a comprehensive review of the related bibliography that include a large number of papers written in Spanish in which new technologies are used to implement cooperative learning activities in different subjects and educational levels. From the analysis of these papers, it can be concluded that there is a growing interest by teachers and researchers in implementing cooperative learning using virtual teaching-learning environments and computer applications, as well as social networks or MOOC. Further, these experiences receive positive feedback from teachers and students involved.","container-title":"@tic. revista d'innovació educativa","DOI":"10.7203/attic.20.11266","ISSN":"1989-3477","issue":"20","journalAbbreviation":"@tic","language":"es","page":"16","source":"DOI.org (Crossref)","title":"Aprendizaje cooperativo a través de las nuevas tecnologías: Una revisión","title-short":"Aprendizaje cooperativo a través de las nuevas tecnologías","author":[{"family":"Herrada Valverde","given":"Rosario Isabel"},{"family":"Baños Navarro","given":"Raúl"}],"issued":{"date-parts":[["2018",6,21]]}}}],"schema":"https://github.com/citation-style-language/schema/raw/master/csl-citation.json"} </w:instrText>
      </w:r>
      <w:r w:rsidR="005652D6" w:rsidRPr="00EE580E">
        <w:rPr>
          <w:rFonts w:ascii="Arial" w:hAnsi="Arial" w:cs="Arial"/>
        </w:rPr>
        <w:fldChar w:fldCharType="separate"/>
      </w:r>
      <w:r w:rsidR="005652D6" w:rsidRPr="00EE580E">
        <w:rPr>
          <w:rFonts w:ascii="Arial" w:hAnsi="Arial" w:cs="Arial"/>
          <w:szCs w:val="24"/>
        </w:rPr>
        <w:t>(Herrada Valverde &amp; Baños Navarro, 2018)</w:t>
      </w:r>
      <w:r w:rsidR="005652D6" w:rsidRPr="00EE580E">
        <w:rPr>
          <w:rFonts w:ascii="Arial" w:hAnsi="Arial" w:cs="Arial"/>
        </w:rPr>
        <w:fldChar w:fldCharType="end"/>
      </w:r>
      <w:r w:rsidR="005652D6" w:rsidRPr="00EE580E">
        <w:rPr>
          <w:rFonts w:ascii="Arial" w:hAnsi="Arial" w:cs="Arial"/>
        </w:rPr>
        <w:t>.</w:t>
      </w:r>
    </w:p>
    <w:p w14:paraId="763E9234" w14:textId="77777777" w:rsidR="00E43065" w:rsidRPr="00EE580E" w:rsidRDefault="00E43065">
      <w:pPr>
        <w:spacing w:afterLines="120" w:after="288" w:line="360" w:lineRule="auto"/>
        <w:ind w:firstLine="709"/>
        <w:jc w:val="both"/>
        <w:rPr>
          <w:rFonts w:ascii="Arial" w:hAnsi="Arial" w:cs="Arial"/>
        </w:rPr>
        <w:pPrChange w:id="1136" w:author="MIGUEL FUERTES FERNANDEZ" w:date="2022-08-06T19:34:00Z">
          <w:pPr/>
        </w:pPrChange>
      </w:pPr>
    </w:p>
    <w:p w14:paraId="74C08AA3" w14:textId="77777777" w:rsidR="00C25046" w:rsidRPr="00EE580E" w:rsidRDefault="00C25046" w:rsidP="00501048">
      <w:pPr>
        <w:pStyle w:val="Ttulo2plantilla"/>
        <w:pPrChange w:id="1137" w:author="MIGUEL FUERTES FERNANDEZ" w:date="2022-08-25T18:52:00Z">
          <w:pPr/>
        </w:pPrChange>
      </w:pPr>
      <w:bookmarkStart w:id="1138" w:name="_Toc112348049"/>
      <w:r w:rsidRPr="00EE580E">
        <w:t>Motivación</w:t>
      </w:r>
      <w:bookmarkEnd w:id="1138"/>
    </w:p>
    <w:p w14:paraId="381D6102" w14:textId="4324E504" w:rsidR="00C25046" w:rsidRPr="00EE580E" w:rsidRDefault="00C25046">
      <w:pPr>
        <w:spacing w:afterLines="120" w:after="288" w:line="360" w:lineRule="auto"/>
        <w:ind w:firstLine="709"/>
        <w:jc w:val="both"/>
        <w:rPr>
          <w:rFonts w:ascii="Arial" w:hAnsi="Arial" w:cs="Arial"/>
        </w:rPr>
        <w:pPrChange w:id="1139" w:author="MIGUEL FUERTES FERNANDEZ" w:date="2022-08-06T19:31:00Z">
          <w:pPr/>
        </w:pPrChange>
      </w:pPr>
      <w:r w:rsidRPr="00EE580E">
        <w:rPr>
          <w:rFonts w:ascii="Arial" w:hAnsi="Arial" w:cs="Arial"/>
        </w:rPr>
        <w:t xml:space="preserve">La primera </w:t>
      </w:r>
      <w:commentRangeStart w:id="1140"/>
      <w:commentRangeStart w:id="1141"/>
      <w:r w:rsidRPr="00EE580E">
        <w:rPr>
          <w:rFonts w:ascii="Arial" w:hAnsi="Arial" w:cs="Arial"/>
        </w:rPr>
        <w:t>idea que varios autores remarcan es el concepto de motivación</w:t>
      </w:r>
      <w:commentRangeEnd w:id="1140"/>
      <w:r w:rsidRPr="00EE580E">
        <w:rPr>
          <w:rStyle w:val="CommentReference"/>
          <w:rFonts w:ascii="Arial" w:hAnsi="Arial" w:cs="Arial"/>
        </w:rPr>
        <w:commentReference w:id="1140"/>
      </w:r>
      <w:commentRangeEnd w:id="1141"/>
      <w:r w:rsidR="00C878E2" w:rsidRPr="00EE580E">
        <w:rPr>
          <w:rStyle w:val="CommentReference"/>
        </w:rPr>
        <w:commentReference w:id="1141"/>
      </w:r>
      <w:r w:rsidR="00BA3CC8" w:rsidRPr="00EE580E">
        <w:rPr>
          <w:rFonts w:ascii="Arial" w:hAnsi="Arial" w:cs="Arial"/>
        </w:rPr>
        <w:t xml:space="preserve"> </w:t>
      </w:r>
      <w:r w:rsidR="00BA3CC8" w:rsidRPr="00EE580E">
        <w:rPr>
          <w:rFonts w:ascii="Arial" w:hAnsi="Arial" w:cs="Arial"/>
        </w:rPr>
        <w:fldChar w:fldCharType="begin"/>
      </w:r>
      <w:r w:rsidR="00BA3CC8" w:rsidRPr="00EE580E">
        <w:rPr>
          <w:rFonts w:ascii="Arial" w:hAnsi="Arial" w:cs="Arial"/>
        </w:rPr>
        <w:instrText xml:space="preserve"> ADDIN ZOTERO_ITEM CSL_CITATION {"citationID":"Fz00M5iR","properties":{"formattedCitation":"(Harianingsih &amp; Jusoh, 2022; Herrada Valverde &amp; Ba\\uc0\\u241{}os Navarro, 2018; Lynn Brown, 2021)","plainCitation":"(Harianingsih &amp; Jusoh, 2022; Herrada Valverde &amp; Baños Navarro, 2018; Lynn Brown, 2021)","noteIndex":0},"citationItems":[{"id":9,"uris":["http://zotero.org/users/9702781/items/SD9XJJ5Y"],"itemData":{"id":9,"type":"article-journal","abstract":"Cooperative learning (CL) is one of the most effective learning methods that has been widely used in higher education. In the language classroom, it can develop transferable skills and encourage students to use the language. The effectiveness has been argued in numerous of literature. However, not many are concerned about how students feel about being involved in a group learning process. Therefore, this article reviews the literature on CL in the English language classroom. The study aimed to seek the students of English as A Second Language (ESL) / English as A Foreign Language (EFL) views regarding their experiences on group work (GW) both in online and offline settings. Based on the findings, the majority of the students who experienced GW online and offline have a positive perception. Utilizing a CL strategy may benefit students in various ways, including increased self-confidence and motivation, a more student-centered environment, and taking responsibility. In addition, online GW is considered a flexible learning strategy (i.e., time and place schedule management) and easy access to various teaching materials in online settings. Regardless of the benefits, the students who perceived GW negatively were in online settings due to internet connection issues, less GW experience, and unfamiliar with the application and software. Therefore, this study benefits students, academicians, and policymakers.","container-title":"International Journal of English and Applied Linguistics (IJEAL)","DOI":"10.47709/ijeal.v2i1.1423","ISSN":"2797-9482","issue":"1","journalAbbreviation":"IJEAL","language":"en","page":"62-74","source":"DOI.org (Crossref)","title":"A Review of Studies on Cooperative Learning in Language Classroom seen from Students' attitudes","volume":"2","author":[{"family":"Harianingsih","given":"Ika"},{"family":"Jusoh","given":"Zailani"}],"issued":{"date-parts":[["2022",4,1]]}}},{"id":8,"uris":["http://zotero.org/users/9702781/items/A5AVA5D3"],"itemData":{"id":8,"type":"article-journal","abstract":"Information Communication Technologies have brought a revolution in education, causing structural changes in the way we teach and how we learn. Currently, the existence of a wide variety of virtual teaching-learning environments enables teachers and students to interact synchronously or asynchronously using computers and mobile devices. This has led to the implementation of active teaching-learning methodologies with proven pedagogical effectiveness, such as cooperative learning, that encourage students to acquire skills and improve their academic performance. Despite the importance of the subject, almost no papers have analysed the state-of-the-art on educational experiences that promote cooperative learning using new technologies. In order to respond to this demand, this paper presents a comprehensive review of the related bibliography that include a large number of papers written in Spanish in which new technologies are used to implement cooperative learning activities in different subjects and educational levels. From the analysis of these papers, it can be concluded that there is a growing interest by teachers and researchers in implementing cooperative learning using virtual teaching-learning environments and computer applications, as well as social networks or MOOC. Further, these experiences receive positive feedback from teachers and students involved.","container-title":"@tic. revista d'innovació educativa","DOI":"10.7203/attic.20.11266","ISSN":"1989-3477","issue":"20","journalAbbreviation":"@tic","language":"es","page":"16","source":"DOI.org (Crossref)","title":"Aprendizaje cooperativo a través de las nuevas tecnologías: Una revisión","title-short":"Aprendizaje cooperativo a través de las nuevas tecnologías","author":[{"family":"Herrada Valverde","given":"Rosario Isabel"},{"family":"Baños Navarro","given":"Raúl"}],"issued":{"date-parts":[["2018",6,21]]}}},{"id":11,"uris":["http://zotero.org/users/9702781/items/W7B7P3K9"],"itemData":{"id":11,"type":"article-journal","abstract":"The purpose of this literature review is to understand what cooperative learning is, how it affects student intrinsic motivation, identifying some barriers to implementing it, and examine reasons for its failure in some classrooms. This literature review analyzed and critiqued nine empirical studies from around the world and discussed one foundational study, which were all located using Eastern New Mexico University’s Golden Library and professor suggestion. The findings of this literature review show that cooperative learning has a positive impact on student intrinsic motivation, but has problems being appropriately implemented and fails in certain situations. The implications that can be drawn from this author’s research are that cooperative learning is not merely group work, that cooperative learning has a positive impact on student intrinsic motivation, that student age may affect the ability to utilize cooperative learning, that teacher training is desirable in implementing cooperative learning, and that student preparation all have a direct influence on the success or failure of cooperative learning in the classroom.","container-title":"International Journal of Research and Scientific Innovation","DOI":"10.51244/IJRSI.2021.8701","ISSN":"23212705","issue":"07","journalAbbreviation":"IJRSI","language":"en","page":"01-07","source":"DOI.org (Crossref)","title":"Literature Review: Effect of Cooperative Learning on Intrinsic Motivation","title-short":"Literature Review","volume":"08","author":[{"family":"Lynn Brown","given":"Christopher"}],"issued":{"date-parts":[["2021"]]}}}],"schema":"https://github.com/citation-style-language/schema/raw/master/csl-citation.json"} </w:instrText>
      </w:r>
      <w:r w:rsidR="00BA3CC8" w:rsidRPr="00EE580E">
        <w:rPr>
          <w:rFonts w:ascii="Arial" w:hAnsi="Arial" w:cs="Arial"/>
        </w:rPr>
        <w:fldChar w:fldCharType="separate"/>
      </w:r>
      <w:r w:rsidR="00BA3CC8" w:rsidRPr="00EE580E">
        <w:rPr>
          <w:rFonts w:ascii="Arial" w:hAnsi="Arial" w:cs="Arial"/>
          <w:szCs w:val="24"/>
        </w:rPr>
        <w:t>(Harianingsih &amp; Jusoh, 2022; Herrada Valverde &amp; Baños Navarro, 2018; Lynn Brown, 2021)</w:t>
      </w:r>
      <w:r w:rsidR="00BA3CC8" w:rsidRPr="00EE580E">
        <w:rPr>
          <w:rFonts w:ascii="Arial" w:hAnsi="Arial" w:cs="Arial"/>
        </w:rPr>
        <w:fldChar w:fldCharType="end"/>
      </w:r>
      <w:r w:rsidRPr="00EE580E">
        <w:rPr>
          <w:rFonts w:ascii="Arial" w:hAnsi="Arial" w:cs="Arial"/>
        </w:rPr>
        <w:t>. Victoria</w:t>
      </w:r>
      <w:r w:rsidR="0048178B" w:rsidRPr="00EE580E">
        <w:rPr>
          <w:rFonts w:ascii="Arial" w:hAnsi="Arial" w:cs="Arial"/>
        </w:rPr>
        <w:t xml:space="preserve"> </w:t>
      </w:r>
      <w:r w:rsidRPr="00EE580E">
        <w:rPr>
          <w:rFonts w:ascii="Arial" w:hAnsi="Arial" w:cs="Arial"/>
        </w:rPr>
        <w:t>decía que es importante y necesario reiniciar el reloj de la atención que está estimado en unos 20 minutos de atención constante. Mediante el aprendizaje colaborativo o el trabajo en grupos, se le da una nueva dimensión al trabajo, consiguiendo que el alumno sea participe del aprendizaje</w:t>
      </w:r>
      <w:r w:rsidR="0048178B" w:rsidRPr="00EE580E">
        <w:rPr>
          <w:rFonts w:ascii="Arial" w:hAnsi="Arial" w:cs="Arial"/>
        </w:rPr>
        <w:t xml:space="preserve"> </w:t>
      </w:r>
      <w:r w:rsidR="0048178B" w:rsidRPr="00EE580E">
        <w:rPr>
          <w:rFonts w:ascii="Arial" w:hAnsi="Arial" w:cs="Arial"/>
        </w:rPr>
        <w:fldChar w:fldCharType="begin"/>
      </w:r>
      <w:r w:rsidR="0048178B" w:rsidRPr="00EE580E">
        <w:rPr>
          <w:rFonts w:ascii="Arial" w:hAnsi="Arial" w:cs="Arial"/>
        </w:rPr>
        <w:instrText xml:space="preserve"> ADDIN ZOTERO_ITEM CSL_CITATION {"citationID":"3L3JgR1A","properties":{"formattedCitation":"(Victoria Gonz\\uc0\\u225{}lez, 2020)","plainCitation":"(Victoria González, 2020)","noteIndex":0},"citationItems":[{"id":4,"uris":["http://zotero.org/users/9702781/items/I8CFYTDP"],"itemData":{"id":4,"type":"article-journal","abstract":"This paper aims to investigate the value of ICT tools in the methodological strategy of gamification in the field of Physical Education. For this, a bibliographic review was carried out to look for experiences in the different educational stages. From these experiences, data related to the frequency of use, as well as the functionality, role to be used and the various types of tools were extracted and analyzed.","container-title":"Edutec. Revista Electrónica de Tecnología Educativa","DOI":"10.21556/edutec.2020.71.1453","ISSN":"1135-9250","issue":"71","journalAbbreviation":"Edutec-e","language":"es","page":"67-83","source":"DOI.org (Crossref)","title":"Herramientas TIC para la gamificación en Educación Física","author":[{"family":"Victoria González","given":"Carlos"}],"issued":{"date-parts":[["2020",3,26]]}}}],"schema":"https://github.com/citation-style-language/schema/raw/master/csl-citation.json"} </w:instrText>
      </w:r>
      <w:r w:rsidR="0048178B" w:rsidRPr="00EE580E">
        <w:rPr>
          <w:rFonts w:ascii="Arial" w:hAnsi="Arial" w:cs="Arial"/>
        </w:rPr>
        <w:fldChar w:fldCharType="separate"/>
      </w:r>
      <w:r w:rsidR="0048178B" w:rsidRPr="00EE580E">
        <w:rPr>
          <w:rFonts w:ascii="Arial" w:hAnsi="Arial" w:cs="Arial"/>
          <w:szCs w:val="24"/>
        </w:rPr>
        <w:t>(Victoria González, 2020)</w:t>
      </w:r>
      <w:r w:rsidR="0048178B" w:rsidRPr="00EE580E">
        <w:rPr>
          <w:rFonts w:ascii="Arial" w:hAnsi="Arial" w:cs="Arial"/>
        </w:rPr>
        <w:fldChar w:fldCharType="end"/>
      </w:r>
      <w:r w:rsidRPr="00EE580E">
        <w:rPr>
          <w:rFonts w:ascii="Arial" w:hAnsi="Arial" w:cs="Arial"/>
        </w:rPr>
        <w:t>.</w:t>
      </w:r>
    </w:p>
    <w:p w14:paraId="5978F4C9" w14:textId="3DF51744" w:rsidR="00CB118B" w:rsidRPr="00EE580E" w:rsidRDefault="00060CE8">
      <w:pPr>
        <w:spacing w:afterLines="120" w:after="288" w:line="360" w:lineRule="auto"/>
        <w:ind w:firstLine="709"/>
        <w:jc w:val="both"/>
        <w:rPr>
          <w:rFonts w:ascii="Arial" w:hAnsi="Arial" w:cs="Arial"/>
          <w:lang w:val="es-ES"/>
        </w:rPr>
        <w:pPrChange w:id="1142" w:author="MIGUEL FUERTES FERNANDEZ" w:date="2022-08-06T19:31:00Z">
          <w:pPr/>
        </w:pPrChange>
      </w:pPr>
      <w:r w:rsidRPr="00EE580E">
        <w:rPr>
          <w:rFonts w:ascii="Arial" w:hAnsi="Arial" w:cs="Arial"/>
          <w:lang w:val="es-ES"/>
        </w:rPr>
        <w:t>Harianingsih</w:t>
      </w:r>
      <w:ins w:id="1143" w:author="Usuario de Microsoft Office" w:date="2022-07-07T20:32:00Z">
        <w:r w:rsidR="00C878E2" w:rsidRPr="00EE580E">
          <w:rPr>
            <w:rFonts w:ascii="Arial" w:hAnsi="Arial" w:cs="Arial"/>
            <w:lang w:val="es-ES"/>
          </w:rPr>
          <w:t xml:space="preserve"> </w:t>
        </w:r>
      </w:ins>
      <w:r w:rsidR="0048178B" w:rsidRPr="00EE580E">
        <w:rPr>
          <w:rFonts w:ascii="Arial" w:hAnsi="Arial" w:cs="Arial"/>
          <w:lang w:val="es-ES"/>
        </w:rPr>
        <w:t xml:space="preserve">dice </w:t>
      </w:r>
      <w:commentRangeStart w:id="1144"/>
      <w:commentRangeStart w:id="1145"/>
      <w:commentRangeEnd w:id="1144"/>
      <w:r w:rsidR="00C878E2" w:rsidRPr="00EE580E">
        <w:rPr>
          <w:rStyle w:val="CommentReference"/>
        </w:rPr>
        <w:commentReference w:id="1144"/>
      </w:r>
      <w:commentRangeEnd w:id="1145"/>
      <w:r w:rsidR="007474EE" w:rsidRPr="00EE580E">
        <w:rPr>
          <w:rStyle w:val="CommentReference"/>
        </w:rPr>
        <w:commentReference w:id="1145"/>
      </w:r>
      <w:r w:rsidRPr="00EE580E">
        <w:rPr>
          <w:rFonts w:ascii="Arial" w:hAnsi="Arial" w:cs="Arial"/>
          <w:lang w:val="es-ES"/>
        </w:rPr>
        <w:t>“Swim together or sink together” para retratar esta idea de pertenencia a un grupo, de complicidad, de formar parte de la solución que resuelve el problema</w:t>
      </w:r>
      <w:r w:rsidR="0048178B" w:rsidRPr="00EE580E">
        <w:rPr>
          <w:rFonts w:ascii="Arial" w:hAnsi="Arial" w:cs="Arial"/>
          <w:lang w:val="es-ES"/>
        </w:rPr>
        <w:t xml:space="preserve"> </w:t>
      </w:r>
      <w:r w:rsidR="0048178B" w:rsidRPr="00EE580E">
        <w:rPr>
          <w:rFonts w:ascii="Arial" w:hAnsi="Arial" w:cs="Arial"/>
          <w:lang w:val="es-ES"/>
        </w:rPr>
        <w:fldChar w:fldCharType="begin"/>
      </w:r>
      <w:r w:rsidR="0048178B" w:rsidRPr="00EE580E">
        <w:rPr>
          <w:rFonts w:ascii="Arial" w:hAnsi="Arial" w:cs="Arial"/>
          <w:lang w:val="es-ES"/>
        </w:rPr>
        <w:instrText xml:space="preserve"> ADDIN ZOTERO_ITEM CSL_CITATION {"citationID":"zULYYcui","properties":{"formattedCitation":"(Harianingsih &amp; Jusoh, 2022)","plainCitation":"(Harianingsih &amp; Jusoh, 2022)","noteIndex":0},"citationItems":[{"id":9,"uris":["http://zotero.org/users/9702781/items/SD9XJJ5Y"],"itemData":{"id":9,"type":"article-journal","abstract":"Cooperative learning (CL) is one of the most effective learning methods that has been widely used in higher education. In the language classroom, it can develop transferable skills and encourage students to use the language. The effectiveness has been argued in numerous of literature. However, not many are concerned about how students feel about being involved in a group learning process. Therefore, this article reviews the literature on CL in the English language classroom. The study aimed to seek the students of English as A Second Language (ESL) / English as A Foreign Language (EFL) views regarding their experiences on group work (GW) both in online and offline settings. Based on the findings, the majority of the students who experienced GW online and offline have a positive perception. Utilizing a CL strategy may benefit students in various ways, including increased self-confidence and motivation, a more student-centered environment, and taking responsibility. In addition, online GW is considered a flexible learning strategy (i.e., time and place schedule management) and easy access to various teaching materials in online settings. Regardless of the benefits, the students who perceived GW negatively were in online settings due to internet connection issues, less GW experience, and unfamiliar with the application and software. Therefore, this study benefits students, academicians, and policymakers.","container-title":"International Journal of English and Applied Linguistics (IJEAL)","DOI":"10.47709/ijeal.v2i1.1423","ISSN":"2797-9482","issue":"1","journalAbbreviation":"IJEAL","language":"en","page":"62-74","source":"DOI.org (Crossref)","title":"A Review of Studies on Cooperative Learning in Language Classroom seen from Students' attitudes","volume":"2","author":[{"family":"Harianingsih","given":"Ika"},{"family":"Jusoh","given":"Zailani"}],"issued":{"date-parts":[["2022",4,1]]}}}],"schema":"https://github.com/citation-style-language/schema/raw/master/csl-citation.json"} </w:instrText>
      </w:r>
      <w:r w:rsidR="0048178B" w:rsidRPr="00EE580E">
        <w:rPr>
          <w:rFonts w:ascii="Arial" w:hAnsi="Arial" w:cs="Arial"/>
          <w:lang w:val="es-ES"/>
        </w:rPr>
        <w:fldChar w:fldCharType="separate"/>
      </w:r>
      <w:r w:rsidR="0048178B" w:rsidRPr="00EE580E">
        <w:rPr>
          <w:rFonts w:ascii="Arial" w:hAnsi="Arial" w:cs="Arial"/>
        </w:rPr>
        <w:t>(Harianingsih &amp; Jusoh, 2022)</w:t>
      </w:r>
      <w:r w:rsidR="0048178B" w:rsidRPr="00EE580E">
        <w:rPr>
          <w:rFonts w:ascii="Arial" w:hAnsi="Arial" w:cs="Arial"/>
          <w:lang w:val="es-ES"/>
        </w:rPr>
        <w:fldChar w:fldCharType="end"/>
      </w:r>
      <w:r w:rsidRPr="00EE580E">
        <w:rPr>
          <w:rFonts w:ascii="Arial" w:hAnsi="Arial" w:cs="Arial"/>
          <w:lang w:val="es-ES"/>
        </w:rPr>
        <w:t xml:space="preserve">. Es por esto por lo que el </w:t>
      </w:r>
      <w:commentRangeStart w:id="1146"/>
      <w:r w:rsidRPr="00EE580E">
        <w:rPr>
          <w:rFonts w:ascii="Arial" w:hAnsi="Arial" w:cs="Arial"/>
          <w:lang w:val="es-ES"/>
        </w:rPr>
        <w:t>trabajo se vuelve efectivo y constante, y en cierto modo un gusto</w:t>
      </w:r>
      <w:commentRangeEnd w:id="1146"/>
      <w:r w:rsidRPr="00EE580E">
        <w:rPr>
          <w:rStyle w:val="CommentReference"/>
          <w:rFonts w:ascii="Arial" w:hAnsi="Arial" w:cs="Arial"/>
        </w:rPr>
        <w:commentReference w:id="1146"/>
      </w:r>
      <w:r w:rsidRPr="00EE580E">
        <w:rPr>
          <w:rFonts w:ascii="Arial" w:hAnsi="Arial" w:cs="Arial"/>
          <w:lang w:val="es-ES"/>
        </w:rPr>
        <w:t>. Así es como se consigue la motivación</w:t>
      </w:r>
      <w:r w:rsidR="00381349" w:rsidRPr="00EE580E">
        <w:rPr>
          <w:rFonts w:ascii="Arial" w:hAnsi="Arial" w:cs="Arial"/>
          <w:lang w:val="es-ES"/>
        </w:rPr>
        <w:t xml:space="preserve"> </w:t>
      </w:r>
      <w:r w:rsidR="00381349" w:rsidRPr="00EE580E">
        <w:rPr>
          <w:rFonts w:ascii="Arial" w:hAnsi="Arial" w:cs="Arial"/>
          <w:lang w:val="es-ES"/>
        </w:rPr>
        <w:fldChar w:fldCharType="begin"/>
      </w:r>
      <w:r w:rsidR="00381349" w:rsidRPr="00EE580E">
        <w:rPr>
          <w:rFonts w:ascii="Arial" w:hAnsi="Arial" w:cs="Arial"/>
          <w:lang w:val="es-ES"/>
        </w:rPr>
        <w:instrText xml:space="preserve"> ADDIN ZOTERO_ITEM CSL_CITATION {"citationID":"sjQoWa1V","properties":{"formattedCitation":"(Lynn Brown, 2021)","plainCitation":"(Lynn Brown, 2021)","noteIndex":0},"citationItems":[{"id":11,"uris":["http://zotero.org/users/9702781/items/W7B7P3K9"],"itemData":{"id":11,"type":"article-journal","abstract":"The purpose of this literature review is to understand what cooperative learning is, how it affects student intrinsic motivation, identifying some barriers to implementing it, and examine reasons for its failure in some classrooms. This literature review analyzed and critiqued nine empirical studies from around the world and discussed one foundational study, which were all located using Eastern New Mexico University’s Golden Library and professor suggestion. The findings of this literature review show that cooperative learning has a positive impact on student intrinsic motivation, but has problems being appropriately implemented and fails in certain situations. The implications that can be drawn from this author’s research are that cooperative learning is not merely group work, that cooperative learning has a positive impact on student intrinsic motivation, that student age may affect the ability to utilize cooperative learning, that teacher training is desirable in implementing cooperative learning, and that student preparation all have a direct influence on the success or failure of cooperative learning in the classroom.","container-title":"International Journal of Research and Scientific Innovation","DOI":"10.51244/IJRSI.2021.8701","ISSN":"23212705","issue":"07","journalAbbreviation":"IJRSI","language":"en","page":"01-07","source":"DOI.org (Crossref)","title":"Literature Review: Effect of Cooperative Learning on Intrinsic Motivation","title-short":"Literature Review","volume":"08","author":[{"family":"Lynn Brown","given":"Christopher"}],"issued":{"date-parts":[["2021"]]}}}],"schema":"https://github.com/citation-style-language/schema/raw/master/csl-citation.json"} </w:instrText>
      </w:r>
      <w:r w:rsidR="00381349" w:rsidRPr="00EE580E">
        <w:rPr>
          <w:rFonts w:ascii="Arial" w:hAnsi="Arial" w:cs="Arial"/>
          <w:lang w:val="es-ES"/>
        </w:rPr>
        <w:fldChar w:fldCharType="separate"/>
      </w:r>
      <w:r w:rsidR="00381349" w:rsidRPr="00EE580E">
        <w:rPr>
          <w:rFonts w:ascii="Arial" w:hAnsi="Arial" w:cs="Arial"/>
        </w:rPr>
        <w:t>(Lynn Brown, 2021)</w:t>
      </w:r>
      <w:r w:rsidR="00381349" w:rsidRPr="00EE580E">
        <w:rPr>
          <w:rFonts w:ascii="Arial" w:hAnsi="Arial" w:cs="Arial"/>
          <w:lang w:val="es-ES"/>
        </w:rPr>
        <w:fldChar w:fldCharType="end"/>
      </w:r>
      <w:r w:rsidRPr="00EE580E">
        <w:rPr>
          <w:rFonts w:ascii="Arial" w:hAnsi="Arial" w:cs="Arial"/>
          <w:lang w:val="es-ES"/>
        </w:rPr>
        <w:t>.</w:t>
      </w:r>
    </w:p>
    <w:p w14:paraId="25A6D4E1" w14:textId="6F2853E3" w:rsidR="00CB118B" w:rsidRPr="00EE580E" w:rsidRDefault="00CB118B" w:rsidP="00501048">
      <w:pPr>
        <w:pStyle w:val="Ttulo2plantilla"/>
        <w:rPr>
          <w:lang w:val="es-ES"/>
        </w:rPr>
        <w:pPrChange w:id="1147" w:author="MIGUEL FUERTES FERNANDEZ" w:date="2022-08-25T18:52:00Z">
          <w:pPr/>
        </w:pPrChange>
      </w:pPr>
      <w:bookmarkStart w:id="1148" w:name="_Toc112348050"/>
      <w:r w:rsidRPr="00EE580E">
        <w:rPr>
          <w:lang w:val="es-ES"/>
        </w:rPr>
        <w:t xml:space="preserve">Habilidades </w:t>
      </w:r>
      <w:r w:rsidR="00BE5C08" w:rsidRPr="00EE580E">
        <w:rPr>
          <w:lang w:val="es-ES"/>
        </w:rPr>
        <w:t>para</w:t>
      </w:r>
      <w:r w:rsidRPr="00EE580E">
        <w:rPr>
          <w:lang w:val="es-ES"/>
        </w:rPr>
        <w:t xml:space="preserve"> sigo XXI</w:t>
      </w:r>
      <w:bookmarkEnd w:id="1148"/>
    </w:p>
    <w:p w14:paraId="11026C4D" w14:textId="33D66226" w:rsidR="00CB118B" w:rsidRPr="00EE580E" w:rsidRDefault="00CB118B">
      <w:pPr>
        <w:spacing w:afterLines="120" w:after="288" w:line="360" w:lineRule="auto"/>
        <w:ind w:firstLine="709"/>
        <w:jc w:val="both"/>
        <w:rPr>
          <w:rFonts w:ascii="Arial" w:hAnsi="Arial" w:cs="Arial"/>
          <w:lang w:val="es-ES"/>
        </w:rPr>
        <w:pPrChange w:id="1149" w:author="MIGUEL FUERTES FERNANDEZ" w:date="2022-08-06T19:31:00Z">
          <w:pPr/>
        </w:pPrChange>
      </w:pPr>
      <w:r w:rsidRPr="00EE580E">
        <w:rPr>
          <w:rFonts w:ascii="Arial" w:hAnsi="Arial" w:cs="Arial"/>
          <w:lang w:val="es-ES"/>
        </w:rPr>
        <w:t>Intrínsecamente ligada a la motivación, o precisamente como parte de ella, Harianingsih habla de la consecución de habilidades muy demandadas en este sigo XXI</w:t>
      </w:r>
      <w:r w:rsidR="00381349" w:rsidRPr="00EE580E">
        <w:rPr>
          <w:rFonts w:ascii="Arial" w:hAnsi="Arial" w:cs="Arial"/>
          <w:lang w:val="es-ES"/>
        </w:rPr>
        <w:t xml:space="preserve"> </w:t>
      </w:r>
      <w:r w:rsidR="00381349" w:rsidRPr="00EE580E">
        <w:rPr>
          <w:rFonts w:ascii="Arial" w:hAnsi="Arial" w:cs="Arial"/>
          <w:lang w:val="es-ES"/>
        </w:rPr>
        <w:fldChar w:fldCharType="begin"/>
      </w:r>
      <w:r w:rsidR="00381349" w:rsidRPr="00EE580E">
        <w:rPr>
          <w:rFonts w:ascii="Arial" w:hAnsi="Arial" w:cs="Arial"/>
          <w:lang w:val="es-ES"/>
        </w:rPr>
        <w:instrText xml:space="preserve"> ADDIN ZOTERO_ITEM CSL_CITATION {"citationID":"sYi5xwxj","properties":{"formattedCitation":"(Harianingsih &amp; Jusoh, 2022)","plainCitation":"(Harianingsih &amp; Jusoh, 2022)","noteIndex":0},"citationItems":[{"id":9,"uris":["http://zotero.org/users/9702781/items/SD9XJJ5Y"],"itemData":{"id":9,"type":"article-journal","abstract":"Cooperative learning (CL) is one of the most effective learning methods that has been widely used in higher education. In the language classroom, it can develop transferable skills and encourage students to use the language. The effectiveness has been argued in numerous of literature. However, not many are concerned about how students feel about being involved in a group learning process. Therefore, this article reviews the literature on CL in the English language classroom. The study aimed to seek the students of English as A Second Language (ESL) / English as A Foreign Language (EFL) views regarding their experiences on group work (GW) both in online and offline settings. Based on the findings, the majority of the students who experienced GW online and offline have a positive perception. Utilizing a CL strategy may benefit students in various ways, including increased self-confidence and motivation, a more student-centered environment, and taking responsibility. In addition, online GW is considered a flexible learning strategy (i.e., time and place schedule management) and easy access to various teaching materials in online settings. Regardless of the benefits, the students who perceived GW negatively were in online settings due to internet connection issues, less GW experience, and unfamiliar with the application and software. Therefore, this study benefits students, academicians, and policymakers.","container-title":"International Journal of English and Applied Linguistics (IJEAL)","DOI":"10.47709/ijeal.v2i1.1423","ISSN":"2797-9482","issue":"1","journalAbbreviation":"IJEAL","language":"en","page":"62-74","source":"DOI.org (Crossref)","title":"A Review of Studies on Cooperative Learning in Language Classroom seen from Students' attitudes","volume":"2","author":[{"family":"Harianingsih","given":"Ika"},{"family":"Jusoh","given":"Zailani"}],"issued":{"date-parts":[["2022",4,1]]}}}],"schema":"https://github.com/citation-style-language/schema/raw/master/csl-citation.json"} </w:instrText>
      </w:r>
      <w:r w:rsidR="00381349" w:rsidRPr="00EE580E">
        <w:rPr>
          <w:rFonts w:ascii="Arial" w:hAnsi="Arial" w:cs="Arial"/>
          <w:lang w:val="es-ES"/>
        </w:rPr>
        <w:fldChar w:fldCharType="separate"/>
      </w:r>
      <w:r w:rsidR="00381349" w:rsidRPr="00EE580E">
        <w:rPr>
          <w:rFonts w:ascii="Arial" w:hAnsi="Arial" w:cs="Arial"/>
        </w:rPr>
        <w:t>(Harianingsih &amp; Jusoh, 2022)</w:t>
      </w:r>
      <w:r w:rsidR="00381349" w:rsidRPr="00EE580E">
        <w:rPr>
          <w:rFonts w:ascii="Arial" w:hAnsi="Arial" w:cs="Arial"/>
          <w:lang w:val="es-ES"/>
        </w:rPr>
        <w:fldChar w:fldCharType="end"/>
      </w:r>
      <w:r w:rsidRPr="00EE580E">
        <w:rPr>
          <w:rFonts w:ascii="Arial" w:hAnsi="Arial" w:cs="Arial"/>
          <w:lang w:val="es-ES"/>
        </w:rPr>
        <w:t>.</w:t>
      </w:r>
    </w:p>
    <w:p w14:paraId="66399BF4" w14:textId="099E8982" w:rsidR="00BE5C08" w:rsidRPr="00EE580E" w:rsidRDefault="00CB118B">
      <w:pPr>
        <w:spacing w:afterLines="120" w:after="288" w:line="360" w:lineRule="auto"/>
        <w:ind w:firstLine="709"/>
        <w:jc w:val="both"/>
        <w:rPr>
          <w:rFonts w:ascii="Arial" w:hAnsi="Arial" w:cs="Arial"/>
          <w:lang w:val="es-ES"/>
        </w:rPr>
        <w:pPrChange w:id="1150" w:author="MIGUEL FUERTES FERNANDEZ" w:date="2022-08-06T19:31:00Z">
          <w:pPr/>
        </w:pPrChange>
      </w:pPr>
      <w:r w:rsidRPr="00EE580E">
        <w:rPr>
          <w:rFonts w:ascii="Arial" w:hAnsi="Arial" w:cs="Arial"/>
          <w:lang w:val="es-ES"/>
        </w:rPr>
        <w:t xml:space="preserve">Cuando se habla de aprendizaje colaborativo, a diferencia del trabajo en grupos o del trabajo individual, </w:t>
      </w:r>
      <w:r w:rsidR="00BE5C08" w:rsidRPr="00EE580E">
        <w:rPr>
          <w:rFonts w:ascii="Arial" w:hAnsi="Arial" w:cs="Arial"/>
          <w:lang w:val="es-ES"/>
        </w:rPr>
        <w:t>el conocimiento se construye o se descubre en tanto que cada uno hace su parte y colaboran o cooperan para llegar a la solución.</w:t>
      </w:r>
      <w:ins w:id="1151" w:author="Usuario de Microsoft Office" w:date="2022-07-07T20:33:00Z">
        <w:r w:rsidR="00C878E2" w:rsidRPr="00EE580E">
          <w:rPr>
            <w:rFonts w:ascii="Arial" w:hAnsi="Arial" w:cs="Arial"/>
            <w:lang w:val="es-ES"/>
          </w:rPr>
          <w:t xml:space="preserve"> </w:t>
        </w:r>
      </w:ins>
    </w:p>
    <w:p w14:paraId="6A62255B" w14:textId="77777777" w:rsidR="00BE5C08" w:rsidRPr="00EE580E" w:rsidRDefault="00BE5C08">
      <w:pPr>
        <w:spacing w:afterLines="120" w:after="288" w:line="360" w:lineRule="auto"/>
        <w:ind w:firstLine="709"/>
        <w:jc w:val="both"/>
        <w:rPr>
          <w:rFonts w:ascii="Arial" w:hAnsi="Arial" w:cs="Arial"/>
          <w:lang w:val="es-ES"/>
        </w:rPr>
        <w:pPrChange w:id="1152" w:author="MIGUEL FUERTES FERNANDEZ" w:date="2022-08-06T19:31:00Z">
          <w:pPr/>
        </w:pPrChange>
      </w:pPr>
      <w:r w:rsidRPr="00EE580E">
        <w:rPr>
          <w:rFonts w:ascii="Arial" w:hAnsi="Arial" w:cs="Arial"/>
          <w:lang w:val="es-ES"/>
        </w:rPr>
        <w:t xml:space="preserve">Es esta capacidad de construir conocimiento y colaborar, sumando tareas para llegar a la tarea que sería imposible de realizar para uno solo, cuando se adquieren estas habilidades o competencias. </w:t>
      </w:r>
    </w:p>
    <w:p w14:paraId="3D939543" w14:textId="518F6EDD" w:rsidR="004A5D59" w:rsidRPr="00EE580E" w:rsidRDefault="00BE5C08">
      <w:pPr>
        <w:spacing w:afterLines="120" w:after="288" w:line="360" w:lineRule="auto"/>
        <w:ind w:firstLine="709"/>
        <w:jc w:val="both"/>
        <w:rPr>
          <w:rFonts w:ascii="Arial" w:hAnsi="Arial" w:cs="Arial"/>
          <w:lang w:val="es-ES"/>
        </w:rPr>
        <w:pPrChange w:id="1153" w:author="MIGUEL FUERTES FERNANDEZ" w:date="2022-08-06T19:31:00Z">
          <w:pPr/>
        </w:pPrChange>
      </w:pPr>
      <w:r w:rsidRPr="00EE580E">
        <w:rPr>
          <w:rFonts w:ascii="Arial" w:hAnsi="Arial" w:cs="Arial"/>
          <w:lang w:val="es-ES"/>
        </w:rPr>
        <w:t>Harianingsih habla de “engadgement” como una forma de atrapar al alumno en su propia aventura de aprendizaje, explica la necesidad de un pensamiento crítico para la resolución de problemas, Herrada habla de habilidades sociales, de la interacción cara a cara</w:t>
      </w:r>
      <w:r w:rsidR="002A386C" w:rsidRPr="00EE580E">
        <w:rPr>
          <w:rFonts w:ascii="Arial" w:hAnsi="Arial" w:cs="Arial"/>
          <w:lang w:val="es-ES"/>
        </w:rPr>
        <w:t xml:space="preserve"> entre ot</w:t>
      </w:r>
      <w:r w:rsidR="00381349" w:rsidRPr="00EE580E">
        <w:rPr>
          <w:rFonts w:ascii="Arial" w:hAnsi="Arial" w:cs="Arial"/>
          <w:lang w:val="es-ES"/>
        </w:rPr>
        <w:t xml:space="preserve">ras </w:t>
      </w:r>
      <w:r w:rsidR="00381349" w:rsidRPr="00EE580E">
        <w:rPr>
          <w:rFonts w:ascii="Arial" w:hAnsi="Arial" w:cs="Arial"/>
          <w:lang w:val="es-ES"/>
        </w:rPr>
        <w:fldChar w:fldCharType="begin"/>
      </w:r>
      <w:r w:rsidR="00381349" w:rsidRPr="00EE580E">
        <w:rPr>
          <w:rFonts w:ascii="Arial" w:hAnsi="Arial" w:cs="Arial"/>
          <w:lang w:val="es-ES"/>
        </w:rPr>
        <w:instrText xml:space="preserve"> ADDIN ZOTERO_ITEM CSL_CITATION {"citationID":"8DrCx4bT","properties":{"formattedCitation":"(Harianingsih &amp; Jusoh, 2022; Herrada Valverde &amp; Ba\\uc0\\u241{}os Navarro, 2018)","plainCitation":"(Harianingsih &amp; Jusoh, 2022; Herrada Valverde &amp; Baños Navarro, 2018)","noteIndex":0},"citationItems":[{"id":9,"uris":["http://zotero.org/users/9702781/items/SD9XJJ5Y"],"itemData":{"id":9,"type":"article-journal","abstract":"Cooperative learning (CL) is one of the most effective learning methods that has been widely used in higher education. In the language classroom, it can develop transferable skills and encourage students to use the language. The effectiveness has been argued in numerous of literature. However, not many are concerned about how students feel about being involved in a group learning process. Therefore, this article reviews the literature on CL in the English language classroom. The study aimed to seek the students of English as A Second Language (ESL) / English as A Foreign Language (EFL) views regarding their experiences on group work (GW) both in online and offline settings. Based on the findings, the majority of the students who experienced GW online and offline have a positive perception. Utilizing a CL strategy may benefit students in various ways, including increased self-confidence and motivation, a more student-centered environment, and taking responsibility. In addition, online GW is considered a flexible learning strategy (i.e., time and place schedule management) and easy access to various teaching materials in online settings. Regardless of the benefits, the students who perceived GW negatively were in online settings due to internet connection issues, less GW experience, and unfamiliar with the application and software. Therefore, this study benefits students, academicians, and policymakers.","container-title":"International Journal of English and Applied Linguistics (IJEAL)","DOI":"10.47709/ijeal.v2i1.1423","ISSN":"2797-9482","issue":"1","journalAbbreviation":"IJEAL","language":"en","page":"62-74","source":"DOI.org (Crossref)","title":"A Review of Studies on Cooperative Learning in Language Classroom seen from Students' attitudes","volume":"2","author":[{"family":"Harianingsih","given":"Ika"},{"family":"Jusoh","given":"Zailani"}],"issued":{"date-parts":[["2022",4,1]]}}},{"id":8,"uris":["http://zotero.org/users/9702781/items/A5AVA5D3"],"itemData":{"id":8,"type":"article-journal","abstract":"Information Communication Technologies have brought a revolution in education, causing structural changes in the way we teach and how we learn. Currently, the existence of a wide variety of virtual teaching-learning environments enables teachers and students to interact synchronously or asynchronously using computers and mobile devices. This has led to the implementation of active teaching-learning methodologies with proven pedagogical effectiveness, such as cooperative learning, that encourage students to acquire skills and improve their academic performance. Despite the importance of the subject, almost no papers have analysed the state-of-the-art on educational experiences that promote cooperative learning using new technologies. In order to respond to this demand, this paper presents a comprehensive review of the related bibliography that include a large number of papers written in Spanish in which new technologies are used to implement cooperative learning activities in different subjects and educational levels. From the analysis of these papers, it can be concluded that there is a growing interest by teachers and researchers in implementing cooperative learning using virtual teaching-learning environments and computer applications, as well as social networks or MOOC. Further, these experiences receive positive feedback from teachers and students involved.","container-title":"@tic. revista d'innovació educativa","DOI":"10.7203/attic.20.11266","ISSN":"1989-3477","issue":"20","journalAbbreviation":"@tic","language":"es","page":"16","source":"DOI.org (Crossref)","title":"Aprendizaje cooperativo a través de las nuevas tecnologías: Una revisión","title-short":"Aprendizaje cooperativo a través de las nuevas tecnologías","author":[{"family":"Herrada Valverde","given":"Rosario Isabel"},{"family":"Baños Navarro","given":"Raúl"}],"issued":{"date-parts":[["2018",6,21]]}}}],"schema":"https://github.com/citation-style-language/schema/raw/master/csl-citation.json"} </w:instrText>
      </w:r>
      <w:r w:rsidR="00381349" w:rsidRPr="00EE580E">
        <w:rPr>
          <w:rFonts w:ascii="Arial" w:hAnsi="Arial" w:cs="Arial"/>
          <w:lang w:val="es-ES"/>
        </w:rPr>
        <w:fldChar w:fldCharType="separate"/>
      </w:r>
      <w:r w:rsidR="00381349" w:rsidRPr="00EE580E">
        <w:rPr>
          <w:rFonts w:ascii="Arial" w:hAnsi="Arial" w:cs="Arial"/>
          <w:szCs w:val="24"/>
        </w:rPr>
        <w:t>(Harianingsih &amp; Jusoh, 2022; Herrada Valverde &amp; Baños Navarro, 2018)</w:t>
      </w:r>
      <w:r w:rsidR="00381349" w:rsidRPr="00EE580E">
        <w:rPr>
          <w:rFonts w:ascii="Arial" w:hAnsi="Arial" w:cs="Arial"/>
          <w:lang w:val="es-ES"/>
        </w:rPr>
        <w:fldChar w:fldCharType="end"/>
      </w:r>
      <w:r w:rsidR="00381349" w:rsidRPr="00EE580E">
        <w:rPr>
          <w:rFonts w:ascii="Arial" w:hAnsi="Arial" w:cs="Arial"/>
          <w:lang w:val="es-ES"/>
        </w:rPr>
        <w:t>.</w:t>
      </w:r>
    </w:p>
    <w:p w14:paraId="3A4D4B0B" w14:textId="77777777" w:rsidR="004A5D59" w:rsidRPr="00EE580E" w:rsidRDefault="004A5D59">
      <w:pPr>
        <w:spacing w:afterLines="120" w:after="288" w:line="360" w:lineRule="auto"/>
        <w:ind w:firstLine="709"/>
        <w:jc w:val="both"/>
        <w:rPr>
          <w:rFonts w:ascii="Arial" w:hAnsi="Arial" w:cs="Arial"/>
          <w:lang w:val="es-ES"/>
        </w:rPr>
        <w:pPrChange w:id="1154" w:author="MIGUEL FUERTES FERNANDEZ" w:date="2022-08-06T19:31:00Z">
          <w:pPr/>
        </w:pPrChange>
      </w:pPr>
      <w:r w:rsidRPr="00EE580E">
        <w:rPr>
          <w:rFonts w:ascii="Arial" w:hAnsi="Arial" w:cs="Arial"/>
          <w:lang w:val="es-ES"/>
        </w:rPr>
        <w:t>Se puede deducir, dada la importancia que se le da a cooperar y a resolver un conflicto, que no tendría sentido realizar una actividad de trabajo colaborativo si no es dirigida a la resolución de un problema.</w:t>
      </w:r>
    </w:p>
    <w:p w14:paraId="5CA7730E" w14:textId="217D7095" w:rsidR="004A5D59" w:rsidRPr="00EE580E" w:rsidRDefault="004A5D59">
      <w:pPr>
        <w:spacing w:afterLines="120" w:after="288" w:line="360" w:lineRule="auto"/>
        <w:ind w:firstLine="709"/>
        <w:jc w:val="both"/>
        <w:rPr>
          <w:rFonts w:ascii="Arial" w:hAnsi="Arial" w:cs="Arial"/>
          <w:lang w:val="es-ES"/>
        </w:rPr>
        <w:pPrChange w:id="1155" w:author="MIGUEL FUERTES FERNANDEZ" w:date="2022-08-06T19:31:00Z">
          <w:pPr/>
        </w:pPrChange>
      </w:pPr>
      <w:commentRangeStart w:id="1156"/>
      <w:r w:rsidRPr="00EE580E">
        <w:rPr>
          <w:rFonts w:ascii="Arial" w:hAnsi="Arial" w:cs="Arial"/>
          <w:lang w:val="es-ES"/>
        </w:rPr>
        <w:t>He aquí una lista explicativa de las principales habilidades o aptitudes derivadas o trabajadas mediante el aprendizaje colaborativo</w:t>
      </w:r>
      <w:commentRangeEnd w:id="1156"/>
      <w:r w:rsidR="00691666" w:rsidRPr="00EE580E">
        <w:rPr>
          <w:rStyle w:val="CommentReference"/>
          <w:rFonts w:ascii="Arial" w:hAnsi="Arial" w:cs="Arial"/>
        </w:rPr>
        <w:commentReference w:id="1156"/>
      </w:r>
      <w:r w:rsidR="00381349" w:rsidRPr="00EE580E">
        <w:rPr>
          <w:rFonts w:ascii="Arial" w:hAnsi="Arial" w:cs="Arial"/>
          <w:lang w:val="es-ES"/>
        </w:rPr>
        <w:t xml:space="preserve"> </w:t>
      </w:r>
      <w:r w:rsidR="00381349" w:rsidRPr="00EE580E">
        <w:rPr>
          <w:rFonts w:ascii="Arial" w:hAnsi="Arial" w:cs="Arial"/>
          <w:lang w:val="es-ES"/>
        </w:rPr>
        <w:fldChar w:fldCharType="begin"/>
      </w:r>
      <w:r w:rsidR="00381349" w:rsidRPr="00EE580E">
        <w:rPr>
          <w:rFonts w:ascii="Arial" w:hAnsi="Arial" w:cs="Arial"/>
          <w:lang w:val="es-ES"/>
        </w:rPr>
        <w:instrText xml:space="preserve"> ADDIN ZOTERO_ITEM CSL_CITATION {"citationID":"5qf3iH8m","properties":{"formattedCitation":"(Harianingsih &amp; Jusoh, 2022; Herrada Valverde &amp; Ba\\uc0\\u241{}os Navarro, 2018; Lynn Brown, 2021)","plainCitation":"(Harianingsih &amp; Jusoh, 2022; Herrada Valverde &amp; Baños Navarro, 2018; Lynn Brown, 2021)","noteIndex":0},"citationItems":[{"id":9,"uris":["http://zotero.org/users/9702781/items/SD9XJJ5Y"],"itemData":{"id":9,"type":"article-journal","abstract":"Cooperative learning (CL) is one of the most effective learning methods that has been widely used in higher education. In the language classroom, it can develop transferable skills and encourage students to use the language. The effectiveness has been argued in numerous of literature. However, not many are concerned about how students feel about being involved in a group learning process. Therefore, this article reviews the literature on CL in the English language classroom. The study aimed to seek the students of English as A Second Language (ESL) / English as A Foreign Language (EFL) views regarding their experiences on group work (GW) both in online and offline settings. Based on the findings, the majority of the students who experienced GW online and offline have a positive perception. Utilizing a CL strategy may benefit students in various ways, including increased self-confidence and motivation, a more student-centered environment, and taking responsibility. In addition, online GW is considered a flexible learning strategy (i.e., time and place schedule management) and easy access to various teaching materials in online settings. Regardless of the benefits, the students who perceived GW negatively were in online settings due to internet connection issues, less GW experience, and unfamiliar with the application and software. Therefore, this study benefits students, academicians, and policymakers.","container-title":"International Journal of English and Applied Linguistics (IJEAL)","DOI":"10.47709/ijeal.v2i1.1423","ISSN":"2797-9482","issue":"1","journalAbbreviation":"IJEAL","language":"en","page":"62-74","source":"DOI.org (Crossref)","title":"A Review of Studies on Cooperative Learning in Language Classroom seen from Students' attitudes","volume":"2","author":[{"family":"Harianingsih","given":"Ika"},{"family":"Jusoh","given":"Zailani"}],"issued":{"date-parts":[["2022",4,1]]}}},{"id":8,"uris":["http://zotero.org/users/9702781/items/A5AVA5D3"],"itemData":{"id":8,"type":"article-journal","abstract":"Information Communication Technologies have brought a revolution in education, causing structural changes in the way we teach and how we learn. Currently, the existence of a wide variety of virtual teaching-learning environments enables teachers and students to interact synchronously or asynchronously using computers and mobile devices. This has led to the implementation of active teaching-learning methodologies with proven pedagogical effectiveness, such as cooperative learning, that encourage students to acquire skills and improve their academic performance. Despite the importance of the subject, almost no papers have analysed the state-of-the-art on educational experiences that promote cooperative learning using new technologies. In order to respond to this demand, this paper presents a comprehensive review of the related bibliography that include a large number of papers written in Spanish in which new technologies are used to implement cooperative learning activities in different subjects and educational levels. From the analysis of these papers, it can be concluded that there is a growing interest by teachers and researchers in implementing cooperative learning using virtual teaching-learning environments and computer applications, as well as social networks or MOOC. Further, these experiences receive positive feedback from teachers and students involved.","container-title":"@tic. revista d'innovació educativa","DOI":"10.7203/attic.20.11266","ISSN":"1989-3477","issue":"20","journalAbbreviation":"@tic","language":"es","page":"16","source":"DOI.org (Crossref)","title":"Aprendizaje cooperativo a través de las nuevas tecnologías: Una revisión","title-short":"Aprendizaje cooperativo a través de las nuevas tecnologías","author":[{"family":"Herrada Valverde","given":"Rosario Isabel"},{"family":"Baños Navarro","given":"Raúl"}],"issued":{"date-parts":[["2018",6,21]]}}},{"id":11,"uris":["http://zotero.org/users/9702781/items/W7B7P3K9"],"itemData":{"id":11,"type":"article-journal","abstract":"The purpose of this literature review is to understand what cooperative learning is, how it affects student intrinsic motivation, identifying some barriers to implementing it, and examine reasons for its failure in some classrooms. This literature review analyzed and critiqued nine empirical studies from around the world and discussed one foundational study, which were all located using Eastern New Mexico University’s Golden Library and professor suggestion. The findings of this literature review show that cooperative learning has a positive impact on student intrinsic motivation, but has problems being appropriately implemented and fails in certain situations. The implications that can be drawn from this author’s research are that cooperative learning is not merely group work, that cooperative learning has a positive impact on student intrinsic motivation, that student age may affect the ability to utilize cooperative learning, that teacher training is desirable in implementing cooperative learning, and that student preparation all have a direct influence on the success or failure of cooperative learning in the classroom.","container-title":"International Journal of Research and Scientific Innovation","DOI":"10.51244/IJRSI.2021.8701","ISSN":"23212705","issue":"07","journalAbbreviation":"IJRSI","language":"en","page":"01-07","source":"DOI.org (Crossref)","title":"Literature Review: Effect of Cooperative Learning on Intrinsic Motivation","title-short":"Literature Review","volume":"08","author":[{"family":"Lynn Brown","given":"Christopher"}],"issued":{"date-parts":[["2021"]]}}}],"schema":"https://github.com/citation-style-language/schema/raw/master/csl-citation.json"} </w:instrText>
      </w:r>
      <w:r w:rsidR="00381349" w:rsidRPr="00EE580E">
        <w:rPr>
          <w:rFonts w:ascii="Arial" w:hAnsi="Arial" w:cs="Arial"/>
          <w:lang w:val="es-ES"/>
        </w:rPr>
        <w:fldChar w:fldCharType="separate"/>
      </w:r>
      <w:r w:rsidR="00381349" w:rsidRPr="00EE580E">
        <w:rPr>
          <w:rFonts w:ascii="Arial" w:hAnsi="Arial" w:cs="Arial"/>
          <w:szCs w:val="24"/>
        </w:rPr>
        <w:t>(Harianingsih &amp; Jusoh, 2022; Herrada Valverde &amp; Baños Navarro, 2018; Lynn Brown, 2021)</w:t>
      </w:r>
      <w:r w:rsidR="00381349" w:rsidRPr="00EE580E">
        <w:rPr>
          <w:rFonts w:ascii="Arial" w:hAnsi="Arial" w:cs="Arial"/>
          <w:lang w:val="es-ES"/>
        </w:rPr>
        <w:fldChar w:fldCharType="end"/>
      </w:r>
      <w:r w:rsidRPr="00EE580E">
        <w:rPr>
          <w:rFonts w:ascii="Arial" w:hAnsi="Arial" w:cs="Arial"/>
          <w:lang w:val="es-ES"/>
        </w:rPr>
        <w:t>:</w:t>
      </w:r>
    </w:p>
    <w:p w14:paraId="0A32856E" w14:textId="429F045D" w:rsidR="00B45FFD" w:rsidRPr="00EE580E" w:rsidRDefault="00B45FFD">
      <w:pPr>
        <w:pStyle w:val="ListParagraph"/>
        <w:numPr>
          <w:ilvl w:val="0"/>
          <w:numId w:val="18"/>
        </w:numPr>
        <w:spacing w:afterLines="120" w:after="288" w:line="360" w:lineRule="auto"/>
        <w:ind w:left="0" w:firstLine="709"/>
        <w:rPr>
          <w:rFonts w:cs="Arial"/>
          <w:lang w:val="es-ES"/>
        </w:rPr>
        <w:pPrChange w:id="1157" w:author="MIGUEL FUERTES FERNANDEZ" w:date="2022-08-06T19:31:00Z">
          <w:pPr>
            <w:pStyle w:val="ListParagraph"/>
            <w:numPr>
              <w:numId w:val="18"/>
            </w:numPr>
            <w:ind w:left="1069" w:hanging="360"/>
          </w:pPr>
        </w:pPrChange>
      </w:pPr>
      <w:commentRangeStart w:id="1158"/>
      <w:r w:rsidRPr="00EE580E">
        <w:rPr>
          <w:rFonts w:cs="Arial"/>
          <w:lang w:val="es-ES"/>
        </w:rPr>
        <w:t>Interdependencia</w:t>
      </w:r>
      <w:r w:rsidR="004A5D59" w:rsidRPr="00EE580E">
        <w:rPr>
          <w:rFonts w:cs="Arial"/>
          <w:lang w:val="es-ES"/>
        </w:rPr>
        <w:t xml:space="preserve"> positiva</w:t>
      </w:r>
      <w:commentRangeEnd w:id="1158"/>
      <w:r w:rsidR="00802AF6" w:rsidRPr="00EE580E">
        <w:rPr>
          <w:rStyle w:val="CommentReference"/>
          <w:rFonts w:eastAsiaTheme="minorHAnsi" w:cs="Arial"/>
          <w:lang w:eastAsia="en-US"/>
        </w:rPr>
        <w:commentReference w:id="1158"/>
      </w:r>
    </w:p>
    <w:p w14:paraId="362E7247" w14:textId="69774604" w:rsidR="004A5D59" w:rsidRPr="00EE580E" w:rsidRDefault="004A5D59">
      <w:pPr>
        <w:pStyle w:val="ListParagraph"/>
        <w:numPr>
          <w:ilvl w:val="0"/>
          <w:numId w:val="18"/>
        </w:numPr>
        <w:spacing w:afterLines="120" w:after="288" w:line="360" w:lineRule="auto"/>
        <w:ind w:left="0" w:firstLine="709"/>
        <w:rPr>
          <w:rFonts w:cs="Arial"/>
          <w:lang w:val="es-ES"/>
        </w:rPr>
        <w:pPrChange w:id="1159" w:author="MIGUEL FUERTES FERNANDEZ" w:date="2022-08-06T19:31:00Z">
          <w:pPr>
            <w:pStyle w:val="ListParagraph"/>
            <w:numPr>
              <w:numId w:val="18"/>
            </w:numPr>
            <w:ind w:left="1069" w:hanging="360"/>
          </w:pPr>
        </w:pPrChange>
      </w:pPr>
      <w:commentRangeStart w:id="1160"/>
      <w:r w:rsidRPr="00EE580E">
        <w:rPr>
          <w:rFonts w:cs="Arial"/>
          <w:lang w:val="es-ES"/>
        </w:rPr>
        <w:t>Responsabilidad individual</w:t>
      </w:r>
      <w:commentRangeEnd w:id="1160"/>
      <w:r w:rsidR="00D26B39" w:rsidRPr="00EE580E">
        <w:rPr>
          <w:rStyle w:val="CommentReference"/>
          <w:rFonts w:eastAsiaTheme="minorHAnsi" w:cs="Arial"/>
          <w:lang w:eastAsia="en-US"/>
        </w:rPr>
        <w:commentReference w:id="1160"/>
      </w:r>
    </w:p>
    <w:p w14:paraId="3B774552" w14:textId="1FC5E651" w:rsidR="004A5D59" w:rsidRPr="00EE580E" w:rsidRDefault="004A5D59">
      <w:pPr>
        <w:pStyle w:val="ListParagraph"/>
        <w:numPr>
          <w:ilvl w:val="0"/>
          <w:numId w:val="18"/>
        </w:numPr>
        <w:spacing w:afterLines="120" w:after="288" w:line="360" w:lineRule="auto"/>
        <w:ind w:left="0" w:firstLine="709"/>
        <w:rPr>
          <w:rFonts w:cs="Arial"/>
          <w:lang w:val="es-ES"/>
        </w:rPr>
        <w:pPrChange w:id="1161" w:author="MIGUEL FUERTES FERNANDEZ" w:date="2022-08-06T19:31:00Z">
          <w:pPr>
            <w:pStyle w:val="ListParagraph"/>
            <w:numPr>
              <w:numId w:val="18"/>
            </w:numPr>
            <w:ind w:left="1069" w:hanging="360"/>
          </w:pPr>
        </w:pPrChange>
      </w:pPr>
      <w:commentRangeStart w:id="1162"/>
      <w:r w:rsidRPr="00EE580E">
        <w:rPr>
          <w:rFonts w:cs="Arial"/>
          <w:lang w:val="es-ES"/>
        </w:rPr>
        <w:t>Cara a cara</w:t>
      </w:r>
      <w:r w:rsidR="00691666" w:rsidRPr="00EE580E">
        <w:rPr>
          <w:rFonts w:cs="Arial"/>
          <w:lang w:val="es-ES"/>
        </w:rPr>
        <w:t>, interacción social</w:t>
      </w:r>
      <w:commentRangeEnd w:id="1162"/>
      <w:r w:rsidR="00A267EB" w:rsidRPr="00EE580E">
        <w:rPr>
          <w:rStyle w:val="CommentReference"/>
          <w:rFonts w:eastAsiaTheme="minorHAnsi" w:cs="Arial"/>
          <w:lang w:eastAsia="en-US"/>
        </w:rPr>
        <w:commentReference w:id="1162"/>
      </w:r>
    </w:p>
    <w:p w14:paraId="06394869" w14:textId="06216342" w:rsidR="004A5D59" w:rsidRPr="00EE580E" w:rsidRDefault="004A5D59">
      <w:pPr>
        <w:pStyle w:val="ListParagraph"/>
        <w:numPr>
          <w:ilvl w:val="0"/>
          <w:numId w:val="18"/>
        </w:numPr>
        <w:spacing w:afterLines="120" w:after="288" w:line="360" w:lineRule="auto"/>
        <w:ind w:left="0" w:firstLine="709"/>
        <w:rPr>
          <w:rFonts w:cs="Arial"/>
          <w:lang w:val="es-ES"/>
        </w:rPr>
        <w:pPrChange w:id="1163" w:author="MIGUEL FUERTES FERNANDEZ" w:date="2022-08-06T19:31:00Z">
          <w:pPr>
            <w:pStyle w:val="ListParagraph"/>
            <w:numPr>
              <w:numId w:val="18"/>
            </w:numPr>
            <w:ind w:left="1069" w:hanging="360"/>
          </w:pPr>
        </w:pPrChange>
      </w:pPr>
      <w:commentRangeStart w:id="1164"/>
      <w:r w:rsidRPr="00EE580E">
        <w:rPr>
          <w:rFonts w:cs="Arial"/>
          <w:lang w:val="es-ES"/>
        </w:rPr>
        <w:t>Habilidades interpersonales</w:t>
      </w:r>
      <w:commentRangeEnd w:id="1164"/>
      <w:r w:rsidR="00963E88" w:rsidRPr="00EE580E">
        <w:rPr>
          <w:rStyle w:val="CommentReference"/>
          <w:rFonts w:eastAsiaTheme="minorHAnsi" w:cs="Arial"/>
          <w:lang w:eastAsia="en-US"/>
        </w:rPr>
        <w:commentReference w:id="1164"/>
      </w:r>
    </w:p>
    <w:p w14:paraId="17E24DE1" w14:textId="49E9866F" w:rsidR="004A5D59" w:rsidRPr="00EE580E" w:rsidRDefault="004A5D59">
      <w:pPr>
        <w:pStyle w:val="ListParagraph"/>
        <w:numPr>
          <w:ilvl w:val="0"/>
          <w:numId w:val="18"/>
        </w:numPr>
        <w:spacing w:afterLines="120" w:after="288" w:line="360" w:lineRule="auto"/>
        <w:ind w:left="0" w:firstLine="709"/>
        <w:rPr>
          <w:rFonts w:cs="Arial"/>
          <w:lang w:val="es-ES"/>
        </w:rPr>
        <w:pPrChange w:id="1165" w:author="MIGUEL FUERTES FERNANDEZ" w:date="2022-08-06T19:31:00Z">
          <w:pPr>
            <w:pStyle w:val="ListParagraph"/>
            <w:numPr>
              <w:numId w:val="18"/>
            </w:numPr>
            <w:ind w:left="1069" w:hanging="360"/>
          </w:pPr>
        </w:pPrChange>
      </w:pPr>
      <w:commentRangeStart w:id="1166"/>
      <w:r w:rsidRPr="00EE580E">
        <w:rPr>
          <w:rFonts w:cs="Arial"/>
          <w:lang w:val="es-ES"/>
        </w:rPr>
        <w:t>Supervisión grupal</w:t>
      </w:r>
      <w:commentRangeEnd w:id="1166"/>
      <w:r w:rsidR="008E48AE" w:rsidRPr="00EE580E">
        <w:rPr>
          <w:rStyle w:val="CommentReference"/>
          <w:rFonts w:eastAsiaTheme="minorHAnsi" w:cs="Arial"/>
          <w:lang w:eastAsia="en-US"/>
        </w:rPr>
        <w:commentReference w:id="1166"/>
      </w:r>
    </w:p>
    <w:p w14:paraId="28A0C22C" w14:textId="1ED737A7" w:rsidR="004A5D59" w:rsidRPr="00EE580E" w:rsidRDefault="004A5D59">
      <w:pPr>
        <w:pStyle w:val="ListParagraph"/>
        <w:numPr>
          <w:ilvl w:val="0"/>
          <w:numId w:val="18"/>
        </w:numPr>
        <w:spacing w:afterLines="120" w:after="288" w:line="360" w:lineRule="auto"/>
        <w:ind w:left="0" w:firstLine="709"/>
        <w:rPr>
          <w:rFonts w:cs="Arial"/>
          <w:lang w:val="es-ES"/>
        </w:rPr>
        <w:pPrChange w:id="1167" w:author="MIGUEL FUERTES FERNANDEZ" w:date="2022-08-06T19:31:00Z">
          <w:pPr>
            <w:pStyle w:val="ListParagraph"/>
            <w:numPr>
              <w:numId w:val="18"/>
            </w:numPr>
            <w:ind w:left="1069" w:hanging="360"/>
          </w:pPr>
        </w:pPrChange>
      </w:pPr>
      <w:commentRangeStart w:id="1168"/>
      <w:r w:rsidRPr="00EE580E">
        <w:rPr>
          <w:rFonts w:cs="Arial"/>
          <w:lang w:val="es-ES"/>
        </w:rPr>
        <w:t>Participación</w:t>
      </w:r>
      <w:commentRangeEnd w:id="1168"/>
      <w:r w:rsidR="004224D6" w:rsidRPr="00EE580E">
        <w:rPr>
          <w:rStyle w:val="CommentReference"/>
          <w:rFonts w:eastAsiaTheme="minorHAnsi" w:cs="Arial"/>
          <w:lang w:eastAsia="en-US"/>
        </w:rPr>
        <w:commentReference w:id="1168"/>
      </w:r>
    </w:p>
    <w:p w14:paraId="0BA681A3" w14:textId="417EC7A7" w:rsidR="004A5D59" w:rsidRPr="00EE580E" w:rsidRDefault="004A5D59">
      <w:pPr>
        <w:pStyle w:val="ListParagraph"/>
        <w:numPr>
          <w:ilvl w:val="0"/>
          <w:numId w:val="18"/>
        </w:numPr>
        <w:spacing w:afterLines="120" w:after="288" w:line="360" w:lineRule="auto"/>
        <w:ind w:left="0" w:firstLine="709"/>
        <w:rPr>
          <w:rFonts w:cs="Arial"/>
          <w:lang w:val="es-ES"/>
        </w:rPr>
        <w:pPrChange w:id="1169" w:author="MIGUEL FUERTES FERNANDEZ" w:date="2022-08-06T19:31:00Z">
          <w:pPr>
            <w:pStyle w:val="ListParagraph"/>
            <w:numPr>
              <w:numId w:val="18"/>
            </w:numPr>
            <w:ind w:left="1069" w:hanging="360"/>
          </w:pPr>
        </w:pPrChange>
      </w:pPr>
      <w:commentRangeStart w:id="1170"/>
      <w:r w:rsidRPr="00EE580E">
        <w:rPr>
          <w:rFonts w:cs="Arial"/>
          <w:lang w:val="es-ES"/>
        </w:rPr>
        <w:t>Convivencia</w:t>
      </w:r>
      <w:commentRangeEnd w:id="1170"/>
      <w:r w:rsidR="00B814F6" w:rsidRPr="00EE580E">
        <w:rPr>
          <w:rStyle w:val="CommentReference"/>
          <w:rFonts w:eastAsiaTheme="minorHAnsi" w:cs="Arial"/>
          <w:lang w:eastAsia="en-US"/>
        </w:rPr>
        <w:commentReference w:id="1170"/>
      </w:r>
    </w:p>
    <w:p w14:paraId="282ACA29" w14:textId="37BE1E2C" w:rsidR="004A5D59" w:rsidRPr="00EE580E" w:rsidRDefault="004A5D59">
      <w:pPr>
        <w:pStyle w:val="ListParagraph"/>
        <w:numPr>
          <w:ilvl w:val="0"/>
          <w:numId w:val="18"/>
        </w:numPr>
        <w:spacing w:afterLines="120" w:after="288" w:line="360" w:lineRule="auto"/>
        <w:ind w:left="0" w:firstLine="709"/>
        <w:rPr>
          <w:rFonts w:cs="Arial"/>
          <w:lang w:val="es-ES"/>
        </w:rPr>
        <w:pPrChange w:id="1171" w:author="MIGUEL FUERTES FERNANDEZ" w:date="2022-08-06T19:31:00Z">
          <w:pPr>
            <w:pStyle w:val="ListParagraph"/>
            <w:numPr>
              <w:numId w:val="18"/>
            </w:numPr>
            <w:ind w:left="1069" w:hanging="360"/>
          </w:pPr>
        </w:pPrChange>
      </w:pPr>
      <w:commentRangeStart w:id="1172"/>
      <w:r w:rsidRPr="00EE580E">
        <w:rPr>
          <w:rFonts w:cs="Arial"/>
          <w:lang w:val="es-ES"/>
        </w:rPr>
        <w:t>Comunicación</w:t>
      </w:r>
      <w:commentRangeEnd w:id="1172"/>
      <w:r w:rsidR="004C438E" w:rsidRPr="00EE580E">
        <w:rPr>
          <w:rStyle w:val="CommentReference"/>
          <w:rFonts w:eastAsiaTheme="minorHAnsi" w:cs="Arial"/>
          <w:lang w:eastAsia="en-US"/>
        </w:rPr>
        <w:commentReference w:id="1172"/>
      </w:r>
    </w:p>
    <w:p w14:paraId="4704391E" w14:textId="534C0F68" w:rsidR="004A5D59" w:rsidRPr="00EE580E" w:rsidRDefault="004A5D59">
      <w:pPr>
        <w:pStyle w:val="ListParagraph"/>
        <w:numPr>
          <w:ilvl w:val="0"/>
          <w:numId w:val="18"/>
        </w:numPr>
        <w:spacing w:afterLines="120" w:after="288" w:line="360" w:lineRule="auto"/>
        <w:ind w:left="0" w:firstLine="709"/>
        <w:rPr>
          <w:rFonts w:cs="Arial"/>
          <w:lang w:val="es-ES"/>
        </w:rPr>
        <w:pPrChange w:id="1173" w:author="MIGUEL FUERTES FERNANDEZ" w:date="2022-08-06T19:31:00Z">
          <w:pPr>
            <w:pStyle w:val="ListParagraph"/>
            <w:numPr>
              <w:numId w:val="18"/>
            </w:numPr>
            <w:ind w:left="1069" w:hanging="360"/>
          </w:pPr>
        </w:pPrChange>
      </w:pPr>
      <w:commentRangeStart w:id="1174"/>
      <w:r w:rsidRPr="00EE580E">
        <w:rPr>
          <w:rFonts w:cs="Arial"/>
          <w:lang w:val="es-ES"/>
        </w:rPr>
        <w:t>Formación en valores</w:t>
      </w:r>
      <w:commentRangeEnd w:id="1174"/>
      <w:r w:rsidR="00CF1042" w:rsidRPr="00EE580E">
        <w:rPr>
          <w:rStyle w:val="CommentReference"/>
          <w:rFonts w:eastAsiaTheme="minorHAnsi" w:cs="Arial"/>
          <w:lang w:eastAsia="en-US"/>
        </w:rPr>
        <w:commentReference w:id="1174"/>
      </w:r>
    </w:p>
    <w:p w14:paraId="7BEF1630" w14:textId="27F7E10C" w:rsidR="004A5D59" w:rsidRPr="00EE580E" w:rsidRDefault="004A5D59">
      <w:pPr>
        <w:pStyle w:val="ListParagraph"/>
        <w:numPr>
          <w:ilvl w:val="0"/>
          <w:numId w:val="18"/>
        </w:numPr>
        <w:spacing w:afterLines="120" w:after="288" w:line="360" w:lineRule="auto"/>
        <w:ind w:left="0" w:firstLine="709"/>
        <w:rPr>
          <w:rFonts w:cs="Arial"/>
          <w:lang w:val="es-ES"/>
        </w:rPr>
        <w:pPrChange w:id="1175" w:author="MIGUEL FUERTES FERNANDEZ" w:date="2022-08-06T19:31:00Z">
          <w:pPr>
            <w:pStyle w:val="ListParagraph"/>
            <w:numPr>
              <w:numId w:val="18"/>
            </w:numPr>
            <w:ind w:left="1069" w:hanging="360"/>
          </w:pPr>
        </w:pPrChange>
      </w:pPr>
      <w:commentRangeStart w:id="1176"/>
      <w:r w:rsidRPr="00EE580E">
        <w:rPr>
          <w:rFonts w:cs="Arial"/>
          <w:lang w:val="es-ES"/>
        </w:rPr>
        <w:t>Mayor implicación</w:t>
      </w:r>
      <w:commentRangeEnd w:id="1176"/>
      <w:r w:rsidR="00AA6128" w:rsidRPr="00EE580E">
        <w:rPr>
          <w:rStyle w:val="CommentReference"/>
          <w:rFonts w:asciiTheme="minorHAnsi" w:eastAsiaTheme="minorHAnsi" w:hAnsiTheme="minorHAnsi"/>
          <w:lang w:eastAsia="en-US"/>
        </w:rPr>
        <w:commentReference w:id="1176"/>
      </w:r>
    </w:p>
    <w:p w14:paraId="19E4B664" w14:textId="6B816226" w:rsidR="004A5D59" w:rsidRPr="00EE580E" w:rsidRDefault="004A5D59">
      <w:pPr>
        <w:pStyle w:val="ListParagraph"/>
        <w:numPr>
          <w:ilvl w:val="0"/>
          <w:numId w:val="18"/>
        </w:numPr>
        <w:spacing w:afterLines="120" w:after="288" w:line="360" w:lineRule="auto"/>
        <w:ind w:left="0" w:firstLine="709"/>
        <w:rPr>
          <w:rFonts w:cs="Arial"/>
          <w:lang w:val="es-ES"/>
        </w:rPr>
        <w:pPrChange w:id="1177" w:author="MIGUEL FUERTES FERNANDEZ" w:date="2022-08-06T19:31:00Z">
          <w:pPr>
            <w:pStyle w:val="ListParagraph"/>
            <w:numPr>
              <w:numId w:val="18"/>
            </w:numPr>
            <w:ind w:left="1069" w:hanging="360"/>
          </w:pPr>
        </w:pPrChange>
      </w:pPr>
      <w:commentRangeStart w:id="1178"/>
      <w:r w:rsidRPr="00EE580E">
        <w:rPr>
          <w:rFonts w:cs="Arial"/>
          <w:lang w:val="es-ES"/>
        </w:rPr>
        <w:t>Mejores resultados</w:t>
      </w:r>
      <w:commentRangeEnd w:id="1178"/>
      <w:r w:rsidR="00437B2B" w:rsidRPr="00EE580E">
        <w:rPr>
          <w:rStyle w:val="CommentReference"/>
          <w:rFonts w:asciiTheme="minorHAnsi" w:eastAsiaTheme="minorHAnsi" w:hAnsiTheme="minorHAnsi"/>
          <w:lang w:eastAsia="en-US"/>
        </w:rPr>
        <w:commentReference w:id="1178"/>
      </w:r>
    </w:p>
    <w:p w14:paraId="2E5FE205" w14:textId="325886F8" w:rsidR="00691666" w:rsidRPr="00EE580E" w:rsidRDefault="00691666">
      <w:pPr>
        <w:pStyle w:val="ListParagraph"/>
        <w:numPr>
          <w:ilvl w:val="0"/>
          <w:numId w:val="18"/>
        </w:numPr>
        <w:spacing w:afterLines="120" w:after="288" w:line="360" w:lineRule="auto"/>
        <w:ind w:left="0" w:firstLine="709"/>
        <w:rPr>
          <w:rFonts w:cs="Arial"/>
          <w:lang w:val="es-ES"/>
        </w:rPr>
        <w:pPrChange w:id="1179" w:author="MIGUEL FUERTES FERNANDEZ" w:date="2022-08-06T19:31:00Z">
          <w:pPr>
            <w:pStyle w:val="ListParagraph"/>
            <w:numPr>
              <w:numId w:val="18"/>
            </w:numPr>
            <w:ind w:left="1069" w:hanging="360"/>
          </w:pPr>
        </w:pPrChange>
      </w:pPr>
      <w:r w:rsidRPr="00EE580E">
        <w:rPr>
          <w:rFonts w:cs="Arial"/>
          <w:lang w:val="es-ES"/>
        </w:rPr>
        <w:t>Reduce la ansiedad</w:t>
      </w:r>
    </w:p>
    <w:p w14:paraId="093EA6D9" w14:textId="5FF50625" w:rsidR="005564FD" w:rsidRPr="00EE580E" w:rsidDel="006B0042" w:rsidRDefault="005564FD">
      <w:pPr>
        <w:pStyle w:val="ListParagraph"/>
        <w:numPr>
          <w:ilvl w:val="0"/>
          <w:numId w:val="18"/>
        </w:numPr>
        <w:spacing w:afterLines="120" w:after="288" w:line="360" w:lineRule="auto"/>
        <w:ind w:left="0" w:firstLine="709"/>
        <w:rPr>
          <w:del w:id="1180" w:author="MIGUEL FUERTES FERNANDEZ" w:date="2022-08-06T19:57:00Z"/>
          <w:rFonts w:cs="Arial"/>
          <w:lang w:val="es-ES"/>
        </w:rPr>
        <w:pPrChange w:id="1181" w:author="MIGUEL FUERTES FERNANDEZ" w:date="2022-08-06T19:31:00Z">
          <w:pPr>
            <w:pStyle w:val="ListParagraph"/>
            <w:numPr>
              <w:numId w:val="18"/>
            </w:numPr>
            <w:ind w:left="1069" w:hanging="360"/>
          </w:pPr>
        </w:pPrChange>
      </w:pPr>
      <w:r w:rsidRPr="00EE580E">
        <w:rPr>
          <w:rFonts w:cs="Arial"/>
          <w:lang w:val="es-ES"/>
        </w:rPr>
        <w:t>Colaboración y cooperación</w:t>
      </w:r>
    </w:p>
    <w:p w14:paraId="4F604066" w14:textId="77777777" w:rsidR="00C31365" w:rsidRPr="00EE580E" w:rsidRDefault="00C31365">
      <w:pPr>
        <w:pStyle w:val="ListParagraph"/>
        <w:numPr>
          <w:ilvl w:val="0"/>
          <w:numId w:val="18"/>
        </w:numPr>
        <w:spacing w:afterLines="120" w:after="288" w:line="360" w:lineRule="auto"/>
        <w:ind w:left="0" w:firstLine="709"/>
        <w:rPr>
          <w:rFonts w:cs="Arial"/>
          <w:b/>
          <w:bCs/>
          <w:lang w:val="es-ES"/>
          <w:rPrChange w:id="1182" w:author="MIGUEL FUERTES FERNANDEZ" w:date="2022-08-06T19:57:00Z">
            <w:rPr>
              <w:lang w:val="es-ES"/>
            </w:rPr>
          </w:rPrChange>
        </w:rPr>
        <w:pPrChange w:id="1183" w:author="MIGUEL FUERTES FERNANDEZ" w:date="2022-08-06T19:57:00Z">
          <w:pPr/>
        </w:pPrChange>
      </w:pPr>
    </w:p>
    <w:p w14:paraId="7CC7E698" w14:textId="7912544B" w:rsidR="00C31365" w:rsidRPr="00EE580E" w:rsidRDefault="00C31365">
      <w:pPr>
        <w:pStyle w:val="Ttulo3plantilla"/>
        <w:rPr>
          <w:lang w:val="es-ES"/>
        </w:rPr>
        <w:pPrChange w:id="1184" w:author="MIGUEL FUERTES FERNANDEZ" w:date="2022-08-14T23:26:00Z">
          <w:pPr/>
        </w:pPrChange>
      </w:pPr>
      <w:bookmarkStart w:id="1185" w:name="_Toc112348051"/>
      <w:commentRangeStart w:id="1186"/>
      <w:r w:rsidRPr="00EE580E">
        <w:rPr>
          <w:lang w:val="es-ES"/>
        </w:rPr>
        <w:t>Interdependencia Positiva</w:t>
      </w:r>
      <w:r w:rsidR="00650722" w:rsidRPr="00EE580E">
        <w:rPr>
          <w:lang w:val="es-ES"/>
        </w:rPr>
        <w:t xml:space="preserve"> </w:t>
      </w:r>
      <w:r w:rsidR="00650722" w:rsidRPr="00EE580E">
        <w:rPr>
          <w:lang w:val="es-ES"/>
        </w:rPr>
        <w:fldChar w:fldCharType="begin"/>
      </w:r>
      <w:r w:rsidR="002E297C" w:rsidRPr="00EE580E">
        <w:rPr>
          <w:lang w:val="es-ES"/>
        </w:rPr>
        <w:instrText xml:space="preserve"> ADDIN ZOTERO_ITEM CSL_CITATION {"citationID":"iFDbPDI0","properties":{"formattedCitation":"(Harianingsih &amp; Jusoh, 2022; Lynn Brown, 2021)","plainCitation":"(Harianingsih &amp; Jusoh, 2022; Lynn Brown, 2021)","noteIndex":0},"citationItems":[{"id":9,"uris":["http://zotero.org/users/9702781/items/SD9XJJ5Y"],"itemData":{"id":9,"type":"article-journal","abstract":"Cooperative learning (CL) is one of the most effective learning methods that has been widely used in higher education. In the language classroom, it can develop transferable skills and encourage students to use the language. The effectiveness has been argued in numerous of literature. However, not many are concerned about how students feel about being involved in a group learning process. Therefore, this article reviews the literature on CL in the English language classroom. The study aimed to seek the students of English as A Second Language (ESL) / English as A Foreign Language (EFL) views regarding their experiences on group work (GW) both in online and offline settings. Based on the findings, the majority of the students who experienced GW online and offline have a positive perception. Utilizing a CL strategy may benefit students in various ways, including increased self-confidence and motivation, a more student-centered environment, and taking responsibility. In addition, online GW is considered a flexible learning strategy (i.e., time and place schedule management) and easy access to various teaching materials in online settings. Regardless of the benefits, the students who perceived GW negatively were in online settings due to internet connection issues, less GW experience, and unfamiliar with the application and software. Therefore, this study benefits students, academicians, and policymakers.","container-title":"International Journal of English and Applied Linguistics (IJEAL)","DOI":"10.47709/ijeal.v2i1.1423","ISSN":"2797-9482","issue":"1","journalAbbreviation":"IJEAL","language":"en","page":"62-74","source":"DOI.org (Crossref)","title":"A Review of Studies on Cooperative Learning in Language Classroom seen from Students' attitudes","volume":"2","author":[{"family":"Harianingsih","given":"Ika"},{"family":"Jusoh","given":"Zailani"}],"issued":{"date-parts":[["2022",4,1]]}}},{"id":11,"uris":["http://zotero.org/users/9702781/items/W7B7P3K9"],"itemData":{"id":11,"type":"article-journal","abstract":"The purpose of this literature review is to understand what cooperative learning is, how it affects student intrinsic motivation, identifying some barriers to implementing it, and examine reasons for its failure in some classrooms. This literature review analyzed and critiqued nine empirical studies from around the world and discussed one foundational study, which were all located using Eastern New Mexico University’s Golden Library and professor suggestion. The findings of this literature review show that cooperative learning has a positive impact on student intrinsic motivation, but has problems being appropriately implemented and fails in certain situations. The implications that can be drawn from this author’s research are that cooperative learning is not merely group work, that cooperative learning has a positive impact on student intrinsic motivation, that student age may affect the ability to utilize cooperative learning, that teacher training is desirable in implementing cooperative learning, and that student preparation all have a direct influence on the success or failure of cooperative learning in the classroom.","container-title":"International Journal of Research and Scientific Innovation","DOI":"10.51244/IJRSI.2021.8701","ISSN":"23212705","issue":"07","journalAbbreviation":"IJRSI","language":"en","page":"01-07","source":"DOI.org (Crossref)","title":"Literature Review: Effect of Cooperative Learning on Intrinsic Motivation","title-short":"Literature Review","volume":"08","author":[{"family":"Lynn Brown","given":"Christopher"}],"issued":{"date-parts":[["2021"]]}}}],"schema":"https://github.com/citation-style-language/schema/raw/master/csl-citation.json"} </w:instrText>
      </w:r>
      <w:r w:rsidR="00650722" w:rsidRPr="00EE580E">
        <w:rPr>
          <w:lang w:val="es-ES"/>
        </w:rPr>
        <w:fldChar w:fldCharType="separate"/>
      </w:r>
      <w:r w:rsidR="002E297C" w:rsidRPr="00EE580E">
        <w:rPr>
          <w:rFonts w:cs="Arial"/>
        </w:rPr>
        <w:t>(Harianingsih &amp; Jusoh, 2022; Lynn Brown, 2021)</w:t>
      </w:r>
      <w:r w:rsidR="00650722" w:rsidRPr="00EE580E">
        <w:rPr>
          <w:lang w:val="es-ES"/>
        </w:rPr>
        <w:fldChar w:fldCharType="end"/>
      </w:r>
      <w:commentRangeEnd w:id="1186"/>
      <w:r w:rsidR="0035176A" w:rsidRPr="00EE580E">
        <w:rPr>
          <w:rStyle w:val="CommentReference"/>
          <w:rFonts w:asciiTheme="minorHAnsi" w:eastAsiaTheme="minorHAnsi" w:hAnsiTheme="minorHAnsi"/>
          <w:color w:val="auto"/>
          <w:lang w:eastAsia="en-US"/>
        </w:rPr>
        <w:commentReference w:id="1186"/>
      </w:r>
      <w:bookmarkEnd w:id="1185"/>
    </w:p>
    <w:p w14:paraId="1BFB1515" w14:textId="06230C61" w:rsidR="00C31365" w:rsidRPr="00EE580E" w:rsidRDefault="00C31365">
      <w:pPr>
        <w:spacing w:afterLines="120" w:after="288" w:line="360" w:lineRule="auto"/>
        <w:ind w:firstLine="709"/>
        <w:jc w:val="both"/>
        <w:rPr>
          <w:rFonts w:ascii="Arial" w:hAnsi="Arial" w:cs="Arial"/>
          <w:b/>
          <w:bCs/>
          <w:lang w:val="es-ES"/>
        </w:rPr>
        <w:pPrChange w:id="1187" w:author="MIGUEL FUERTES FERNANDEZ" w:date="2022-08-06T19:31:00Z">
          <w:pPr/>
        </w:pPrChange>
      </w:pPr>
      <w:r w:rsidRPr="00EE580E">
        <w:rPr>
          <w:rFonts w:ascii="Arial" w:hAnsi="Arial" w:cs="Arial"/>
          <w:lang w:val="es-ES"/>
        </w:rPr>
        <w:t>Los autores utilizan este término para expresar lo que dice Harianingsih. Centrar el trabajo de forma que solo mediante la colaboración entre todos se dé solución al resultado. Remar juntos la canoa</w:t>
      </w:r>
      <w:r w:rsidR="0035176A" w:rsidRPr="00EE580E">
        <w:rPr>
          <w:rFonts w:ascii="Arial" w:hAnsi="Arial" w:cs="Arial"/>
          <w:lang w:val="es-ES"/>
        </w:rPr>
        <w:t xml:space="preserve"> </w:t>
      </w:r>
      <w:r w:rsidR="0035176A" w:rsidRPr="00EE580E">
        <w:rPr>
          <w:rFonts w:ascii="Arial" w:hAnsi="Arial" w:cs="Arial"/>
          <w:lang w:val="es-ES"/>
        </w:rPr>
        <w:fldChar w:fldCharType="begin"/>
      </w:r>
      <w:r w:rsidR="0035176A" w:rsidRPr="00EE580E">
        <w:rPr>
          <w:rFonts w:ascii="Arial" w:hAnsi="Arial" w:cs="Arial"/>
          <w:lang w:val="es-ES"/>
        </w:rPr>
        <w:instrText xml:space="preserve"> ADDIN ZOTERO_ITEM CSL_CITATION {"citationID":"mezd1zZp","properties":{"formattedCitation":"(Harianingsih &amp; Jusoh, 2022)","plainCitation":"(Harianingsih &amp; Jusoh, 2022)","noteIndex":0},"citationItems":[{"id":9,"uris":["http://zotero.org/users/9702781/items/SD9XJJ5Y"],"itemData":{"id":9,"type":"article-journal","abstract":"Cooperative learning (CL) is one of the most effective learning methods that has been widely used in higher education. In the language classroom, it can develop transferable skills and encourage students to use the language. The effectiveness has been argued in numerous of literature. However, not many are concerned about how students feel about being involved in a group learning process. Therefore, this article reviews the literature on CL in the English language classroom. The study aimed to seek the students of English as A Second Language (ESL) / English as A Foreign Language (EFL) views regarding their experiences on group work (GW) both in online and offline settings. Based on the findings, the majority of the students who experienced GW online and offline have a positive perception. Utilizing a CL strategy may benefit students in various ways, including increased self-confidence and motivation, a more student-centered environment, and taking responsibility. In addition, online GW is considered a flexible learning strategy (i.e., time and place schedule management) and easy access to various teaching materials in online settings. Regardless of the benefits, the students who perceived GW negatively were in online settings due to internet connection issues, less GW experience, and unfamiliar with the application and software. Therefore, this study benefits students, academicians, and policymakers.","container-title":"International Journal of English and Applied Linguistics (IJEAL)","DOI":"10.47709/ijeal.v2i1.1423","ISSN":"2797-9482","issue":"1","journalAbbreviation":"IJEAL","language":"en","page":"62-74","source":"DOI.org (Crossref)","title":"A Review of Studies on Cooperative Learning in Language Classroom seen from Students' attitudes","volume":"2","author":[{"family":"Harianingsih","given":"Ika"},{"family":"Jusoh","given":"Zailani"}],"issued":{"date-parts":[["2022",4,1]]}}}],"schema":"https://github.com/citation-style-language/schema/raw/master/csl-citation.json"} </w:instrText>
      </w:r>
      <w:r w:rsidR="0035176A" w:rsidRPr="00EE580E">
        <w:rPr>
          <w:rFonts w:ascii="Arial" w:hAnsi="Arial" w:cs="Arial"/>
          <w:lang w:val="es-ES"/>
        </w:rPr>
        <w:fldChar w:fldCharType="separate"/>
      </w:r>
      <w:r w:rsidR="0035176A" w:rsidRPr="00EE580E">
        <w:rPr>
          <w:rFonts w:ascii="Arial" w:hAnsi="Arial" w:cs="Arial"/>
        </w:rPr>
        <w:t>(Harianingsih &amp; Jusoh, 2022)</w:t>
      </w:r>
      <w:r w:rsidR="0035176A" w:rsidRPr="00EE580E">
        <w:rPr>
          <w:rFonts w:ascii="Arial" w:hAnsi="Arial" w:cs="Arial"/>
          <w:lang w:val="es-ES"/>
        </w:rPr>
        <w:fldChar w:fldCharType="end"/>
      </w:r>
      <w:r w:rsidRPr="00EE580E">
        <w:rPr>
          <w:rFonts w:ascii="Arial" w:hAnsi="Arial" w:cs="Arial"/>
          <w:lang w:val="es-ES"/>
        </w:rPr>
        <w:t>.</w:t>
      </w:r>
    </w:p>
    <w:p w14:paraId="4F92A29B" w14:textId="77777777" w:rsidR="00C31365" w:rsidRPr="00EE580E" w:rsidRDefault="00C31365">
      <w:pPr>
        <w:spacing w:afterLines="120" w:after="288" w:line="360" w:lineRule="auto"/>
        <w:ind w:firstLine="709"/>
        <w:jc w:val="both"/>
        <w:rPr>
          <w:rFonts w:ascii="Arial" w:hAnsi="Arial" w:cs="Arial"/>
          <w:lang w:val="es-ES"/>
        </w:rPr>
        <w:pPrChange w:id="1188" w:author="MIGUEL FUERTES FERNANDEZ" w:date="2022-08-06T19:31:00Z">
          <w:pPr/>
        </w:pPrChange>
      </w:pPr>
      <w:r w:rsidRPr="00EE580E">
        <w:rPr>
          <w:rFonts w:ascii="Arial" w:hAnsi="Arial" w:cs="Arial"/>
          <w:lang w:val="es-ES"/>
        </w:rPr>
        <w:t xml:space="preserve">En este sentido, es interesante plantear actividades o espacios donde la resolución del problema pase por una cooperación entre todos los integrantes. </w:t>
      </w:r>
    </w:p>
    <w:p w14:paraId="6A3A6C7C" w14:textId="798F3A49" w:rsidR="00C31365" w:rsidRPr="00EE580E" w:rsidRDefault="00C31365">
      <w:pPr>
        <w:spacing w:afterLines="120" w:after="288" w:line="360" w:lineRule="auto"/>
        <w:ind w:firstLine="709"/>
        <w:jc w:val="both"/>
        <w:rPr>
          <w:rFonts w:ascii="Arial" w:hAnsi="Arial" w:cs="Arial"/>
          <w:lang w:val="es-ES"/>
        </w:rPr>
        <w:pPrChange w:id="1189" w:author="MIGUEL FUERTES FERNANDEZ" w:date="2022-08-06T19:31:00Z">
          <w:pPr/>
        </w:pPrChange>
      </w:pPr>
      <w:r w:rsidRPr="00EE580E">
        <w:rPr>
          <w:rFonts w:ascii="Arial" w:hAnsi="Arial" w:cs="Arial"/>
          <w:lang w:val="es-ES"/>
        </w:rPr>
        <w:t>Adicionalmente el grupo, por naturaleza heterogéneo, ha de cumplir ciertos requisitos para que esta interdependencia. Estos requisitos</w:t>
      </w:r>
      <w:r w:rsidR="00802AF6" w:rsidRPr="00EE580E">
        <w:rPr>
          <w:rFonts w:ascii="Arial" w:hAnsi="Arial" w:cs="Arial"/>
          <w:lang w:val="es-ES"/>
        </w:rPr>
        <w:t>,</w:t>
      </w:r>
      <w:r w:rsidRPr="00EE580E">
        <w:rPr>
          <w:rFonts w:ascii="Arial" w:hAnsi="Arial" w:cs="Arial"/>
          <w:lang w:val="es-ES"/>
        </w:rPr>
        <w:t xml:space="preserve"> en la mayoría de </w:t>
      </w:r>
      <w:r w:rsidR="00802AF6" w:rsidRPr="00EE580E">
        <w:rPr>
          <w:rFonts w:ascii="Arial" w:hAnsi="Arial" w:cs="Arial"/>
          <w:lang w:val="es-ES"/>
        </w:rPr>
        <w:t>los casos, serán determinados a discreción del profesor atendiendo a la diversidad de sus alumnos.</w:t>
      </w:r>
    </w:p>
    <w:p w14:paraId="1BE4E993" w14:textId="6F5EF496" w:rsidR="00802AF6" w:rsidRPr="00EE580E" w:rsidRDefault="00802AF6">
      <w:pPr>
        <w:spacing w:afterLines="120" w:after="288" w:line="360" w:lineRule="auto"/>
        <w:ind w:firstLine="709"/>
        <w:jc w:val="both"/>
        <w:rPr>
          <w:rFonts w:ascii="Arial" w:hAnsi="Arial" w:cs="Arial"/>
          <w:lang w:val="es-ES"/>
        </w:rPr>
      </w:pPr>
      <w:r w:rsidRPr="00EE580E">
        <w:rPr>
          <w:rFonts w:ascii="Arial" w:hAnsi="Arial" w:cs="Arial"/>
          <w:lang w:val="es-ES"/>
        </w:rPr>
        <w:t>Todos los integrantes dependen internamente de todos, pero no de una manera negativa, pues es el interés de todos llevar a término la tarea encomendada.</w:t>
      </w:r>
    </w:p>
    <w:p w14:paraId="6BF2EF03" w14:textId="77777777" w:rsidR="00381349" w:rsidRPr="00EE580E" w:rsidDel="00E43065" w:rsidRDefault="00381349" w:rsidP="00381349">
      <w:pPr>
        <w:spacing w:afterLines="120" w:after="288" w:line="360" w:lineRule="auto"/>
        <w:ind w:firstLine="709"/>
        <w:jc w:val="both"/>
        <w:rPr>
          <w:del w:id="1190" w:author="MIGUEL FUERTES FERNANDEZ" w:date="2022-08-06T19:21:00Z"/>
          <w:rFonts w:ascii="Arial" w:hAnsi="Arial" w:cs="Arial"/>
          <w:lang w:val="es-ES"/>
        </w:rPr>
      </w:pPr>
    </w:p>
    <w:p w14:paraId="2C9B084E" w14:textId="529A6A9B" w:rsidR="00802AF6" w:rsidRPr="00EE580E" w:rsidRDefault="00802AF6">
      <w:pPr>
        <w:spacing w:afterLines="120" w:after="288" w:line="360" w:lineRule="auto"/>
        <w:ind w:firstLine="709"/>
        <w:jc w:val="both"/>
        <w:rPr>
          <w:rFonts w:ascii="Arial" w:hAnsi="Arial" w:cs="Arial"/>
          <w:lang w:val="es-ES"/>
        </w:rPr>
        <w:pPrChange w:id="1191" w:author="MIGUEL FUERTES FERNANDEZ" w:date="2022-08-06T19:31:00Z">
          <w:pPr/>
        </w:pPrChange>
      </w:pPr>
    </w:p>
    <w:p w14:paraId="08F8A716" w14:textId="784EAC44" w:rsidR="00802AF6" w:rsidRPr="00EE580E" w:rsidRDefault="00802AF6">
      <w:pPr>
        <w:pStyle w:val="Ttulo3plantilla"/>
        <w:rPr>
          <w:lang w:val="es-ES"/>
        </w:rPr>
        <w:pPrChange w:id="1192" w:author="MIGUEL FUERTES FERNANDEZ" w:date="2022-08-14T23:26:00Z">
          <w:pPr/>
        </w:pPrChange>
      </w:pPr>
      <w:bookmarkStart w:id="1193" w:name="_Toc112348052"/>
      <w:commentRangeStart w:id="1194"/>
      <w:r w:rsidRPr="00EE580E">
        <w:rPr>
          <w:lang w:val="es-ES"/>
        </w:rPr>
        <w:t>Responsabilidad Individual</w:t>
      </w:r>
      <w:r w:rsidR="00DE1C56" w:rsidRPr="00EE580E">
        <w:rPr>
          <w:lang w:val="es-ES"/>
        </w:rPr>
        <w:t xml:space="preserve"> </w:t>
      </w:r>
      <w:r w:rsidR="00DE1C56" w:rsidRPr="00EE580E">
        <w:rPr>
          <w:lang w:val="es-ES"/>
        </w:rPr>
        <w:fldChar w:fldCharType="begin"/>
      </w:r>
      <w:r w:rsidR="00DE1C56" w:rsidRPr="00EE580E">
        <w:rPr>
          <w:lang w:val="es-ES"/>
        </w:rPr>
        <w:instrText xml:space="preserve"> ADDIN ZOTERO_ITEM CSL_CITATION {"citationID":"IesW227z","properties":{"formattedCitation":"(Herrada Valverde &amp; Ba\\uc0\\u241{}os Navarro, 2018; Lynn Brown, 2021)","plainCitation":"(Herrada Valverde &amp; Baños Navarro, 2018; Lynn Brown, 2021)","noteIndex":0},"citationItems":[{"id":8,"uris":["http://zotero.org/users/9702781/items/A5AVA5D3"],"itemData":{"id":8,"type":"article-journal","abstract":"Information Communication Technologies have brought a revolution in education, causing structural changes in the way we teach and how we learn. Currently, the existence of a wide variety of virtual teaching-learning environments enables teachers and students to interact synchronously or asynchronously using computers and mobile devices. This has led to the implementation of active teaching-learning methodologies with proven pedagogical effectiveness, such as cooperative learning, that encourage students to acquire skills and improve their academic performance. Despite the importance of the subject, almost no papers have analysed the state-of-the-art on educational experiences that promote cooperative learning using new technologies. In order to respond to this demand, this paper presents a comprehensive review of the related bibliography that include a large number of papers written in Spanish in which new technologies are used to implement cooperative learning activities in different subjects and educational levels. From the analysis of these papers, it can be concluded that there is a growing interest by teachers and researchers in implementing cooperative learning using virtual teaching-learning environments and computer applications, as well as social networks or MOOC. Further, these experiences receive positive feedback from teachers and students involved.","container-title":"@tic. revista d'innovació educativa","DOI":"10.7203/attic.20.11266","ISSN":"1989-3477","issue":"20","journalAbbreviation":"@tic","language":"es","page":"16","source":"DOI.org (Crossref)","title":"Aprendizaje cooperativo a través de las nuevas tecnologías: Una revisión","title-short":"Aprendizaje cooperativo a través de las nuevas tecnologías","author":[{"family":"Herrada Valverde","given":"Rosario Isabel"},{"family":"Baños Navarro","given":"Raúl"}],"issued":{"date-parts":[["2018",6,21]]}}},{"id":11,"uris":["http://zotero.org/users/9702781/items/W7B7P3K9"],"itemData":{"id":11,"type":"article-journal","abstract":"The purpose of this literature review is to understand what cooperative learning is, how it affects student intrinsic motivation, identifying some barriers to implementing it, and examine reasons for its failure in some classrooms. This literature review analyzed and critiqued nine empirical studies from around the world and discussed one foundational study, which were all located using Eastern New Mexico University’s Golden Library and professor suggestion. The findings of this literature review show that cooperative learning has a positive impact on student intrinsic motivation, but has problems being appropriately implemented and fails in certain situations. The implications that can be drawn from this author’s research are that cooperative learning is not merely group work, that cooperative learning has a positive impact on student intrinsic motivation, that student age may affect the ability to utilize cooperative learning, that teacher training is desirable in implementing cooperative learning, and that student preparation all have a direct influence on the success or failure of cooperative learning in the classroom.","container-title":"International Journal of Research and Scientific Innovation","DOI":"10.51244/IJRSI.2021.8701","ISSN":"23212705","issue":"07","journalAbbreviation":"IJRSI","language":"en","page":"01-07","source":"DOI.org (Crossref)","title":"Literature Review: Effect of Cooperative Learning on Intrinsic Motivation","title-short":"Literature Review","volume":"08","author":[{"family":"Lynn Brown","given":"Christopher"}],"issued":{"date-parts":[["2021"]]}}}],"schema":"https://github.com/citation-style-language/schema/raw/master/csl-citation.json"} </w:instrText>
      </w:r>
      <w:r w:rsidR="00DE1C56" w:rsidRPr="00EE580E">
        <w:rPr>
          <w:lang w:val="es-ES"/>
        </w:rPr>
        <w:fldChar w:fldCharType="separate"/>
      </w:r>
      <w:r w:rsidR="00DE1C56" w:rsidRPr="00EE580E">
        <w:rPr>
          <w:rFonts w:cs="Arial"/>
        </w:rPr>
        <w:t>(Herrada Valverde &amp; Baños Navarro, 2018; Lynn Brown, 2021)</w:t>
      </w:r>
      <w:r w:rsidR="00DE1C56" w:rsidRPr="00EE580E">
        <w:rPr>
          <w:lang w:val="es-ES"/>
        </w:rPr>
        <w:fldChar w:fldCharType="end"/>
      </w:r>
      <w:commentRangeEnd w:id="1194"/>
      <w:r w:rsidR="0035176A" w:rsidRPr="00EE580E">
        <w:rPr>
          <w:rStyle w:val="CommentReference"/>
          <w:rFonts w:asciiTheme="minorHAnsi" w:eastAsiaTheme="minorHAnsi" w:hAnsiTheme="minorHAnsi"/>
          <w:color w:val="auto"/>
          <w:lang w:eastAsia="en-US"/>
        </w:rPr>
        <w:commentReference w:id="1194"/>
      </w:r>
      <w:bookmarkEnd w:id="1193"/>
    </w:p>
    <w:p w14:paraId="25C37AF4" w14:textId="77777777" w:rsidR="00CA4055" w:rsidRPr="00EE580E" w:rsidRDefault="00CA4055">
      <w:pPr>
        <w:spacing w:afterLines="120" w:after="288" w:line="360" w:lineRule="auto"/>
        <w:ind w:firstLine="709"/>
        <w:jc w:val="both"/>
        <w:rPr>
          <w:rFonts w:ascii="Arial" w:hAnsi="Arial" w:cs="Arial"/>
          <w:lang w:val="es-ES"/>
        </w:rPr>
        <w:pPrChange w:id="1195" w:author="MIGUEL FUERTES FERNANDEZ" w:date="2022-08-06T19:31:00Z">
          <w:pPr/>
        </w:pPrChange>
      </w:pPr>
      <w:r w:rsidRPr="00EE580E">
        <w:rPr>
          <w:rFonts w:ascii="Arial" w:hAnsi="Arial" w:cs="Arial"/>
          <w:lang w:val="es-ES"/>
        </w:rPr>
        <w:t>Puesto a que el trabajo se realizara en equipo, y cada uno aporta y colabora sus habilidades conocimientos y aptitudes para la consecución de la tarea, es responsabilidad de todos y cada uno de los integrantes aportar y colaborar.</w:t>
      </w:r>
    </w:p>
    <w:p w14:paraId="361A1E18" w14:textId="77777777" w:rsidR="00CA4055" w:rsidRPr="00EE580E" w:rsidRDefault="00CA4055">
      <w:pPr>
        <w:spacing w:afterLines="120" w:after="288" w:line="360" w:lineRule="auto"/>
        <w:ind w:firstLine="709"/>
        <w:jc w:val="both"/>
        <w:rPr>
          <w:rFonts w:ascii="Arial" w:hAnsi="Arial" w:cs="Arial"/>
          <w:lang w:val="es-ES"/>
        </w:rPr>
        <w:pPrChange w:id="1196" w:author="MIGUEL FUERTES FERNANDEZ" w:date="2022-08-06T19:31:00Z">
          <w:pPr/>
        </w:pPrChange>
      </w:pPr>
      <w:r w:rsidRPr="00EE580E">
        <w:rPr>
          <w:rFonts w:ascii="Arial" w:hAnsi="Arial" w:cs="Arial"/>
          <w:lang w:val="es-ES"/>
        </w:rPr>
        <w:t>Todos los integrantes del grupo hacen suyos los objetivos del colectivo y se esfuerzan porque el resultado sea positivo, porque si suya es la carga, suya será también la recompensa.</w:t>
      </w:r>
    </w:p>
    <w:p w14:paraId="28A0E1BD" w14:textId="5CDA5A94" w:rsidR="00CA4055" w:rsidRPr="00EE580E" w:rsidDel="00C878E2" w:rsidRDefault="00CA4055">
      <w:pPr>
        <w:spacing w:afterLines="120" w:after="288" w:line="360" w:lineRule="auto"/>
        <w:ind w:firstLine="709"/>
        <w:jc w:val="both"/>
        <w:rPr>
          <w:del w:id="1197" w:author="Usuario de Microsoft Office" w:date="2022-07-07T20:35:00Z"/>
          <w:rFonts w:ascii="Arial" w:hAnsi="Arial" w:cs="Arial"/>
          <w:lang w:val="es-ES"/>
        </w:rPr>
        <w:pPrChange w:id="1198" w:author="MIGUEL FUERTES FERNANDEZ" w:date="2022-08-06T19:31:00Z">
          <w:pPr/>
        </w:pPrChange>
      </w:pPr>
      <w:r w:rsidRPr="00EE580E">
        <w:rPr>
          <w:rFonts w:ascii="Arial" w:hAnsi="Arial" w:cs="Arial"/>
          <w:lang w:val="es-ES"/>
        </w:rPr>
        <w:t>Brown añade que el aprendizaje colaborativo aumenta la satisfacción del alumno. Una de las causas es precisamente ser participe activo y responsable del resultado de tu empresa.</w:t>
      </w:r>
      <w:ins w:id="1199" w:author="Usuario de Microsoft Office" w:date="2022-07-07T20:35:00Z">
        <w:r w:rsidR="00C878E2" w:rsidRPr="00EE580E">
          <w:rPr>
            <w:rFonts w:ascii="Arial" w:hAnsi="Arial" w:cs="Arial"/>
            <w:lang w:val="es-ES"/>
          </w:rPr>
          <w:t xml:space="preserve"> </w:t>
        </w:r>
      </w:ins>
    </w:p>
    <w:p w14:paraId="09D40DC4" w14:textId="159BC8A4" w:rsidR="00D26B39" w:rsidRPr="00EE580E" w:rsidDel="00F327AA" w:rsidRDefault="00D26B39">
      <w:pPr>
        <w:spacing w:afterLines="120" w:after="288" w:line="360" w:lineRule="auto"/>
        <w:ind w:firstLine="709"/>
        <w:jc w:val="both"/>
        <w:rPr>
          <w:del w:id="1200" w:author="MIGUEL FUERTES FERNANDEZ" w:date="2022-08-06T19:35:00Z"/>
          <w:rFonts w:ascii="Arial" w:hAnsi="Arial" w:cs="Arial"/>
          <w:lang w:val="es-ES"/>
        </w:rPr>
        <w:pPrChange w:id="1201" w:author="MIGUEL FUERTES FERNANDEZ" w:date="2022-08-06T19:31:00Z">
          <w:pPr/>
        </w:pPrChange>
      </w:pPr>
      <w:r w:rsidRPr="00EE580E">
        <w:rPr>
          <w:rFonts w:ascii="Arial" w:hAnsi="Arial" w:cs="Arial"/>
          <w:lang w:val="es-ES"/>
        </w:rPr>
        <w:t>También comenta que, gracias a esta responsabilidad adquirida, es donde nacen las dotes de liderazgo en los alumnos</w:t>
      </w:r>
      <w:r w:rsidR="0035176A" w:rsidRPr="00EE580E">
        <w:rPr>
          <w:rFonts w:ascii="Arial" w:hAnsi="Arial" w:cs="Arial"/>
          <w:lang w:val="es-ES"/>
        </w:rPr>
        <w:t xml:space="preserve"> </w:t>
      </w:r>
      <w:r w:rsidR="0035176A" w:rsidRPr="00EE580E">
        <w:rPr>
          <w:rFonts w:ascii="Arial" w:hAnsi="Arial" w:cs="Arial"/>
          <w:lang w:val="es-ES"/>
        </w:rPr>
        <w:fldChar w:fldCharType="begin"/>
      </w:r>
      <w:r w:rsidR="0035176A" w:rsidRPr="00EE580E">
        <w:rPr>
          <w:rFonts w:ascii="Arial" w:hAnsi="Arial" w:cs="Arial"/>
          <w:lang w:val="es-ES"/>
        </w:rPr>
        <w:instrText xml:space="preserve"> ADDIN ZOTERO_ITEM CSL_CITATION {"citationID":"l6bs2P7W","properties":{"formattedCitation":"(Lynn Brown, 2021)","plainCitation":"(Lynn Brown, 2021)","noteIndex":0},"citationItems":[{"id":11,"uris":["http://zotero.org/users/9702781/items/W7B7P3K9"],"itemData":{"id":11,"type":"article-journal","abstract":"The purpose of this literature review is to understand what cooperative learning is, how it affects student intrinsic motivation, identifying some barriers to implementing it, and examine reasons for its failure in some classrooms. This literature review analyzed and critiqued nine empirical studies from around the world and discussed one foundational study, which were all located using Eastern New Mexico University’s Golden Library and professor suggestion. The findings of this literature review show that cooperative learning has a positive impact on student intrinsic motivation, but has problems being appropriately implemented and fails in certain situations. The implications that can be drawn from this author’s research are that cooperative learning is not merely group work, that cooperative learning has a positive impact on student intrinsic motivation, that student age may affect the ability to utilize cooperative learning, that teacher training is desirable in implementing cooperative learning, and that student preparation all have a direct influence on the success or failure of cooperative learning in the classroom.","container-title":"International Journal of Research and Scientific Innovation","DOI":"10.51244/IJRSI.2021.8701","ISSN":"23212705","issue":"07","journalAbbreviation":"IJRSI","language":"en","page":"01-07","source":"DOI.org (Crossref)","title":"Literature Review: Effect of Cooperative Learning on Intrinsic Motivation","title-short":"Literature Review","volume":"08","author":[{"family":"Lynn Brown","given":"Christopher"}],"issued":{"date-parts":[["2021"]]}}}],"schema":"https://github.com/citation-style-language/schema/raw/master/csl-citation.json"} </w:instrText>
      </w:r>
      <w:r w:rsidR="0035176A" w:rsidRPr="00EE580E">
        <w:rPr>
          <w:rFonts w:ascii="Arial" w:hAnsi="Arial" w:cs="Arial"/>
          <w:lang w:val="es-ES"/>
        </w:rPr>
        <w:fldChar w:fldCharType="separate"/>
      </w:r>
      <w:r w:rsidR="0035176A" w:rsidRPr="00EE580E">
        <w:rPr>
          <w:rFonts w:ascii="Arial" w:hAnsi="Arial" w:cs="Arial"/>
        </w:rPr>
        <w:t>(Lynn Brown, 2021)</w:t>
      </w:r>
      <w:r w:rsidR="0035176A" w:rsidRPr="00EE580E">
        <w:rPr>
          <w:rFonts w:ascii="Arial" w:hAnsi="Arial" w:cs="Arial"/>
          <w:lang w:val="es-ES"/>
        </w:rPr>
        <w:fldChar w:fldCharType="end"/>
      </w:r>
      <w:r w:rsidRPr="00EE580E">
        <w:rPr>
          <w:rFonts w:ascii="Arial" w:hAnsi="Arial" w:cs="Arial"/>
          <w:lang w:val="es-ES"/>
        </w:rPr>
        <w:t>.</w:t>
      </w:r>
    </w:p>
    <w:p w14:paraId="794D7FB0" w14:textId="77777777" w:rsidR="00E43065" w:rsidRPr="00EE580E" w:rsidRDefault="00E43065">
      <w:pPr>
        <w:spacing w:afterLines="120" w:after="288" w:line="360" w:lineRule="auto"/>
        <w:ind w:firstLine="709"/>
        <w:jc w:val="both"/>
        <w:rPr>
          <w:rFonts w:ascii="Arial" w:hAnsi="Arial" w:cs="Arial"/>
          <w:b/>
          <w:bCs/>
          <w:lang w:val="es-ES"/>
        </w:rPr>
        <w:pPrChange w:id="1202" w:author="MIGUEL FUERTES FERNANDEZ" w:date="2022-08-06T19:35:00Z">
          <w:pPr/>
        </w:pPrChange>
      </w:pPr>
    </w:p>
    <w:p w14:paraId="466B94F1" w14:textId="30027000" w:rsidR="00970CA8" w:rsidRPr="00EE580E" w:rsidRDefault="00970CA8">
      <w:pPr>
        <w:pStyle w:val="Ttulo3plantilla"/>
        <w:rPr>
          <w:lang w:val="es-ES"/>
        </w:rPr>
        <w:pPrChange w:id="1203" w:author="MIGUEL FUERTES FERNANDEZ" w:date="2022-08-14T23:26:00Z">
          <w:pPr/>
        </w:pPrChange>
      </w:pPr>
      <w:bookmarkStart w:id="1204" w:name="_Toc112348053"/>
      <w:r w:rsidRPr="00EE580E">
        <w:rPr>
          <w:lang w:val="es-ES"/>
        </w:rPr>
        <w:t>Interacción Social</w:t>
      </w:r>
      <w:bookmarkEnd w:id="1204"/>
    </w:p>
    <w:p w14:paraId="0B5F6CD0" w14:textId="6D52FE8F" w:rsidR="00BD4115" w:rsidRPr="00EE580E" w:rsidRDefault="00970CA8">
      <w:pPr>
        <w:spacing w:afterLines="120" w:after="288" w:line="360" w:lineRule="auto"/>
        <w:ind w:firstLine="709"/>
        <w:jc w:val="both"/>
        <w:rPr>
          <w:rFonts w:ascii="Arial" w:hAnsi="Arial" w:cs="Arial"/>
          <w:lang w:val="es-ES"/>
        </w:rPr>
        <w:pPrChange w:id="1205" w:author="MIGUEL FUERTES FERNANDEZ" w:date="2022-08-06T19:31:00Z">
          <w:pPr/>
        </w:pPrChange>
      </w:pPr>
      <w:r w:rsidRPr="00EE580E">
        <w:rPr>
          <w:rFonts w:ascii="Arial" w:hAnsi="Arial" w:cs="Arial"/>
          <w:lang w:val="es-ES"/>
        </w:rPr>
        <w:t xml:space="preserve">Brown y </w:t>
      </w:r>
      <w:r w:rsidR="00BD4115" w:rsidRPr="00EE580E">
        <w:rPr>
          <w:rFonts w:ascii="Arial" w:hAnsi="Arial" w:cs="Arial"/>
          <w:lang w:val="es-ES"/>
        </w:rPr>
        <w:t>Herrada afirman que al ser un trabajo donde un grupo de personas deciden unirse para un objetivo común, muchas de las diferencias encontradas durante la consecución del objetivo han de ser resueltas, y puesto que el problema es eminentemente humano, se refleja una necesidad de interaccionar con el otro</w:t>
      </w:r>
      <w:r w:rsidR="00DE1C56" w:rsidRPr="00EE580E">
        <w:rPr>
          <w:rFonts w:ascii="Arial" w:hAnsi="Arial" w:cs="Arial"/>
          <w:lang w:val="es-ES"/>
        </w:rPr>
        <w:t xml:space="preserve"> </w:t>
      </w:r>
      <w:r w:rsidR="00DE1C56" w:rsidRPr="00EE580E">
        <w:rPr>
          <w:rFonts w:ascii="Arial" w:hAnsi="Arial" w:cs="Arial"/>
          <w:lang w:val="es-ES"/>
        </w:rPr>
        <w:fldChar w:fldCharType="begin"/>
      </w:r>
      <w:r w:rsidR="00DE1C56" w:rsidRPr="00EE580E">
        <w:rPr>
          <w:rFonts w:ascii="Arial" w:hAnsi="Arial" w:cs="Arial"/>
          <w:lang w:val="es-ES"/>
        </w:rPr>
        <w:instrText xml:space="preserve"> ADDIN ZOTERO_ITEM CSL_CITATION {"citationID":"5sC2PleZ","properties":{"formattedCitation":"(Herrada Valverde &amp; Ba\\uc0\\u241{}os Navarro, 2018; Lynn Brown, 2021)","plainCitation":"(Herrada Valverde &amp; Baños Navarro, 2018; Lynn Brown, 2021)","noteIndex":0},"citationItems":[{"id":8,"uris":["http://zotero.org/users/9702781/items/A5AVA5D3"],"itemData":{"id":8,"type":"article-journal","abstract":"Information Communication Technologies have brought a revolution in education, causing structural changes in the way we teach and how we learn. Currently, the existence of a wide variety of virtual teaching-learning environments enables teachers and students to interact synchronously or asynchronously using computers and mobile devices. This has led to the implementation of active teaching-learning methodologies with proven pedagogical effectiveness, such as cooperative learning, that encourage students to acquire skills and improve their academic performance. Despite the importance of the subject, almost no papers have analysed the state-of-the-art on educational experiences that promote cooperative learning using new technologies. In order to respond to this demand, this paper presents a comprehensive review of the related bibliography that include a large number of papers written in Spanish in which new technologies are used to implement cooperative learning activities in different subjects and educational levels. From the analysis of these papers, it can be concluded that there is a growing interest by teachers and researchers in implementing cooperative learning using virtual teaching-learning environments and computer applications, as well as social networks or MOOC. Further, these experiences receive positive feedback from teachers and students involved.","container-title":"@tic. revista d'innovació educativa","DOI":"10.7203/attic.20.11266","ISSN":"1989-3477","issue":"20","journalAbbreviation":"@tic","language":"es","page":"16","source":"DOI.org (Crossref)","title":"Aprendizaje cooperativo a través de las nuevas tecnologías: Una revisión","title-short":"Aprendizaje cooperativo a través de las nuevas tecnologías","author":[{"family":"Herrada Valverde","given":"Rosario Isabel"},{"family":"Baños Navarro","given":"Raúl"}],"issued":{"date-parts":[["2018",6,21]]}}},{"id":11,"uris":["http://zotero.org/users/9702781/items/W7B7P3K9"],"itemData":{"id":11,"type":"article-journal","abstract":"The purpose of this literature review is to understand what cooperative learning is, how it affects student intrinsic motivation, identifying some barriers to implementing it, and examine reasons for its failure in some classrooms. This literature review analyzed and critiqued nine empirical studies from around the world and discussed one foundational study, which were all located using Eastern New Mexico University’s Golden Library and professor suggestion. The findings of this literature review show that cooperative learning has a positive impact on student intrinsic motivation, but has problems being appropriately implemented and fails in certain situations. The implications that can be drawn from this author’s research are that cooperative learning is not merely group work, that cooperative learning has a positive impact on student intrinsic motivation, that student age may affect the ability to utilize cooperative learning, that teacher training is desirable in implementing cooperative learning, and that student preparation all have a direct influence on the success or failure of cooperative learning in the classroom.","container-title":"International Journal of Research and Scientific Innovation","DOI":"10.51244/IJRSI.2021.8701","ISSN":"23212705","issue":"07","journalAbbreviation":"IJRSI","language":"en","page":"01-07","source":"DOI.org (Crossref)","title":"Literature Review: Effect of Cooperative Learning on Intrinsic Motivation","title-short":"Literature Review","volume":"08","author":[{"family":"Lynn Brown","given":"Christopher"}],"issued":{"date-parts":[["2021"]]}}}],"schema":"https://github.com/citation-style-language/schema/raw/master/csl-citation.json"} </w:instrText>
      </w:r>
      <w:r w:rsidR="00DE1C56" w:rsidRPr="00EE580E">
        <w:rPr>
          <w:rFonts w:ascii="Arial" w:hAnsi="Arial" w:cs="Arial"/>
          <w:lang w:val="es-ES"/>
        </w:rPr>
        <w:fldChar w:fldCharType="separate"/>
      </w:r>
      <w:r w:rsidR="00DE1C56" w:rsidRPr="00EE580E">
        <w:rPr>
          <w:rFonts w:ascii="Arial" w:hAnsi="Arial" w:cs="Arial"/>
          <w:szCs w:val="24"/>
        </w:rPr>
        <w:t>(Herrada Valverde &amp; Baños Navarro, 2018; Lynn Brown, 2021)</w:t>
      </w:r>
      <w:r w:rsidR="00DE1C56" w:rsidRPr="00EE580E">
        <w:rPr>
          <w:rFonts w:ascii="Arial" w:hAnsi="Arial" w:cs="Arial"/>
          <w:lang w:val="es-ES"/>
        </w:rPr>
        <w:fldChar w:fldCharType="end"/>
      </w:r>
      <w:r w:rsidR="00BD4115" w:rsidRPr="00EE580E">
        <w:rPr>
          <w:rFonts w:ascii="Arial" w:hAnsi="Arial" w:cs="Arial"/>
          <w:lang w:val="es-ES"/>
        </w:rPr>
        <w:t>.</w:t>
      </w:r>
    </w:p>
    <w:p w14:paraId="28B9939C" w14:textId="77777777" w:rsidR="00BD4115" w:rsidRPr="00EE580E" w:rsidRDefault="00BD4115">
      <w:pPr>
        <w:spacing w:afterLines="120" w:after="288" w:line="360" w:lineRule="auto"/>
        <w:ind w:firstLine="709"/>
        <w:jc w:val="both"/>
        <w:rPr>
          <w:rFonts w:ascii="Arial" w:hAnsi="Arial" w:cs="Arial"/>
          <w:lang w:val="es-ES"/>
        </w:rPr>
        <w:pPrChange w:id="1206" w:author="MIGUEL FUERTES FERNANDEZ" w:date="2022-08-06T19:31:00Z">
          <w:pPr/>
        </w:pPrChange>
      </w:pPr>
      <w:r w:rsidRPr="00EE580E">
        <w:rPr>
          <w:rFonts w:ascii="Arial" w:hAnsi="Arial" w:cs="Arial"/>
          <w:lang w:val="es-ES"/>
        </w:rPr>
        <w:t>En la vida laboral, las tareas se resuelven mediante la unión de equipos en personas. La RAE define “empresa” como “</w:t>
      </w:r>
      <w:r w:rsidRPr="00EE580E">
        <w:rPr>
          <w:rFonts w:ascii="Arial" w:hAnsi="Arial" w:cs="Arial"/>
          <w:i/>
          <w:iCs/>
          <w:lang w:val="es-ES"/>
        </w:rPr>
        <w:t>Unidad de organización dedicada a actividades industriales, mercantiles o de prestación de servicios con fines lucrativos</w:t>
      </w:r>
      <w:r w:rsidRPr="00EE580E">
        <w:rPr>
          <w:rFonts w:ascii="Arial" w:hAnsi="Arial" w:cs="Arial"/>
          <w:lang w:val="es-ES"/>
        </w:rPr>
        <w:t>.” Unidad de organización, donde un conjunto de trabajadores debe dejar sus diferencias de lado por el objetivo común de la empresa.</w:t>
      </w:r>
    </w:p>
    <w:p w14:paraId="2E7E3789" w14:textId="18C3F3DB" w:rsidR="00A267EB" w:rsidRPr="00EE580E" w:rsidRDefault="00BD4115">
      <w:pPr>
        <w:spacing w:afterLines="120" w:after="288" w:line="360" w:lineRule="auto"/>
        <w:ind w:firstLine="709"/>
        <w:jc w:val="both"/>
        <w:rPr>
          <w:rFonts w:ascii="Arial" w:hAnsi="Arial" w:cs="Arial"/>
          <w:lang w:val="es-ES"/>
        </w:rPr>
        <w:pPrChange w:id="1207" w:author="MIGUEL FUERTES FERNANDEZ" w:date="2022-08-06T19:31:00Z">
          <w:pPr/>
        </w:pPrChange>
      </w:pPr>
      <w:r w:rsidRPr="00EE580E">
        <w:rPr>
          <w:rFonts w:ascii="Arial" w:hAnsi="Arial" w:cs="Arial"/>
          <w:lang w:val="es-ES"/>
        </w:rPr>
        <w:t xml:space="preserve">Al estar compuesto por personas, esa interacción necesaria, interacción </w:t>
      </w:r>
      <w:r w:rsidR="00EB13B8" w:rsidRPr="00EE580E">
        <w:rPr>
          <w:rFonts w:ascii="Arial" w:hAnsi="Arial" w:cs="Arial"/>
          <w:lang w:val="es-ES"/>
        </w:rPr>
        <w:t>social,</w:t>
      </w:r>
      <w:r w:rsidRPr="00EE580E">
        <w:rPr>
          <w:rFonts w:ascii="Arial" w:hAnsi="Arial" w:cs="Arial"/>
          <w:lang w:val="es-ES"/>
        </w:rPr>
        <w:t xml:space="preserve"> al fin y al cabo, </w:t>
      </w:r>
      <w:r w:rsidR="00A267EB" w:rsidRPr="00EE580E">
        <w:rPr>
          <w:rFonts w:ascii="Arial" w:hAnsi="Arial" w:cs="Arial"/>
          <w:lang w:val="es-ES"/>
        </w:rPr>
        <w:t>se produce en el seno del grupo o colectivo, entrenando las muy necesaria habilidades sociales.</w:t>
      </w:r>
    </w:p>
    <w:p w14:paraId="212E1791" w14:textId="05B1D4D1" w:rsidR="00A267EB" w:rsidRPr="00EE580E" w:rsidDel="00E43065" w:rsidRDefault="00A267EB">
      <w:pPr>
        <w:spacing w:afterLines="120" w:after="288" w:line="360" w:lineRule="auto"/>
        <w:ind w:firstLine="709"/>
        <w:jc w:val="both"/>
        <w:rPr>
          <w:del w:id="1208" w:author="MIGUEL FUERTES FERNANDEZ" w:date="2022-08-06T19:23:00Z"/>
          <w:rFonts w:ascii="Arial" w:hAnsi="Arial" w:cs="Arial"/>
          <w:lang w:val="es-ES"/>
        </w:rPr>
        <w:pPrChange w:id="1209" w:author="MIGUEL FUERTES FERNANDEZ" w:date="2022-08-06T19:31:00Z">
          <w:pPr/>
        </w:pPrChange>
      </w:pPr>
      <w:r w:rsidRPr="00EE580E">
        <w:rPr>
          <w:rFonts w:ascii="Arial" w:hAnsi="Arial" w:cs="Arial"/>
          <w:lang w:val="es-ES"/>
        </w:rPr>
        <w:t>En el aula, además, esta interacción social se da en el cara a cara. Los alumnos muchas veces distribuidos por grupos, resuelven sus dificultades en el momento gracias a esta interacción</w:t>
      </w:r>
      <w:r w:rsidR="00DE1C56" w:rsidRPr="00EE580E">
        <w:rPr>
          <w:rFonts w:ascii="Arial" w:hAnsi="Arial" w:cs="Arial"/>
          <w:lang w:val="es-ES"/>
        </w:rPr>
        <w:t xml:space="preserve"> </w:t>
      </w:r>
      <w:r w:rsidR="00DE1C56" w:rsidRPr="00EE580E">
        <w:rPr>
          <w:rFonts w:ascii="Arial" w:hAnsi="Arial" w:cs="Arial"/>
          <w:lang w:val="es-ES"/>
        </w:rPr>
        <w:fldChar w:fldCharType="begin"/>
      </w:r>
      <w:r w:rsidR="00DE1C56" w:rsidRPr="00EE580E">
        <w:rPr>
          <w:rFonts w:ascii="Arial" w:hAnsi="Arial" w:cs="Arial"/>
          <w:lang w:val="es-ES"/>
        </w:rPr>
        <w:instrText xml:space="preserve"> ADDIN ZOTERO_ITEM CSL_CITATION {"citationID":"rJNoEWYd","properties":{"formattedCitation":"(Herrada Valverde &amp; Ba\\uc0\\u241{}os Navarro, 2018)","plainCitation":"(Herrada Valverde &amp; Baños Navarro, 2018)","noteIndex":0},"citationItems":[{"id":8,"uris":["http://zotero.org/users/9702781/items/A5AVA5D3"],"itemData":{"id":8,"type":"article-journal","abstract":"Information Communication Technologies have brought a revolution in education, causing structural changes in the way we teach and how we learn. Currently, the existence of a wide variety of virtual teaching-learning environments enables teachers and students to interact synchronously or asynchronously using computers and mobile devices. This has led to the implementation of active teaching-learning methodologies with proven pedagogical effectiveness, such as cooperative learning, that encourage students to acquire skills and improve their academic performance. Despite the importance of the subject, almost no papers have analysed the state-of-the-art on educational experiences that promote cooperative learning using new technologies. In order to respond to this demand, this paper presents a comprehensive review of the related bibliography that include a large number of papers written in Spanish in which new technologies are used to implement cooperative learning activities in different subjects and educational levels. From the analysis of these papers, it can be concluded that there is a growing interest by teachers and researchers in implementing cooperative learning using virtual teaching-learning environments and computer applications, as well as social networks or MOOC. Further, these experiences receive positive feedback from teachers and students involved.","container-title":"@tic. revista d'innovació educativa","DOI":"10.7203/attic.20.11266","ISSN":"1989-3477","issue":"20","journalAbbreviation":"@tic","language":"es","page":"16","source":"DOI.org (Crossref)","title":"Aprendizaje cooperativo a través de las nuevas tecnologías: Una revisión","title-short":"Aprendizaje cooperativo a través de las nuevas tecnologías","author":[{"family":"Herrada Valverde","given":"Rosario Isabel"},{"family":"Baños Navarro","given":"Raúl"}],"issued":{"date-parts":[["2018",6,21]]}}}],"schema":"https://github.com/citation-style-language/schema/raw/master/csl-citation.json"} </w:instrText>
      </w:r>
      <w:r w:rsidR="00DE1C56" w:rsidRPr="00EE580E">
        <w:rPr>
          <w:rFonts w:ascii="Arial" w:hAnsi="Arial" w:cs="Arial"/>
          <w:lang w:val="es-ES"/>
        </w:rPr>
        <w:fldChar w:fldCharType="separate"/>
      </w:r>
      <w:r w:rsidR="00DE1C56" w:rsidRPr="00EE580E">
        <w:rPr>
          <w:rFonts w:ascii="Arial" w:hAnsi="Arial" w:cs="Arial"/>
          <w:szCs w:val="24"/>
        </w:rPr>
        <w:t>(Herrada Valverde &amp; Baños Navarro, 2018)</w:t>
      </w:r>
      <w:r w:rsidR="00DE1C56" w:rsidRPr="00EE580E">
        <w:rPr>
          <w:rFonts w:ascii="Arial" w:hAnsi="Arial" w:cs="Arial"/>
          <w:lang w:val="es-ES"/>
        </w:rPr>
        <w:fldChar w:fldCharType="end"/>
      </w:r>
      <w:r w:rsidRPr="00EE580E">
        <w:rPr>
          <w:rFonts w:ascii="Arial" w:hAnsi="Arial" w:cs="Arial"/>
          <w:lang w:val="es-ES"/>
        </w:rPr>
        <w:t>.</w:t>
      </w:r>
    </w:p>
    <w:p w14:paraId="29A9162D" w14:textId="56C48DF2" w:rsidR="00A267EB" w:rsidRPr="00EE580E" w:rsidRDefault="00A267EB">
      <w:pPr>
        <w:spacing w:afterLines="120" w:after="288" w:line="360" w:lineRule="auto"/>
        <w:ind w:firstLine="709"/>
        <w:jc w:val="both"/>
        <w:rPr>
          <w:rFonts w:ascii="Arial" w:hAnsi="Arial" w:cs="Arial"/>
          <w:lang w:val="es-ES"/>
        </w:rPr>
        <w:pPrChange w:id="1210" w:author="MIGUEL FUERTES FERNANDEZ" w:date="2022-08-06T19:31:00Z">
          <w:pPr/>
        </w:pPrChange>
      </w:pPr>
    </w:p>
    <w:p w14:paraId="4D864F56" w14:textId="1E939233" w:rsidR="00A267EB" w:rsidRPr="00EE580E" w:rsidRDefault="00A267EB">
      <w:pPr>
        <w:pStyle w:val="Ttulo3plantilla"/>
        <w:rPr>
          <w:lang w:val="es-ES"/>
        </w:rPr>
        <w:pPrChange w:id="1211" w:author="MIGUEL FUERTES FERNANDEZ" w:date="2022-08-14T23:26:00Z">
          <w:pPr/>
        </w:pPrChange>
      </w:pPr>
      <w:bookmarkStart w:id="1212" w:name="_Toc112348054"/>
      <w:r w:rsidRPr="00EE580E">
        <w:rPr>
          <w:lang w:val="es-ES"/>
        </w:rPr>
        <w:t>Habilidades Interpersonales</w:t>
      </w:r>
      <w:bookmarkEnd w:id="1212"/>
    </w:p>
    <w:p w14:paraId="1E5C6035" w14:textId="232B19CF" w:rsidR="00A267EB" w:rsidRPr="00EE580E" w:rsidRDefault="00A267EB">
      <w:pPr>
        <w:spacing w:afterLines="120" w:after="288" w:line="360" w:lineRule="auto"/>
        <w:ind w:firstLine="709"/>
        <w:jc w:val="both"/>
        <w:rPr>
          <w:rFonts w:ascii="Arial" w:hAnsi="Arial" w:cs="Arial"/>
          <w:lang w:val="es-ES"/>
        </w:rPr>
        <w:pPrChange w:id="1213" w:author="MIGUEL FUERTES FERNANDEZ" w:date="2022-08-06T19:31:00Z">
          <w:pPr/>
        </w:pPrChange>
      </w:pPr>
      <w:r w:rsidRPr="00EE580E">
        <w:rPr>
          <w:rFonts w:ascii="Arial" w:hAnsi="Arial" w:cs="Arial"/>
          <w:lang w:val="es-ES"/>
        </w:rPr>
        <w:t>Fruto de esta interacción social el alumno adquiere estas habilidades interpersonales o habilidades sociales</w:t>
      </w:r>
      <w:r w:rsidR="00C65D89" w:rsidRPr="00EE580E">
        <w:rPr>
          <w:rFonts w:ascii="Arial" w:hAnsi="Arial" w:cs="Arial"/>
          <w:lang w:val="es-ES"/>
        </w:rPr>
        <w:t xml:space="preserve"> </w:t>
      </w:r>
      <w:r w:rsidR="00DE1C56" w:rsidRPr="00EE580E">
        <w:rPr>
          <w:rFonts w:ascii="Arial" w:hAnsi="Arial" w:cs="Arial"/>
          <w:lang w:val="es-ES"/>
        </w:rPr>
        <w:fldChar w:fldCharType="begin"/>
      </w:r>
      <w:r w:rsidR="00DE1C56" w:rsidRPr="00EE580E">
        <w:rPr>
          <w:rFonts w:ascii="Arial" w:hAnsi="Arial" w:cs="Arial"/>
          <w:lang w:val="es-ES"/>
        </w:rPr>
        <w:instrText xml:space="preserve"> ADDIN ZOTERO_ITEM CSL_CITATION {"citationID":"Rgs8BeVr","properties":{"formattedCitation":"(Lynn Brown, 2021)","plainCitation":"(Lynn Brown, 2021)","noteIndex":0},"citationItems":[{"id":11,"uris":["http://zotero.org/users/9702781/items/W7B7P3K9"],"itemData":{"id":11,"type":"article-journal","abstract":"The purpose of this literature review is to understand what cooperative learning is, how it affects student intrinsic motivation, identifying some barriers to implementing it, and examine reasons for its failure in some classrooms. This literature review analyzed and critiqued nine empirical studies from around the world and discussed one foundational study, which were all located using Eastern New Mexico University’s Golden Library and professor suggestion. The findings of this literature review show that cooperative learning has a positive impact on student intrinsic motivation, but has problems being appropriately implemented and fails in certain situations. The implications that can be drawn from this author’s research are that cooperative learning is not merely group work, that cooperative learning has a positive impact on student intrinsic motivation, that student age may affect the ability to utilize cooperative learning, that teacher training is desirable in implementing cooperative learning, and that student preparation all have a direct influence on the success or failure of cooperative learning in the classroom.","container-title":"International Journal of Research and Scientific Innovation","DOI":"10.51244/IJRSI.2021.8701","ISSN":"23212705","issue":"07","journalAbbreviation":"IJRSI","language":"en","page":"01-07","source":"DOI.org (Crossref)","title":"Literature Review: Effect of Cooperative Learning on Intrinsic Motivation","title-short":"Literature Review","volume":"08","author":[{"family":"Lynn Brown","given":"Christopher"}],"issued":{"date-parts":[["2021"]]}}}],"schema":"https://github.com/citation-style-language/schema/raw/master/csl-citation.json"} </w:instrText>
      </w:r>
      <w:r w:rsidR="00DE1C56" w:rsidRPr="00EE580E">
        <w:rPr>
          <w:rFonts w:ascii="Arial" w:hAnsi="Arial" w:cs="Arial"/>
          <w:lang w:val="es-ES"/>
        </w:rPr>
        <w:fldChar w:fldCharType="separate"/>
      </w:r>
      <w:r w:rsidR="00DE1C56" w:rsidRPr="00EE580E">
        <w:rPr>
          <w:rFonts w:ascii="Arial" w:hAnsi="Arial" w:cs="Arial"/>
        </w:rPr>
        <w:t>(Lynn Brown, 2021)</w:t>
      </w:r>
      <w:r w:rsidR="00DE1C56" w:rsidRPr="00EE580E">
        <w:rPr>
          <w:rFonts w:ascii="Arial" w:hAnsi="Arial" w:cs="Arial"/>
          <w:lang w:val="es-ES"/>
        </w:rPr>
        <w:fldChar w:fldCharType="end"/>
      </w:r>
      <w:r w:rsidR="00DE1C56" w:rsidRPr="00EE580E">
        <w:rPr>
          <w:rFonts w:ascii="Arial" w:hAnsi="Arial" w:cs="Arial"/>
          <w:lang w:val="es-ES"/>
        </w:rPr>
        <w:t>.</w:t>
      </w:r>
    </w:p>
    <w:p w14:paraId="5224CA03" w14:textId="00D78F27" w:rsidR="00A267EB" w:rsidRPr="00EE580E" w:rsidRDefault="00730445">
      <w:pPr>
        <w:spacing w:afterLines="120" w:after="288" w:line="360" w:lineRule="auto"/>
        <w:ind w:firstLine="709"/>
        <w:jc w:val="both"/>
        <w:rPr>
          <w:rFonts w:ascii="Arial" w:hAnsi="Arial" w:cs="Arial"/>
          <w:lang w:val="es-ES"/>
        </w:rPr>
        <w:pPrChange w:id="1214" w:author="MIGUEL FUERTES FERNANDEZ" w:date="2022-08-06T19:31:00Z">
          <w:pPr/>
        </w:pPrChange>
      </w:pPr>
      <w:r w:rsidRPr="00EE580E">
        <w:rPr>
          <w:rFonts w:ascii="Arial" w:hAnsi="Arial" w:cs="Arial"/>
          <w:lang w:val="es-ES"/>
        </w:rPr>
        <w:t xml:space="preserve">Estas habilidades son las competencias (RAE) que nos permiten o ayudan a comunicarnos entre las personas. </w:t>
      </w:r>
      <w:r w:rsidR="0035176A" w:rsidRPr="00EE580E">
        <w:rPr>
          <w:rFonts w:ascii="Arial" w:hAnsi="Arial" w:cs="Arial"/>
          <w:lang w:val="es-ES"/>
        </w:rPr>
        <w:t>El asertividad</w:t>
      </w:r>
      <w:r w:rsidRPr="00EE580E">
        <w:rPr>
          <w:rFonts w:ascii="Arial" w:hAnsi="Arial" w:cs="Arial"/>
          <w:lang w:val="es-ES"/>
        </w:rPr>
        <w:t>, la empatía, el respeto, la escucha activa, la negociación, la comprensión, el auto control… son algunas de estas habilidades sociales.</w:t>
      </w:r>
    </w:p>
    <w:p w14:paraId="3E00B4D1" w14:textId="7DA2E63D" w:rsidR="00730445" w:rsidRPr="00EE580E" w:rsidRDefault="00730445">
      <w:pPr>
        <w:spacing w:afterLines="120" w:after="288" w:line="360" w:lineRule="auto"/>
        <w:ind w:firstLine="709"/>
        <w:jc w:val="both"/>
        <w:rPr>
          <w:rFonts w:ascii="Arial" w:hAnsi="Arial" w:cs="Arial"/>
          <w:lang w:val="es-ES"/>
        </w:rPr>
        <w:pPrChange w:id="1215" w:author="MIGUEL FUERTES FERNANDEZ" w:date="2022-08-06T19:31:00Z">
          <w:pPr/>
        </w:pPrChange>
      </w:pPr>
      <w:r w:rsidRPr="00EE580E">
        <w:rPr>
          <w:rFonts w:ascii="Arial" w:hAnsi="Arial" w:cs="Arial"/>
          <w:lang w:val="es-ES"/>
        </w:rPr>
        <w:t xml:space="preserve">Vista la naturaleza del trabajo en equipo o trabajo colaborativo, y como ha quedado dicho por los autores en el </w:t>
      </w:r>
      <w:r w:rsidR="008E48AE" w:rsidRPr="00EE580E">
        <w:rPr>
          <w:rFonts w:ascii="Arial" w:hAnsi="Arial" w:cs="Arial"/>
          <w:lang w:val="es-ES"/>
        </w:rPr>
        <w:t>epígrafe</w:t>
      </w:r>
      <w:r w:rsidRPr="00EE580E">
        <w:rPr>
          <w:rFonts w:ascii="Arial" w:hAnsi="Arial" w:cs="Arial"/>
          <w:lang w:val="es-ES"/>
        </w:rPr>
        <w:t xml:space="preserve"> anterior, podemos deducir que estas habilidades interpersonales o habilidades sociales son fundamentales en el aprendizaje colaborativo o en cualquier grupo de personas que tengan una finalidad común.</w:t>
      </w:r>
    </w:p>
    <w:p w14:paraId="0C6FB975" w14:textId="4437E3C9" w:rsidR="00730445" w:rsidRPr="00EE580E" w:rsidDel="00F327AA" w:rsidRDefault="008E48AE">
      <w:pPr>
        <w:spacing w:afterLines="120" w:after="288" w:line="360" w:lineRule="auto"/>
        <w:ind w:firstLine="709"/>
        <w:jc w:val="both"/>
        <w:rPr>
          <w:del w:id="1216" w:author="MIGUEL FUERTES FERNANDEZ" w:date="2022-08-06T19:35:00Z"/>
          <w:rFonts w:ascii="Arial" w:hAnsi="Arial" w:cs="Arial"/>
          <w:lang w:val="es-ES"/>
        </w:rPr>
        <w:pPrChange w:id="1217" w:author="MIGUEL FUERTES FERNANDEZ" w:date="2022-08-06T19:31:00Z">
          <w:pPr/>
        </w:pPrChange>
      </w:pPr>
      <w:r w:rsidRPr="00EE580E">
        <w:rPr>
          <w:rFonts w:ascii="Arial" w:hAnsi="Arial" w:cs="Arial"/>
          <w:lang w:val="es-ES"/>
        </w:rPr>
        <w:t>Así</w:t>
      </w:r>
      <w:r w:rsidR="00730445" w:rsidRPr="00EE580E">
        <w:rPr>
          <w:rFonts w:ascii="Arial" w:hAnsi="Arial" w:cs="Arial"/>
          <w:lang w:val="es-ES"/>
        </w:rPr>
        <w:t xml:space="preserve"> </w:t>
      </w:r>
      <w:r w:rsidR="00314032" w:rsidRPr="00EE580E">
        <w:rPr>
          <w:rFonts w:ascii="Arial" w:hAnsi="Arial" w:cs="Arial"/>
          <w:lang w:val="es-ES"/>
        </w:rPr>
        <w:t>pues,</w:t>
      </w:r>
      <w:r w:rsidR="00730445" w:rsidRPr="00EE580E">
        <w:rPr>
          <w:rFonts w:ascii="Arial" w:hAnsi="Arial" w:cs="Arial"/>
          <w:lang w:val="es-ES"/>
        </w:rPr>
        <w:t xml:space="preserve"> saber decir las cosas, ponerse en el lugar del otro, tener una escucha activa, negociar lo que necesitas son algunos de los beneficios colaterales de trabajar en equipo, preparando al alumno para la vida fuera de la docencia</w:t>
      </w:r>
      <w:r w:rsidR="00C65D89" w:rsidRPr="00EE580E">
        <w:rPr>
          <w:rFonts w:ascii="Arial" w:hAnsi="Arial" w:cs="Arial"/>
          <w:lang w:val="es-ES"/>
        </w:rPr>
        <w:t xml:space="preserve"> </w:t>
      </w:r>
      <w:r w:rsidR="00C65D89" w:rsidRPr="00EE580E">
        <w:rPr>
          <w:rFonts w:ascii="Arial" w:hAnsi="Arial" w:cs="Arial"/>
          <w:lang w:val="es-ES"/>
        </w:rPr>
        <w:fldChar w:fldCharType="begin"/>
      </w:r>
      <w:r w:rsidR="00C65D89" w:rsidRPr="00EE580E">
        <w:rPr>
          <w:rFonts w:ascii="Arial" w:hAnsi="Arial" w:cs="Arial"/>
          <w:lang w:val="es-ES"/>
        </w:rPr>
        <w:instrText xml:space="preserve"> ADDIN ZOTERO_ITEM CSL_CITATION {"citationID":"UvULF9Na","properties":{"formattedCitation":"(Herrada Valverde &amp; Ba\\uc0\\u241{}os Navarro, 2018; Lynn Brown, 2021)","plainCitation":"(Herrada Valverde &amp; Baños Navarro, 2018; Lynn Brown, 2021)","noteIndex":0},"citationItems":[{"id":8,"uris":["http://zotero.org/users/9702781/items/A5AVA5D3"],"itemData":{"id":8,"type":"article-journal","abstract":"Information Communication Technologies have brought a revolution in education, causing structural changes in the way we teach and how we learn. Currently, the existence of a wide variety of virtual teaching-learning environments enables teachers and students to interact synchronously or asynchronously using computers and mobile devices. This has led to the implementation of active teaching-learning methodologies with proven pedagogical effectiveness, such as cooperative learning, that encourage students to acquire skills and improve their academic performance. Despite the importance of the subject, almost no papers have analysed the state-of-the-art on educational experiences that promote cooperative learning using new technologies. In order to respond to this demand, this paper presents a comprehensive review of the related bibliography that include a large number of papers written in Spanish in which new technologies are used to implement cooperative learning activities in different subjects and educational levels. From the analysis of these papers, it can be concluded that there is a growing interest by teachers and researchers in implementing cooperative learning using virtual teaching-learning environments and computer applications, as well as social networks or MOOC. Further, these experiences receive positive feedback from teachers and students involved.","container-title":"@tic. revista d'innovació educativa","DOI":"10.7203/attic.20.11266","ISSN":"1989-3477","issue":"20","journalAbbreviation":"@tic","language":"es","page":"16","source":"DOI.org (Crossref)","title":"Aprendizaje cooperativo a través de las nuevas tecnologías: Una revisión","title-short":"Aprendizaje cooperativo a través de las nuevas tecnologías","author":[{"family":"Herrada Valverde","given":"Rosario Isabel"},{"family":"Baños Navarro","given":"Raúl"}],"issued":{"date-parts":[["2018",6,21]]}}},{"id":11,"uris":["http://zotero.org/users/9702781/items/W7B7P3K9"],"itemData":{"id":11,"type":"article-journal","abstract":"The purpose of this literature review is to understand what cooperative learning is, how it affects student intrinsic motivation, identifying some barriers to implementing it, and examine reasons for its failure in some classrooms. This literature review analyzed and critiqued nine empirical studies from around the world and discussed one foundational study, which were all located using Eastern New Mexico University’s Golden Library and professor suggestion. The findings of this literature review show that cooperative learning has a positive impact on student intrinsic motivation, but has problems being appropriately implemented and fails in certain situations. The implications that can be drawn from this author’s research are that cooperative learning is not merely group work, that cooperative learning has a positive impact on student intrinsic motivation, that student age may affect the ability to utilize cooperative learning, that teacher training is desirable in implementing cooperative learning, and that student preparation all have a direct influence on the success or failure of cooperative learning in the classroom.","container-title":"International Journal of Research and Scientific Innovation","DOI":"10.51244/IJRSI.2021.8701","ISSN":"23212705","issue":"07","journalAbbreviation":"IJRSI","language":"en","page":"01-07","source":"DOI.org (Crossref)","title":"Literature Review: Effect of Cooperative Learning on Intrinsic Motivation","title-short":"Literature Review","volume":"08","author":[{"family":"Lynn Brown","given":"Christopher"}],"issued":{"date-parts":[["2021"]]}}}],"schema":"https://github.com/citation-style-language/schema/raw/master/csl-citation.json"} </w:instrText>
      </w:r>
      <w:r w:rsidR="00C65D89" w:rsidRPr="00EE580E">
        <w:rPr>
          <w:rFonts w:ascii="Arial" w:hAnsi="Arial" w:cs="Arial"/>
          <w:lang w:val="es-ES"/>
        </w:rPr>
        <w:fldChar w:fldCharType="separate"/>
      </w:r>
      <w:r w:rsidR="00C65D89" w:rsidRPr="00EE580E">
        <w:rPr>
          <w:rFonts w:ascii="Arial" w:hAnsi="Arial" w:cs="Arial"/>
          <w:szCs w:val="24"/>
        </w:rPr>
        <w:t>(Herrada Valverde &amp; Baños Navarro, 2018; Lynn Brown, 2021)</w:t>
      </w:r>
      <w:r w:rsidR="00C65D89" w:rsidRPr="00EE580E">
        <w:rPr>
          <w:rFonts w:ascii="Arial" w:hAnsi="Arial" w:cs="Arial"/>
          <w:lang w:val="es-ES"/>
        </w:rPr>
        <w:fldChar w:fldCharType="end"/>
      </w:r>
      <w:r w:rsidR="00C65D89" w:rsidRPr="00EE580E">
        <w:rPr>
          <w:rFonts w:ascii="Arial" w:hAnsi="Arial" w:cs="Arial"/>
          <w:lang w:val="es-ES"/>
        </w:rPr>
        <w:t>.</w:t>
      </w:r>
    </w:p>
    <w:p w14:paraId="3070F19D" w14:textId="2D555DDD" w:rsidR="00730445" w:rsidRPr="00EE580E" w:rsidDel="00F327AA" w:rsidRDefault="00730445">
      <w:pPr>
        <w:spacing w:afterLines="120" w:after="288" w:line="360" w:lineRule="auto"/>
        <w:ind w:firstLine="709"/>
        <w:jc w:val="both"/>
        <w:rPr>
          <w:del w:id="1218" w:author="MIGUEL FUERTES FERNANDEZ" w:date="2022-08-06T19:35:00Z"/>
          <w:rFonts w:ascii="Arial" w:hAnsi="Arial" w:cs="Arial"/>
          <w:lang w:val="es-ES"/>
        </w:rPr>
        <w:pPrChange w:id="1219" w:author="MIGUEL FUERTES FERNANDEZ" w:date="2022-08-06T19:31:00Z">
          <w:pPr/>
        </w:pPrChange>
      </w:pPr>
    </w:p>
    <w:p w14:paraId="57693A33" w14:textId="77777777" w:rsidR="00E43065" w:rsidRPr="00EE580E" w:rsidRDefault="00E43065">
      <w:pPr>
        <w:spacing w:afterLines="120" w:after="288" w:line="360" w:lineRule="auto"/>
        <w:ind w:firstLine="709"/>
        <w:jc w:val="both"/>
        <w:rPr>
          <w:ins w:id="1220" w:author="MIGUEL FUERTES FERNANDEZ" w:date="2022-08-06T19:23:00Z"/>
          <w:lang w:val="es-ES"/>
        </w:rPr>
        <w:pPrChange w:id="1221" w:author="MIGUEL FUERTES FERNANDEZ" w:date="2022-08-06T19:35:00Z">
          <w:pPr>
            <w:pStyle w:val="Ttulo3plantilla"/>
          </w:pPr>
        </w:pPrChange>
      </w:pPr>
    </w:p>
    <w:p w14:paraId="3EFEB827" w14:textId="056038A1" w:rsidR="00131206" w:rsidRPr="00EE580E" w:rsidRDefault="00131206">
      <w:pPr>
        <w:pStyle w:val="Ttulo3plantilla"/>
        <w:rPr>
          <w:lang w:val="es-ES"/>
        </w:rPr>
        <w:pPrChange w:id="1222" w:author="MIGUEL FUERTES FERNANDEZ" w:date="2022-08-14T23:26:00Z">
          <w:pPr/>
        </w:pPrChange>
      </w:pPr>
      <w:bookmarkStart w:id="1223" w:name="_Toc112348055"/>
      <w:r w:rsidRPr="00EE580E">
        <w:rPr>
          <w:lang w:val="es-ES"/>
        </w:rPr>
        <w:t>Supervisión Grupal</w:t>
      </w:r>
      <w:bookmarkEnd w:id="1223"/>
    </w:p>
    <w:p w14:paraId="18001363" w14:textId="3FCF2318" w:rsidR="00730445" w:rsidRPr="00EE580E" w:rsidRDefault="008E48AE">
      <w:pPr>
        <w:spacing w:afterLines="120" w:after="288" w:line="360" w:lineRule="auto"/>
        <w:ind w:firstLine="709"/>
        <w:jc w:val="both"/>
        <w:rPr>
          <w:rFonts w:ascii="Arial" w:hAnsi="Arial" w:cs="Arial"/>
          <w:lang w:val="es-ES"/>
        </w:rPr>
        <w:pPrChange w:id="1224" w:author="MIGUEL FUERTES FERNANDEZ" w:date="2022-08-06T19:31:00Z">
          <w:pPr/>
        </w:pPrChange>
      </w:pPr>
      <w:r w:rsidRPr="00EE580E">
        <w:rPr>
          <w:rFonts w:ascii="Arial" w:hAnsi="Arial" w:cs="Arial"/>
          <w:lang w:val="es-ES"/>
        </w:rPr>
        <w:t>Al ser todos los integrantes dueños del progreso del proyecto, todos son a la vez empleados y jefes. Todos tienen voz en las decisiones tomadas y por tanto todos tienen derecho a supervisar el trabajo conjunto.</w:t>
      </w:r>
    </w:p>
    <w:p w14:paraId="08823480" w14:textId="39293BF0" w:rsidR="008E48AE" w:rsidRPr="00EE580E" w:rsidRDefault="008E48AE">
      <w:pPr>
        <w:spacing w:afterLines="120" w:after="288" w:line="360" w:lineRule="auto"/>
        <w:ind w:firstLine="709"/>
        <w:jc w:val="both"/>
        <w:rPr>
          <w:rFonts w:ascii="Arial" w:hAnsi="Arial" w:cs="Arial"/>
          <w:lang w:val="es-ES"/>
        </w:rPr>
        <w:pPrChange w:id="1225" w:author="MIGUEL FUERTES FERNANDEZ" w:date="2022-08-06T19:31:00Z">
          <w:pPr/>
        </w:pPrChange>
      </w:pPr>
      <w:r w:rsidRPr="00EE580E">
        <w:rPr>
          <w:rFonts w:ascii="Arial" w:hAnsi="Arial" w:cs="Arial"/>
          <w:lang w:val="es-ES"/>
        </w:rPr>
        <w:t xml:space="preserve">Dice Brown que una de las características que se fomentan en los trabajos colaborativos es la capacidad de liderazgo. Salen a la luz lideres </w:t>
      </w:r>
      <w:r w:rsidR="00CC16D8" w:rsidRPr="00EE580E">
        <w:rPr>
          <w:rFonts w:ascii="Arial" w:hAnsi="Arial" w:cs="Arial"/>
          <w:lang w:val="es-ES"/>
        </w:rPr>
        <w:t>innatos,</w:t>
      </w:r>
      <w:r w:rsidRPr="00EE580E">
        <w:rPr>
          <w:rFonts w:ascii="Arial" w:hAnsi="Arial" w:cs="Arial"/>
          <w:lang w:val="es-ES"/>
        </w:rPr>
        <w:t xml:space="preserve"> pero a su vez, todos son participes, integrantes, y jueces de su propio trabajo y del progreso de su proyecto</w:t>
      </w:r>
      <w:r w:rsidR="00C65D89" w:rsidRPr="00EE580E">
        <w:rPr>
          <w:rFonts w:ascii="Arial" w:hAnsi="Arial" w:cs="Arial"/>
          <w:lang w:val="es-ES"/>
        </w:rPr>
        <w:t xml:space="preserve"> </w:t>
      </w:r>
      <w:r w:rsidR="00C65D89" w:rsidRPr="00EE580E">
        <w:rPr>
          <w:rFonts w:ascii="Arial" w:hAnsi="Arial" w:cs="Arial"/>
          <w:lang w:val="es-ES"/>
        </w:rPr>
        <w:fldChar w:fldCharType="begin"/>
      </w:r>
      <w:r w:rsidR="00C65D89" w:rsidRPr="00EE580E">
        <w:rPr>
          <w:rFonts w:ascii="Arial" w:hAnsi="Arial" w:cs="Arial"/>
          <w:lang w:val="es-ES"/>
        </w:rPr>
        <w:instrText xml:space="preserve"> ADDIN ZOTERO_ITEM CSL_CITATION {"citationID":"Z51d2mpE","properties":{"formattedCitation":"(Lynn Brown, 2021)","plainCitation":"(Lynn Brown, 2021)","noteIndex":0},"citationItems":[{"id":11,"uris":["http://zotero.org/users/9702781/items/W7B7P3K9"],"itemData":{"id":11,"type":"article-journal","abstract":"The purpose of this literature review is to understand what cooperative learning is, how it affects student intrinsic motivation, identifying some barriers to implementing it, and examine reasons for its failure in some classrooms. This literature review analyzed and critiqued nine empirical studies from around the world and discussed one foundational study, which were all located using Eastern New Mexico University’s Golden Library and professor suggestion. The findings of this literature review show that cooperative learning has a positive impact on student intrinsic motivation, but has problems being appropriately implemented and fails in certain situations. The implications that can be drawn from this author’s research are that cooperative learning is not merely group work, that cooperative learning has a positive impact on student intrinsic motivation, that student age may affect the ability to utilize cooperative learning, that teacher training is desirable in implementing cooperative learning, and that student preparation all have a direct influence on the success or failure of cooperative learning in the classroom.","container-title":"International Journal of Research and Scientific Innovation","DOI":"10.51244/IJRSI.2021.8701","ISSN":"23212705","issue":"07","journalAbbreviation":"IJRSI","language":"en","page":"01-07","source":"DOI.org (Crossref)","title":"Literature Review: Effect of Cooperative Learning on Intrinsic Motivation","title-short":"Literature Review","volume":"08","author":[{"family":"Lynn Brown","given":"Christopher"}],"issued":{"date-parts":[["2021"]]}}}],"schema":"https://github.com/citation-style-language/schema/raw/master/csl-citation.json"} </w:instrText>
      </w:r>
      <w:r w:rsidR="00C65D89" w:rsidRPr="00EE580E">
        <w:rPr>
          <w:rFonts w:ascii="Arial" w:hAnsi="Arial" w:cs="Arial"/>
          <w:lang w:val="es-ES"/>
        </w:rPr>
        <w:fldChar w:fldCharType="separate"/>
      </w:r>
      <w:r w:rsidR="00C65D89" w:rsidRPr="00EE580E">
        <w:rPr>
          <w:rFonts w:ascii="Arial" w:hAnsi="Arial" w:cs="Arial"/>
        </w:rPr>
        <w:t>(Lynn Brown, 2021)</w:t>
      </w:r>
      <w:r w:rsidR="00C65D89" w:rsidRPr="00EE580E">
        <w:rPr>
          <w:rFonts w:ascii="Arial" w:hAnsi="Arial" w:cs="Arial"/>
          <w:lang w:val="es-ES"/>
        </w:rPr>
        <w:fldChar w:fldCharType="end"/>
      </w:r>
      <w:r w:rsidRPr="00EE580E">
        <w:rPr>
          <w:rFonts w:ascii="Arial" w:hAnsi="Arial" w:cs="Arial"/>
          <w:lang w:val="es-ES"/>
        </w:rPr>
        <w:t>.</w:t>
      </w:r>
    </w:p>
    <w:p w14:paraId="26D62F49" w14:textId="7301E8F3" w:rsidR="00314032" w:rsidRPr="00EE580E" w:rsidRDefault="00314032">
      <w:pPr>
        <w:spacing w:afterLines="120" w:after="288" w:line="360" w:lineRule="auto"/>
        <w:ind w:firstLine="709"/>
        <w:jc w:val="both"/>
        <w:rPr>
          <w:rFonts w:ascii="Arial" w:hAnsi="Arial" w:cs="Arial"/>
          <w:lang w:val="es-ES"/>
        </w:rPr>
        <w:pPrChange w:id="1226" w:author="MIGUEL FUERTES FERNANDEZ" w:date="2022-08-06T19:31:00Z">
          <w:pPr/>
        </w:pPrChange>
      </w:pPr>
      <w:r w:rsidRPr="00EE580E">
        <w:rPr>
          <w:rFonts w:ascii="Arial" w:hAnsi="Arial" w:cs="Arial"/>
          <w:lang w:val="es-ES"/>
        </w:rPr>
        <w:t>Dentro del grupo y casi ejerciendo la labor de supervisión, es importante recalcar la necesidad de las habilidades sociales. Johnson &amp; Johnson, en referencia al aprendizaje colaborativo destacan que es importante las tareas de resolución de conflictos o tareas, la capacidad de tomar decisiones y la capacidad de liderazgo</w:t>
      </w:r>
      <w:r w:rsidR="00C65D89" w:rsidRPr="00EE580E">
        <w:rPr>
          <w:rFonts w:ascii="Arial" w:hAnsi="Arial" w:cs="Arial"/>
          <w:lang w:val="es-ES"/>
        </w:rPr>
        <w:t xml:space="preserve"> </w:t>
      </w:r>
      <w:r w:rsidR="00C65D89" w:rsidRPr="00EE580E">
        <w:rPr>
          <w:rFonts w:ascii="Arial" w:hAnsi="Arial" w:cs="Arial"/>
          <w:lang w:val="es-ES"/>
        </w:rPr>
        <w:fldChar w:fldCharType="begin"/>
      </w:r>
      <w:r w:rsidR="00C65D89" w:rsidRPr="00EE580E">
        <w:rPr>
          <w:rFonts w:ascii="Arial" w:hAnsi="Arial" w:cs="Arial"/>
          <w:lang w:val="es-ES"/>
        </w:rPr>
        <w:instrText xml:space="preserve"> ADDIN ZOTERO_ITEM CSL_CITATION {"citationID":"VDvlbHcO","properties":{"formattedCitation":"(Johnson &amp; Johnson, 1989)","plainCitation":"(Johnson &amp; Johnson, 1989)","noteIndex":0},"citationItems":[{"id":24,"uris":["http://zotero.org/users/9702781/items/YYWQFP8S"],"itemData":{"id":24,"type":"article-journal","container-title":"The Pointer","DOI":"10.1080/05544246.1989.9945370","ISSN":"0554-4246","issue":"2","journalAbbreviation":"The Pointer","language":"en","page":"5-11","source":"DOI.org (Crossref)","title":"Cooperative Learning: What Special Education Teachers Need to Know","title-short":"Cooperative Learning","volume":"33","author":[{"family":"Johnson","given":"David W."},{"family":"Johnson","given":"Roger T."}],"issued":{"date-parts":[["1989",1]]}}}],"schema":"https://github.com/citation-style-language/schema/raw/master/csl-citation.json"} </w:instrText>
      </w:r>
      <w:r w:rsidR="00C65D89" w:rsidRPr="00EE580E">
        <w:rPr>
          <w:rFonts w:ascii="Arial" w:hAnsi="Arial" w:cs="Arial"/>
          <w:lang w:val="es-ES"/>
        </w:rPr>
        <w:fldChar w:fldCharType="separate"/>
      </w:r>
      <w:r w:rsidR="00C65D89" w:rsidRPr="00EE580E">
        <w:rPr>
          <w:rFonts w:ascii="Arial" w:hAnsi="Arial" w:cs="Arial"/>
        </w:rPr>
        <w:t>(Johnson &amp; Johnson, 1989)</w:t>
      </w:r>
      <w:r w:rsidR="00C65D89" w:rsidRPr="00EE580E">
        <w:rPr>
          <w:rFonts w:ascii="Arial" w:hAnsi="Arial" w:cs="Arial"/>
          <w:lang w:val="es-ES"/>
        </w:rPr>
        <w:fldChar w:fldCharType="end"/>
      </w:r>
      <w:r w:rsidRPr="00EE580E">
        <w:rPr>
          <w:rFonts w:ascii="Arial" w:hAnsi="Arial" w:cs="Arial"/>
          <w:lang w:val="es-ES"/>
        </w:rPr>
        <w:t>.</w:t>
      </w:r>
    </w:p>
    <w:p w14:paraId="1892916E" w14:textId="427CDC49" w:rsidR="00314032" w:rsidRPr="00EE580E" w:rsidRDefault="00314032">
      <w:pPr>
        <w:spacing w:afterLines="120" w:after="288" w:line="360" w:lineRule="auto"/>
        <w:ind w:firstLine="709"/>
        <w:jc w:val="both"/>
        <w:rPr>
          <w:rFonts w:ascii="Arial" w:hAnsi="Arial" w:cs="Arial"/>
          <w:lang w:val="es-ES"/>
        </w:rPr>
        <w:pPrChange w:id="1227" w:author="MIGUEL FUERTES FERNANDEZ" w:date="2022-08-06T19:31:00Z">
          <w:pPr/>
        </w:pPrChange>
      </w:pPr>
      <w:r w:rsidRPr="00EE580E">
        <w:rPr>
          <w:rFonts w:ascii="Arial" w:hAnsi="Arial" w:cs="Arial"/>
          <w:lang w:val="es-ES"/>
        </w:rPr>
        <w:t>En relación con la supervisión, adquiere más importancia la capacidad de liderazgo. Es un trabajo por equipos, donde se comparte de conocimiento. Los alumnos aprenden cada uno una cosa y la comparten con el resto</w:t>
      </w:r>
      <w:r w:rsidR="00C65D89" w:rsidRPr="00EE580E">
        <w:rPr>
          <w:rFonts w:ascii="Arial" w:hAnsi="Arial" w:cs="Arial"/>
          <w:lang w:val="es-ES"/>
        </w:rPr>
        <w:t xml:space="preserve"> </w:t>
      </w:r>
      <w:r w:rsidR="00C65D89" w:rsidRPr="00EE580E">
        <w:rPr>
          <w:rFonts w:ascii="Arial" w:hAnsi="Arial" w:cs="Arial"/>
          <w:lang w:val="es-ES"/>
        </w:rPr>
        <w:fldChar w:fldCharType="begin"/>
      </w:r>
      <w:r w:rsidR="00C65D89" w:rsidRPr="00EE580E">
        <w:rPr>
          <w:rFonts w:ascii="Arial" w:hAnsi="Arial" w:cs="Arial"/>
          <w:lang w:val="es-ES"/>
        </w:rPr>
        <w:instrText xml:space="preserve"> ADDIN ZOTERO_ITEM CSL_CITATION {"citationID":"Jvn9RE4l","properties":{"formattedCitation":"(Johnson &amp; Johnson, 1989)","plainCitation":"(Johnson &amp; Johnson, 1989)","noteIndex":0},"citationItems":[{"id":24,"uris":["http://zotero.org/users/9702781/items/YYWQFP8S"],"itemData":{"id":24,"type":"article-journal","container-title":"The Pointer","DOI":"10.1080/05544246.1989.9945370","ISSN":"0554-4246","issue":"2","journalAbbreviation":"The Pointer","language":"en","page":"5-11","source":"DOI.org (Crossref)","title":"Cooperative Learning: What Special Education Teachers Need to Know","title-short":"Cooperative Learning","volume":"33","author":[{"family":"Johnson","given":"David W."},{"family":"Johnson","given":"Roger T."}],"issued":{"date-parts":[["1989",1]]}}}],"schema":"https://github.com/citation-style-language/schema/raw/master/csl-citation.json"} </w:instrText>
      </w:r>
      <w:r w:rsidR="00C65D89" w:rsidRPr="00EE580E">
        <w:rPr>
          <w:rFonts w:ascii="Arial" w:hAnsi="Arial" w:cs="Arial"/>
          <w:lang w:val="es-ES"/>
        </w:rPr>
        <w:fldChar w:fldCharType="separate"/>
      </w:r>
      <w:r w:rsidR="00C65D89" w:rsidRPr="00EE580E">
        <w:rPr>
          <w:rFonts w:ascii="Arial" w:hAnsi="Arial" w:cs="Arial"/>
        </w:rPr>
        <w:t>(Johnson &amp; Johnson, 1989)</w:t>
      </w:r>
      <w:r w:rsidR="00C65D89" w:rsidRPr="00EE580E">
        <w:rPr>
          <w:rFonts w:ascii="Arial" w:hAnsi="Arial" w:cs="Arial"/>
          <w:lang w:val="es-ES"/>
        </w:rPr>
        <w:fldChar w:fldCharType="end"/>
      </w:r>
      <w:r w:rsidRPr="00EE580E">
        <w:rPr>
          <w:rFonts w:ascii="Arial" w:hAnsi="Arial" w:cs="Arial"/>
          <w:lang w:val="es-ES"/>
        </w:rPr>
        <w:t>.</w:t>
      </w:r>
    </w:p>
    <w:p w14:paraId="029DC72C" w14:textId="4F65B478" w:rsidR="00314032" w:rsidRPr="00EE580E" w:rsidDel="00F327AA" w:rsidRDefault="00314032" w:rsidP="00F327AA">
      <w:pPr>
        <w:spacing w:afterLines="120" w:after="288" w:line="360" w:lineRule="auto"/>
        <w:ind w:firstLine="709"/>
        <w:jc w:val="both"/>
        <w:rPr>
          <w:del w:id="1228" w:author="MIGUEL FUERTES FERNANDEZ" w:date="2022-08-06T19:35:00Z"/>
          <w:lang w:val="es-ES"/>
        </w:rPr>
      </w:pPr>
      <w:r w:rsidRPr="00EE580E">
        <w:rPr>
          <w:rFonts w:ascii="Arial" w:hAnsi="Arial" w:cs="Arial"/>
          <w:lang w:val="es-ES"/>
        </w:rPr>
        <w:t xml:space="preserve">Al final, quedaran en el aire dos preguntas para el grupo/alumno/líder. </w:t>
      </w:r>
      <w:r w:rsidRPr="00EE580E">
        <w:rPr>
          <w:rFonts w:ascii="Arial" w:hAnsi="Arial" w:cs="Arial"/>
          <w:i/>
          <w:iCs/>
          <w:lang w:val="es-ES"/>
        </w:rPr>
        <w:t>“¿Qué has aportado al grupo?”</w:t>
      </w:r>
      <w:r w:rsidRPr="00EE580E">
        <w:rPr>
          <w:rFonts w:ascii="Arial" w:hAnsi="Arial" w:cs="Arial"/>
          <w:lang w:val="es-ES"/>
        </w:rPr>
        <w:t xml:space="preserve"> y </w:t>
      </w:r>
      <w:r w:rsidRPr="00EE580E">
        <w:rPr>
          <w:rFonts w:ascii="Arial" w:hAnsi="Arial" w:cs="Arial"/>
          <w:i/>
          <w:iCs/>
          <w:lang w:val="es-ES"/>
        </w:rPr>
        <w:t>“¿Qué puedes aportar para que el grupo sea mejor mañana?”</w:t>
      </w:r>
      <w:r w:rsidR="00BA2B26" w:rsidRPr="00EE580E">
        <w:rPr>
          <w:rFonts w:ascii="Arial" w:hAnsi="Arial" w:cs="Arial"/>
          <w:i/>
          <w:iCs/>
          <w:lang w:val="es-ES"/>
        </w:rPr>
        <w:t xml:space="preserve"> </w:t>
      </w:r>
      <w:r w:rsidR="00C65D89" w:rsidRPr="00EE580E">
        <w:rPr>
          <w:rFonts w:ascii="Arial" w:hAnsi="Arial" w:cs="Arial"/>
          <w:i/>
          <w:iCs/>
          <w:lang w:val="es-ES"/>
        </w:rPr>
        <w:fldChar w:fldCharType="begin"/>
      </w:r>
      <w:r w:rsidR="00C65D89" w:rsidRPr="00EE580E">
        <w:rPr>
          <w:rFonts w:ascii="Arial" w:hAnsi="Arial" w:cs="Arial"/>
          <w:i/>
          <w:iCs/>
          <w:lang w:val="es-ES"/>
        </w:rPr>
        <w:instrText xml:space="preserve"> ADDIN ZOTERO_ITEM CSL_CITATION {"citationID":"vmyaQrQx","properties":{"formattedCitation":"(Johnson &amp; Johnson, 1989)","plainCitation":"(Johnson &amp; Johnson, 1989)","noteIndex":0},"citationItems":[{"id":24,"uris":["http://zotero.org/users/9702781/items/YYWQFP8S"],"itemData":{"id":24,"type":"article-journal","container-title":"The Pointer","DOI":"10.1080/05544246.1989.9945370","ISSN":"0554-4246","issue":"2","journalAbbreviation":"The Pointer","language":"en","page":"5-11","source":"DOI.org (Crossref)","title":"Cooperative Learning: What Special Education Teachers Need to Know","title-short":"Cooperative Learning","volume":"33","author":[{"family":"Johnson","given":"David W."},{"family":"Johnson","given":"Roger T."}],"issued":{"date-parts":[["1989",1]]}}}],"schema":"https://github.com/citation-style-language/schema/raw/master/csl-citation.json"} </w:instrText>
      </w:r>
      <w:r w:rsidR="00C65D89" w:rsidRPr="00EE580E">
        <w:rPr>
          <w:rFonts w:ascii="Arial" w:hAnsi="Arial" w:cs="Arial"/>
          <w:i/>
          <w:iCs/>
          <w:lang w:val="es-ES"/>
        </w:rPr>
        <w:fldChar w:fldCharType="separate"/>
      </w:r>
      <w:r w:rsidR="00C65D89" w:rsidRPr="00EE580E">
        <w:rPr>
          <w:rFonts w:ascii="Arial" w:hAnsi="Arial" w:cs="Arial"/>
        </w:rPr>
        <w:t>(Johnson &amp; Johnson, 1989)</w:t>
      </w:r>
      <w:r w:rsidR="00C65D89" w:rsidRPr="00EE580E">
        <w:rPr>
          <w:rFonts w:ascii="Arial" w:hAnsi="Arial" w:cs="Arial"/>
          <w:i/>
          <w:iCs/>
          <w:lang w:val="es-ES"/>
        </w:rPr>
        <w:fldChar w:fldCharType="end"/>
      </w:r>
    </w:p>
    <w:p w14:paraId="21D3DEC9" w14:textId="57B5A857" w:rsidR="00DF30D2" w:rsidRPr="00EE580E" w:rsidDel="00E43065" w:rsidRDefault="00DF30D2">
      <w:pPr>
        <w:pStyle w:val="Ttulo3plantilla"/>
        <w:spacing w:afterLines="120" w:after="288" w:line="360" w:lineRule="auto"/>
        <w:rPr>
          <w:del w:id="1229" w:author="MIGUEL FUERTES FERNANDEZ" w:date="2022-08-06T19:23:00Z"/>
          <w:lang w:val="es-ES"/>
        </w:rPr>
        <w:pPrChange w:id="1230" w:author="MIGUEL FUERTES FERNANDEZ" w:date="2022-08-06T19:57:00Z">
          <w:pPr>
            <w:pStyle w:val="Ttulo3plantilla"/>
          </w:pPr>
        </w:pPrChange>
      </w:pPr>
    </w:p>
    <w:p w14:paraId="6F07FEEC" w14:textId="77777777" w:rsidR="00E43065" w:rsidRPr="00EE580E" w:rsidRDefault="00E43065">
      <w:pPr>
        <w:spacing w:afterLines="120" w:after="288" w:line="360" w:lineRule="auto"/>
        <w:jc w:val="both"/>
        <w:rPr>
          <w:ins w:id="1231" w:author="MIGUEL FUERTES FERNANDEZ" w:date="2022-08-06T19:23:00Z"/>
          <w:rFonts w:ascii="Arial" w:hAnsi="Arial" w:cs="Arial"/>
          <w:lang w:val="es-ES"/>
        </w:rPr>
        <w:pPrChange w:id="1232" w:author="MIGUEL FUERTES FERNANDEZ" w:date="2022-08-06T19:57:00Z">
          <w:pPr/>
        </w:pPrChange>
      </w:pPr>
    </w:p>
    <w:p w14:paraId="711F318C" w14:textId="621E3AAB" w:rsidR="00DF30D2" w:rsidRPr="00EE580E" w:rsidRDefault="00DF30D2">
      <w:pPr>
        <w:pStyle w:val="Ttulo3plantilla"/>
        <w:rPr>
          <w:lang w:val="es-ES"/>
        </w:rPr>
        <w:pPrChange w:id="1233" w:author="MIGUEL FUERTES FERNANDEZ" w:date="2022-08-14T23:26:00Z">
          <w:pPr/>
        </w:pPrChange>
      </w:pPr>
      <w:bookmarkStart w:id="1234" w:name="_Toc112348056"/>
      <w:r w:rsidRPr="00EE580E">
        <w:rPr>
          <w:lang w:val="es-ES"/>
        </w:rPr>
        <w:t>Participación</w:t>
      </w:r>
      <w:bookmarkEnd w:id="1234"/>
    </w:p>
    <w:p w14:paraId="3CBDA968" w14:textId="3FD8CC5D" w:rsidR="00DF30D2" w:rsidRPr="00EE580E" w:rsidRDefault="00751B01">
      <w:pPr>
        <w:spacing w:afterLines="120" w:after="288" w:line="360" w:lineRule="auto"/>
        <w:ind w:firstLine="709"/>
        <w:jc w:val="both"/>
        <w:rPr>
          <w:rFonts w:ascii="Arial" w:hAnsi="Arial" w:cs="Arial"/>
          <w:lang w:val="es-ES"/>
        </w:rPr>
        <w:pPrChange w:id="1235" w:author="MIGUEL FUERTES FERNANDEZ" w:date="2022-08-06T19:31:00Z">
          <w:pPr/>
        </w:pPrChange>
      </w:pPr>
      <w:r w:rsidRPr="00EE580E">
        <w:rPr>
          <w:rFonts w:ascii="Arial" w:hAnsi="Arial" w:cs="Arial"/>
          <w:lang w:val="es-ES"/>
        </w:rPr>
        <w:t>Brown y Herrada cuentan de la importancia del aprendizaje colaborativo como un factor de aumento de la participación. Uniéndolo con lo que se decía al principio, la motivación es una consecuencia principal y clave del aprendizaje colaborativo y esta motivación sale como consecuencia de la actividad en grupo</w:t>
      </w:r>
      <w:r w:rsidR="00777282" w:rsidRPr="00EE580E">
        <w:rPr>
          <w:rFonts w:ascii="Arial" w:hAnsi="Arial" w:cs="Arial"/>
          <w:lang w:val="es-ES"/>
        </w:rPr>
        <w:t xml:space="preserve"> </w:t>
      </w:r>
      <w:r w:rsidR="00777282" w:rsidRPr="00EE580E">
        <w:rPr>
          <w:rFonts w:ascii="Arial" w:hAnsi="Arial" w:cs="Arial"/>
          <w:lang w:val="es-ES"/>
        </w:rPr>
        <w:fldChar w:fldCharType="begin"/>
      </w:r>
      <w:r w:rsidR="00777282" w:rsidRPr="00EE580E">
        <w:rPr>
          <w:rFonts w:ascii="Arial" w:hAnsi="Arial" w:cs="Arial"/>
          <w:lang w:val="es-ES"/>
        </w:rPr>
        <w:instrText xml:space="preserve"> ADDIN ZOTERO_ITEM CSL_CITATION {"citationID":"nO5Qlajy","properties":{"formattedCitation":"(Herrada Valverde &amp; Ba\\uc0\\u241{}os Navarro, 2018; Lynn Brown, 2021)","plainCitation":"(Herrada Valverde &amp; Baños Navarro, 2018; Lynn Brown, 2021)","noteIndex":0},"citationItems":[{"id":8,"uris":["http://zotero.org/users/9702781/items/A5AVA5D3"],"itemData":{"id":8,"type":"article-journal","abstract":"Information Communication Technologies have brought a revolution in education, causing structural changes in the way we teach and how we learn. Currently, the existence of a wide variety of virtual teaching-learning environments enables teachers and students to interact synchronously or asynchronously using computers and mobile devices. This has led to the implementation of active teaching-learning methodologies with proven pedagogical effectiveness, such as cooperative learning, that encourage students to acquire skills and improve their academic performance. Despite the importance of the subject, almost no papers have analysed the state-of-the-art on educational experiences that promote cooperative learning using new technologies. In order to respond to this demand, this paper presents a comprehensive review of the related bibliography that include a large number of papers written in Spanish in which new technologies are used to implement cooperative learning activities in different subjects and educational levels. From the analysis of these papers, it can be concluded that there is a growing interest by teachers and researchers in implementing cooperative learning using virtual teaching-learning environments and computer applications, as well as social networks or MOOC. Further, these experiences receive positive feedback from teachers and students involved.","container-title":"@tic. revista d'innovació educativa","DOI":"10.7203/attic.20.11266","ISSN":"1989-3477","issue":"20","journalAbbreviation":"@tic","language":"es","page":"16","source":"DOI.org (Crossref)","title":"Aprendizaje cooperativo a través de las nuevas tecnologías: Una revisión","title-short":"Aprendizaje cooperativo a través de las nuevas tecnologías","author":[{"family":"Herrada Valverde","given":"Rosario Isabel"},{"family":"Baños Navarro","given":"Raúl"}],"issued":{"date-parts":[["2018",6,21]]}}},{"id":11,"uris":["http://zotero.org/users/9702781/items/W7B7P3K9"],"itemData":{"id":11,"type":"article-journal","abstract":"The purpose of this literature review is to understand what cooperative learning is, how it affects student intrinsic motivation, identifying some barriers to implementing it, and examine reasons for its failure in some classrooms. This literature review analyzed and critiqued nine empirical studies from around the world and discussed one foundational study, which were all located using Eastern New Mexico University’s Golden Library and professor suggestion. The findings of this literature review show that cooperative learning has a positive impact on student intrinsic motivation, but has problems being appropriately implemented and fails in certain situations. The implications that can be drawn from this author’s research are that cooperative learning is not merely group work, that cooperative learning has a positive impact on student intrinsic motivation, that student age may affect the ability to utilize cooperative learning, that teacher training is desirable in implementing cooperative learning, and that student preparation all have a direct influence on the success or failure of cooperative learning in the classroom.","container-title":"International Journal of Research and Scientific Innovation","DOI":"10.51244/IJRSI.2021.8701","ISSN":"23212705","issue":"07","journalAbbreviation":"IJRSI","language":"en","page":"01-07","source":"DOI.org (Crossref)","title":"Literature Review: Effect of Cooperative Learning on Intrinsic Motivation","title-short":"Literature Review","volume":"08","author":[{"family":"Lynn Brown","given":"Christopher"}],"issued":{"date-parts":[["2021"]]}}}],"schema":"https://github.com/citation-style-language/schema/raw/master/csl-citation.json"} </w:instrText>
      </w:r>
      <w:r w:rsidR="00777282" w:rsidRPr="00EE580E">
        <w:rPr>
          <w:rFonts w:ascii="Arial" w:hAnsi="Arial" w:cs="Arial"/>
          <w:lang w:val="es-ES"/>
        </w:rPr>
        <w:fldChar w:fldCharType="separate"/>
      </w:r>
      <w:r w:rsidR="00777282" w:rsidRPr="00EE580E">
        <w:rPr>
          <w:rFonts w:ascii="Arial" w:hAnsi="Arial" w:cs="Arial"/>
          <w:szCs w:val="24"/>
        </w:rPr>
        <w:t>(Herrada Valverde &amp; Baños Navarro, 2018; Lynn Brown, 2021)</w:t>
      </w:r>
      <w:r w:rsidR="00777282" w:rsidRPr="00EE580E">
        <w:rPr>
          <w:rFonts w:ascii="Arial" w:hAnsi="Arial" w:cs="Arial"/>
          <w:lang w:val="es-ES"/>
        </w:rPr>
        <w:fldChar w:fldCharType="end"/>
      </w:r>
      <w:r w:rsidRPr="00EE580E">
        <w:rPr>
          <w:rFonts w:ascii="Arial" w:hAnsi="Arial" w:cs="Arial"/>
          <w:lang w:val="es-ES"/>
        </w:rPr>
        <w:t xml:space="preserve">. </w:t>
      </w:r>
    </w:p>
    <w:p w14:paraId="64420FE6" w14:textId="3A444CA2" w:rsidR="00751B01" w:rsidRPr="00EE580E" w:rsidRDefault="00751B01">
      <w:pPr>
        <w:spacing w:afterLines="120" w:after="288" w:line="360" w:lineRule="auto"/>
        <w:ind w:firstLine="709"/>
        <w:jc w:val="both"/>
        <w:rPr>
          <w:rFonts w:ascii="Arial" w:hAnsi="Arial" w:cs="Arial"/>
          <w:lang w:val="es-ES"/>
        </w:rPr>
        <w:pPrChange w:id="1236" w:author="MIGUEL FUERTES FERNANDEZ" w:date="2022-08-06T19:31:00Z">
          <w:pPr/>
        </w:pPrChange>
      </w:pPr>
      <w:r w:rsidRPr="00EE580E">
        <w:rPr>
          <w:rFonts w:ascii="Arial" w:hAnsi="Arial" w:cs="Arial"/>
          <w:lang w:val="es-ES"/>
        </w:rPr>
        <w:t>Si la actividad es interesante</w:t>
      </w:r>
      <w:r w:rsidR="004224D6" w:rsidRPr="00EE580E">
        <w:rPr>
          <w:rFonts w:ascii="Arial" w:hAnsi="Arial" w:cs="Arial"/>
          <w:lang w:val="es-ES"/>
        </w:rPr>
        <w:t>, va a motivar a los alumnos, que van a participar más, que les va a motivar más. Se da la situación de la pescadilla que se muerde la cola.</w:t>
      </w:r>
    </w:p>
    <w:p w14:paraId="693CB220" w14:textId="660EA6B9" w:rsidR="004224D6" w:rsidRPr="00EE580E" w:rsidRDefault="004224D6">
      <w:pPr>
        <w:spacing w:afterLines="120" w:after="288" w:line="360" w:lineRule="auto"/>
        <w:ind w:firstLine="709"/>
        <w:jc w:val="both"/>
        <w:rPr>
          <w:rFonts w:ascii="Arial" w:hAnsi="Arial" w:cs="Arial"/>
          <w:lang w:val="es-ES"/>
        </w:rPr>
        <w:pPrChange w:id="1237" w:author="MIGUEL FUERTES FERNANDEZ" w:date="2022-08-06T19:31:00Z">
          <w:pPr/>
        </w:pPrChange>
      </w:pPr>
      <w:r w:rsidRPr="00EE580E">
        <w:rPr>
          <w:rFonts w:ascii="Arial" w:hAnsi="Arial" w:cs="Arial"/>
          <w:lang w:val="es-ES"/>
        </w:rPr>
        <w:t>Para que una actividad enganche y se pueda afirmar que atrae a la participación, suele ser recomendable recurrir a técnicas de gamificación. Pertegal afirma que con “Kahoot” una herramienta de gamificación, que bien puede ser empleada en el aprendizaje colaborativo, noto un aumento en la motivación y en la participación de los alumnos</w:t>
      </w:r>
      <w:r w:rsidR="004D4D84" w:rsidRPr="00EE580E">
        <w:rPr>
          <w:rFonts w:ascii="Arial" w:hAnsi="Arial" w:cs="Arial"/>
          <w:lang w:val="es-ES"/>
        </w:rPr>
        <w:t xml:space="preserve"> </w:t>
      </w:r>
      <w:r w:rsidR="004D4D84" w:rsidRPr="00EE580E">
        <w:rPr>
          <w:rFonts w:ascii="Arial" w:hAnsi="Arial" w:cs="Arial"/>
          <w:lang w:val="es-ES"/>
        </w:rPr>
        <w:fldChar w:fldCharType="begin"/>
      </w:r>
      <w:r w:rsidR="004D4D84" w:rsidRPr="00EE580E">
        <w:rPr>
          <w:rFonts w:ascii="Arial" w:hAnsi="Arial" w:cs="Arial"/>
          <w:lang w:val="es-ES"/>
        </w:rPr>
        <w:instrText xml:space="preserve"> ADDIN ZOTERO_ITEM CSL_CITATION {"citationID":"3Z7VWE68","properties":{"formattedCitation":"(Pertegal Felices &amp; Lorenzo Lled\\uc0\\u243{}, 2019)","plainCitation":"(Pertegal Felices &amp; Lorenzo Lledó, 2019)","noteIndex":0},"citationItems":[{"id":6,"uris":["http://zotero.org/users/9702781/items/9XDB5NIA"],"itemData":{"id":6,"type":"article-journal","abstract":"La gamificación se ha revelado recientemente como una de las metodologías de enseñanza más eficiente en el alumnado mostrándose útil en todos los niveles educativos. Distintas investigaciones le otorgan beneficios como el aumento de la motivación, la mejora del estado de ánimo y el fortalecimiento del vínculo entre otros. Sin embargo, una de las propiedades que más se mencionan es su capacidad para “reiniciar” el reloj de la atención del alumno: la clave es el aprendizaje colectivo, una forma atractiva de recordar nuevos contenidos. También se han documentado beneficios para el profesor, ya que los juegos otorgan un valioso e inmediato feedback de los conocimientos del alumnado. En este trabajo se presenta una experiencia educativa basada en la introducción de la herramienta de gamificación “Kahoot” correspondiente a una asignatura obligatoria del Grado de Maestro en Educación Infantil. Los resultados demuestran el interés y la buena acogida que ha tenido la gamificación en el aula, mostrando junto a altos niveles de motivación un aumento de la asistencia a clase.","container-title":"International Journal of Developmental and Educational Psychology. Revista INFAD de Psicología.","DOI":"10.17060/ijodaep.2019.n1.v3.1535","ISSN":"2603-5987, 0214-9877","issue":"1","journalAbbreviation":"Revista INFAD de Psicología","language":"es","page":"553","source":"DOI.org (Crossref)","title":"Gamificación en el aula a través de las TIC","volume":"3","author":[{"family":"Pertegal Felices","given":"María Luisa"},{"family":"Lorenzo Lledó","given":"Gonzalo"}],"issued":{"date-parts":[["2019",8,13]]}}}],"schema":"https://github.com/citation-style-language/schema/raw/master/csl-citation.json"} </w:instrText>
      </w:r>
      <w:r w:rsidR="004D4D84" w:rsidRPr="00EE580E">
        <w:rPr>
          <w:rFonts w:ascii="Arial" w:hAnsi="Arial" w:cs="Arial"/>
          <w:lang w:val="es-ES"/>
        </w:rPr>
        <w:fldChar w:fldCharType="separate"/>
      </w:r>
      <w:r w:rsidR="004D4D84" w:rsidRPr="00EE580E">
        <w:rPr>
          <w:rFonts w:ascii="Arial" w:hAnsi="Arial" w:cs="Arial"/>
          <w:szCs w:val="24"/>
        </w:rPr>
        <w:t>(Pertegal Felices &amp; Lorenzo Lledó, 2019)</w:t>
      </w:r>
      <w:r w:rsidR="004D4D84" w:rsidRPr="00EE580E">
        <w:rPr>
          <w:rFonts w:ascii="Arial" w:hAnsi="Arial" w:cs="Arial"/>
          <w:lang w:val="es-ES"/>
        </w:rPr>
        <w:fldChar w:fldCharType="end"/>
      </w:r>
      <w:r w:rsidRPr="00EE580E">
        <w:rPr>
          <w:rFonts w:ascii="Arial" w:hAnsi="Arial" w:cs="Arial"/>
          <w:lang w:val="es-ES"/>
        </w:rPr>
        <w:t>.</w:t>
      </w:r>
    </w:p>
    <w:p w14:paraId="064E236D" w14:textId="21472EB6" w:rsidR="004224D6" w:rsidRPr="00EE580E" w:rsidRDefault="004D4D84">
      <w:pPr>
        <w:spacing w:afterLines="120" w:after="288" w:line="360" w:lineRule="auto"/>
        <w:ind w:firstLine="709"/>
        <w:jc w:val="both"/>
        <w:rPr>
          <w:rFonts w:ascii="Arial" w:hAnsi="Arial" w:cs="Arial"/>
          <w:lang w:val="es-ES"/>
        </w:rPr>
        <w:pPrChange w:id="1238" w:author="MIGUEL FUERTES FERNANDEZ" w:date="2022-08-06T19:31:00Z">
          <w:pPr/>
        </w:pPrChange>
      </w:pPr>
      <w:r w:rsidRPr="00EE580E">
        <w:rPr>
          <w:rFonts w:ascii="Arial" w:hAnsi="Arial" w:cs="Arial"/>
          <w:lang w:val="es-ES"/>
        </w:rPr>
        <w:t>Prieto</w:t>
      </w:r>
      <w:r w:rsidR="004224D6" w:rsidRPr="00EE580E">
        <w:rPr>
          <w:rFonts w:ascii="Arial" w:hAnsi="Arial" w:cs="Arial"/>
          <w:lang w:val="es-ES"/>
        </w:rPr>
        <w:t xml:space="preserve"> a su vez, afirma que, mediante el trabajo en grupo, las TIC y la gamificación y utilizando dinámicas y mecánicas propias de los videojuegos se consigue un aumento de la participación</w:t>
      </w:r>
      <w:r w:rsidRPr="00EE580E">
        <w:rPr>
          <w:rFonts w:ascii="Arial" w:hAnsi="Arial" w:cs="Arial"/>
          <w:lang w:val="es-ES"/>
        </w:rPr>
        <w:t xml:space="preserve"> </w:t>
      </w:r>
      <w:r w:rsidRPr="00EE580E">
        <w:rPr>
          <w:rFonts w:ascii="Arial" w:hAnsi="Arial" w:cs="Arial"/>
          <w:lang w:val="es-ES"/>
        </w:rPr>
        <w:fldChar w:fldCharType="begin"/>
      </w:r>
      <w:r w:rsidRPr="00EE580E">
        <w:rPr>
          <w:rFonts w:ascii="Arial" w:hAnsi="Arial" w:cs="Arial"/>
          <w:lang w:val="es-ES"/>
        </w:rPr>
        <w:instrText xml:space="preserve"> ADDIN ZOTERO_ITEM CSL_CITATION {"citationID":"nEDkBEuS","properties":{"formattedCitation":"(Prieto, 2017)","plainCitation":"(Prieto, 2017)","noteIndex":0},"citationItems":[{"id":5,"uris":["http://zotero.org/users/9702781/items/ZP5YXGMH"],"itemData":{"id":5,"type":"article-journal","abstract":"La gamificación usando tecnología es un vector de innovación educativa que irrumpe con fuerza en el aula del S XXI. Se trata de aplicar la mecánica de los juegos a las tareas escolares usando distintas soluciones tecnológicas con el propósito de mejorar la adquisición de competencias, incrementar la motivación y favorecer una mayor participación del alumnado.","language":"es","page":"6","source":"Zotero","title":"Experiencia de gamificación TIC para el aula","author":[{"family":"Prieto","given":"Fernando Posada"}],"issued":{"date-parts":[["2017"]]}}}],"schema":"https://github.com/citation-style-language/schema/raw/master/csl-citation.json"} </w:instrText>
      </w:r>
      <w:r w:rsidRPr="00EE580E">
        <w:rPr>
          <w:rFonts w:ascii="Arial" w:hAnsi="Arial" w:cs="Arial"/>
          <w:lang w:val="es-ES"/>
        </w:rPr>
        <w:fldChar w:fldCharType="separate"/>
      </w:r>
      <w:r w:rsidRPr="00EE580E">
        <w:rPr>
          <w:rFonts w:ascii="Arial" w:hAnsi="Arial" w:cs="Arial"/>
        </w:rPr>
        <w:t>(Prieto, 2017)</w:t>
      </w:r>
      <w:r w:rsidRPr="00EE580E">
        <w:rPr>
          <w:rFonts w:ascii="Arial" w:hAnsi="Arial" w:cs="Arial"/>
          <w:lang w:val="es-ES"/>
        </w:rPr>
        <w:fldChar w:fldCharType="end"/>
      </w:r>
      <w:r w:rsidR="004224D6" w:rsidRPr="00EE580E">
        <w:rPr>
          <w:rFonts w:ascii="Arial" w:hAnsi="Arial" w:cs="Arial"/>
          <w:lang w:val="es-ES"/>
        </w:rPr>
        <w:t>.</w:t>
      </w:r>
    </w:p>
    <w:p w14:paraId="12DD939F" w14:textId="6BE00D5D" w:rsidR="004224D6" w:rsidRPr="00EE580E" w:rsidRDefault="004224D6">
      <w:pPr>
        <w:spacing w:afterLines="120" w:after="288" w:line="360" w:lineRule="auto"/>
        <w:ind w:firstLine="709"/>
        <w:jc w:val="both"/>
        <w:rPr>
          <w:rFonts w:ascii="Arial" w:hAnsi="Arial" w:cs="Arial"/>
          <w:lang w:val="es-ES"/>
        </w:rPr>
        <w:pPrChange w:id="1239" w:author="MIGUEL FUERTES FERNANDEZ" w:date="2022-08-06T19:31:00Z">
          <w:pPr/>
        </w:pPrChange>
      </w:pPr>
      <w:r w:rsidRPr="00EE580E">
        <w:rPr>
          <w:rFonts w:ascii="Arial" w:hAnsi="Arial" w:cs="Arial"/>
          <w:lang w:val="es-ES"/>
        </w:rPr>
        <w:t>Harianingsih</w:t>
      </w:r>
      <w:r w:rsidR="00302AD5" w:rsidRPr="00EE580E">
        <w:rPr>
          <w:rFonts w:ascii="Arial" w:hAnsi="Arial" w:cs="Arial"/>
          <w:lang w:val="es-ES"/>
        </w:rPr>
        <w:t xml:space="preserve"> lo describe como una de las principales mejoras que aporta a la educación en pleno siglo XXI, las habilidades para el sigo XXI, el “engadgement” derivado del aprendizaje colaborativo, la participación</w:t>
      </w:r>
      <w:r w:rsidR="004D4D84" w:rsidRPr="00EE580E">
        <w:rPr>
          <w:rFonts w:ascii="Arial" w:hAnsi="Arial" w:cs="Arial"/>
          <w:lang w:val="es-ES"/>
        </w:rPr>
        <w:t xml:space="preserve"> </w:t>
      </w:r>
      <w:r w:rsidR="004D4D84" w:rsidRPr="00EE580E">
        <w:rPr>
          <w:rFonts w:ascii="Arial" w:hAnsi="Arial" w:cs="Arial"/>
          <w:lang w:val="es-ES"/>
        </w:rPr>
        <w:fldChar w:fldCharType="begin"/>
      </w:r>
      <w:r w:rsidR="004D4D84" w:rsidRPr="00EE580E">
        <w:rPr>
          <w:rFonts w:ascii="Arial" w:hAnsi="Arial" w:cs="Arial"/>
          <w:lang w:val="es-ES"/>
        </w:rPr>
        <w:instrText xml:space="preserve"> ADDIN ZOTERO_ITEM CSL_CITATION {"citationID":"ihC2NhuP","properties":{"formattedCitation":"(Harianingsih &amp; Jusoh, 2022)","plainCitation":"(Harianingsih &amp; Jusoh, 2022)","noteIndex":0},"citationItems":[{"id":9,"uris":["http://zotero.org/users/9702781/items/SD9XJJ5Y"],"itemData":{"id":9,"type":"article-journal","abstract":"Cooperative learning (CL) is one of the most effective learning methods that has been widely used in higher education. In the language classroom, it can develop transferable skills and encourage students to use the language. The effectiveness has been argued in numerous of literature. However, not many are concerned about how students feel about being involved in a group learning process. Therefore, this article reviews the literature on CL in the English language classroom. The study aimed to seek the students of English as A Second Language (ESL) / English as A Foreign Language (EFL) views regarding their experiences on group work (GW) both in online and offline settings. Based on the findings, the majority of the students who experienced GW online and offline have a positive perception. Utilizing a CL strategy may benefit students in various ways, including increased self-confidence and motivation, a more student-centered environment, and taking responsibility. In addition, online GW is considered a flexible learning strategy (i.e., time and place schedule management) and easy access to various teaching materials in online settings. Regardless of the benefits, the students who perceived GW negatively were in online settings due to internet connection issues, less GW experience, and unfamiliar with the application and software. Therefore, this study benefits students, academicians, and policymakers.","container-title":"International Journal of English and Applied Linguistics (IJEAL)","DOI":"10.47709/ijeal.v2i1.1423","ISSN":"2797-9482","issue":"1","journalAbbreviation":"IJEAL","language":"en","page":"62-74","source":"DOI.org (Crossref)","title":"A Review of Studies on Cooperative Learning in Language Classroom seen from Students' attitudes","volume":"2","author":[{"family":"Harianingsih","given":"Ika"},{"family":"Jusoh","given":"Zailani"}],"issued":{"date-parts":[["2022",4,1]]}}}],"schema":"https://github.com/citation-style-language/schema/raw/master/csl-citation.json"} </w:instrText>
      </w:r>
      <w:r w:rsidR="004D4D84" w:rsidRPr="00EE580E">
        <w:rPr>
          <w:rFonts w:ascii="Arial" w:hAnsi="Arial" w:cs="Arial"/>
          <w:lang w:val="es-ES"/>
        </w:rPr>
        <w:fldChar w:fldCharType="separate"/>
      </w:r>
      <w:r w:rsidR="004D4D84" w:rsidRPr="00EE580E">
        <w:rPr>
          <w:rFonts w:ascii="Arial" w:hAnsi="Arial" w:cs="Arial"/>
        </w:rPr>
        <w:t>(Harianingsih &amp; Jusoh, 2022)</w:t>
      </w:r>
      <w:r w:rsidR="004D4D84" w:rsidRPr="00EE580E">
        <w:rPr>
          <w:rFonts w:ascii="Arial" w:hAnsi="Arial" w:cs="Arial"/>
          <w:lang w:val="es-ES"/>
        </w:rPr>
        <w:fldChar w:fldCharType="end"/>
      </w:r>
      <w:r w:rsidR="00302AD5" w:rsidRPr="00EE580E">
        <w:rPr>
          <w:rFonts w:ascii="Arial" w:hAnsi="Arial" w:cs="Arial"/>
          <w:lang w:val="es-ES"/>
        </w:rPr>
        <w:t>.</w:t>
      </w:r>
    </w:p>
    <w:p w14:paraId="38DC6608" w14:textId="7A431293" w:rsidR="004224D6" w:rsidRPr="00EE580E" w:rsidDel="001B4E8A" w:rsidRDefault="004224D6">
      <w:pPr>
        <w:pStyle w:val="Ttulo3plantilla"/>
        <w:rPr>
          <w:del w:id="1240" w:author="MIGUEL FUERTES FERNANDEZ" w:date="2022-08-06T19:24:00Z"/>
          <w:lang w:val="es-ES"/>
        </w:rPr>
        <w:pPrChange w:id="1241" w:author="MIGUEL FUERTES FERNANDEZ" w:date="2022-08-14T23:26:00Z">
          <w:pPr/>
        </w:pPrChange>
      </w:pPr>
    </w:p>
    <w:p w14:paraId="7A2C9127" w14:textId="48FE6861" w:rsidR="004224D6" w:rsidRPr="00EE580E" w:rsidRDefault="00302AD5">
      <w:pPr>
        <w:pStyle w:val="Ttulo3plantilla"/>
        <w:rPr>
          <w:lang w:val="es-ES"/>
        </w:rPr>
        <w:pPrChange w:id="1242" w:author="MIGUEL FUERTES FERNANDEZ" w:date="2022-08-14T23:26:00Z">
          <w:pPr/>
        </w:pPrChange>
      </w:pPr>
      <w:bookmarkStart w:id="1243" w:name="_Toc112348057"/>
      <w:r w:rsidRPr="00EE580E">
        <w:rPr>
          <w:lang w:val="es-ES"/>
        </w:rPr>
        <w:t>Convivencia</w:t>
      </w:r>
      <w:bookmarkEnd w:id="1243"/>
    </w:p>
    <w:p w14:paraId="62F73018" w14:textId="5CB14C78" w:rsidR="00302AD5" w:rsidRPr="00EE580E" w:rsidRDefault="009C657B">
      <w:pPr>
        <w:spacing w:afterLines="120" w:after="288" w:line="360" w:lineRule="auto"/>
        <w:ind w:firstLine="709"/>
        <w:jc w:val="both"/>
        <w:rPr>
          <w:rFonts w:ascii="Arial" w:hAnsi="Arial" w:cs="Arial"/>
          <w:lang w:val="es-ES"/>
        </w:rPr>
        <w:pPrChange w:id="1244" w:author="MIGUEL FUERTES FERNANDEZ" w:date="2022-08-06T19:31:00Z">
          <w:pPr/>
        </w:pPrChange>
      </w:pPr>
      <w:r w:rsidRPr="00EE580E">
        <w:rPr>
          <w:rFonts w:ascii="Arial" w:hAnsi="Arial" w:cs="Arial"/>
          <w:lang w:val="es-ES"/>
        </w:rPr>
        <w:t>Fruto de la colaboración, del trabajo en equipo, de la responsabilidad compartida, de las habilidades sociales, se deduce una convivencia inherente durante el proceso de la actividad en grupos</w:t>
      </w:r>
      <w:r w:rsidR="004D4D84" w:rsidRPr="00EE580E">
        <w:rPr>
          <w:rFonts w:ascii="Arial" w:hAnsi="Arial" w:cs="Arial"/>
          <w:lang w:val="es-ES"/>
        </w:rPr>
        <w:t xml:space="preserve"> </w:t>
      </w:r>
      <w:r w:rsidR="004D4D84" w:rsidRPr="00EE580E">
        <w:rPr>
          <w:rFonts w:ascii="Arial" w:hAnsi="Arial" w:cs="Arial"/>
          <w:lang w:val="es-ES"/>
        </w:rPr>
        <w:fldChar w:fldCharType="begin"/>
      </w:r>
      <w:r w:rsidR="004D4D84" w:rsidRPr="00EE580E">
        <w:rPr>
          <w:rFonts w:ascii="Arial" w:hAnsi="Arial" w:cs="Arial"/>
          <w:lang w:val="es-ES"/>
        </w:rPr>
        <w:instrText xml:space="preserve"> ADDIN ZOTERO_ITEM CSL_CITATION {"citationID":"OfhIvQzP","properties":{"formattedCitation":"(Herrada Valverde &amp; Ba\\uc0\\u241{}os Navarro, 2018)","plainCitation":"(Herrada Valverde &amp; Baños Navarro, 2018)","noteIndex":0},"citationItems":[{"id":8,"uris":["http://zotero.org/users/9702781/items/A5AVA5D3"],"itemData":{"id":8,"type":"article-journal","abstract":"Information Communication Technologies have brought a revolution in education, causing structural changes in the way we teach and how we learn. Currently, the existence of a wide variety of virtual teaching-learning environments enables teachers and students to interact synchronously or asynchronously using computers and mobile devices. This has led to the implementation of active teaching-learning methodologies with proven pedagogical effectiveness, such as cooperative learning, that encourage students to acquire skills and improve their academic performance. Despite the importance of the subject, almost no papers have analysed the state-of-the-art on educational experiences that promote cooperative learning using new technologies. In order to respond to this demand, this paper presents a comprehensive review of the related bibliography that include a large number of papers written in Spanish in which new technologies are used to implement cooperative learning activities in different subjects and educational levels. From the analysis of these papers, it can be concluded that there is a growing interest by teachers and researchers in implementing cooperative learning using virtual teaching-learning environments and computer applications, as well as social networks or MOOC. Further, these experiences receive positive feedback from teachers and students involved.","container-title":"@tic. revista d'innovació educativa","DOI":"10.7203/attic.20.11266","ISSN":"1989-3477","issue":"20","journalAbbreviation":"@tic","language":"es","page":"16","source":"DOI.org (Crossref)","title":"Aprendizaje cooperativo a través de las nuevas tecnologías: Una revisión","title-short":"Aprendizaje cooperativo a través de las nuevas tecnologías","author":[{"family":"Herrada Valverde","given":"Rosario Isabel"},{"family":"Baños Navarro","given":"Raúl"}],"issued":{"date-parts":[["2018",6,21]]}}}],"schema":"https://github.com/citation-style-language/schema/raw/master/csl-citation.json"} </w:instrText>
      </w:r>
      <w:r w:rsidR="004D4D84" w:rsidRPr="00EE580E">
        <w:rPr>
          <w:rFonts w:ascii="Arial" w:hAnsi="Arial" w:cs="Arial"/>
          <w:lang w:val="es-ES"/>
        </w:rPr>
        <w:fldChar w:fldCharType="separate"/>
      </w:r>
      <w:r w:rsidR="004D4D84" w:rsidRPr="00EE580E">
        <w:rPr>
          <w:rFonts w:ascii="Arial" w:hAnsi="Arial" w:cs="Arial"/>
          <w:szCs w:val="24"/>
        </w:rPr>
        <w:t>(Herrada Valverde &amp; Baños Navarro, 2018)</w:t>
      </w:r>
      <w:r w:rsidR="004D4D84" w:rsidRPr="00EE580E">
        <w:rPr>
          <w:rFonts w:ascii="Arial" w:hAnsi="Arial" w:cs="Arial"/>
          <w:lang w:val="es-ES"/>
        </w:rPr>
        <w:fldChar w:fldCharType="end"/>
      </w:r>
      <w:r w:rsidRPr="00EE580E">
        <w:rPr>
          <w:rFonts w:ascii="Arial" w:hAnsi="Arial" w:cs="Arial"/>
          <w:lang w:val="es-ES"/>
        </w:rPr>
        <w:t>.</w:t>
      </w:r>
    </w:p>
    <w:p w14:paraId="1F0DC5E3" w14:textId="34133454" w:rsidR="009C657B" w:rsidRPr="00EE580E" w:rsidRDefault="009C657B">
      <w:pPr>
        <w:spacing w:afterLines="120" w:after="288" w:line="360" w:lineRule="auto"/>
        <w:ind w:firstLine="709"/>
        <w:jc w:val="both"/>
        <w:rPr>
          <w:rFonts w:ascii="Arial" w:hAnsi="Arial" w:cs="Arial"/>
          <w:lang w:val="es-ES"/>
        </w:rPr>
        <w:pPrChange w:id="1245" w:author="MIGUEL FUERTES FERNANDEZ" w:date="2022-08-06T19:31:00Z">
          <w:pPr/>
        </w:pPrChange>
      </w:pPr>
      <w:r w:rsidRPr="00EE580E">
        <w:rPr>
          <w:rFonts w:ascii="Arial" w:hAnsi="Arial" w:cs="Arial"/>
          <w:lang w:val="es-ES"/>
        </w:rPr>
        <w:t>Como se ha comentado en esta convivencia se resuelven las diferencias</w:t>
      </w:r>
      <w:r w:rsidR="00B814F6" w:rsidRPr="00EE580E">
        <w:rPr>
          <w:rFonts w:ascii="Arial" w:hAnsi="Arial" w:cs="Arial"/>
          <w:lang w:val="es-ES"/>
        </w:rPr>
        <w:t xml:space="preserve"> y se adquieren las competencias para la vida diaria, las competencias sociales. Esta convivencia en el aula se realiza cara a cara</w:t>
      </w:r>
      <w:r w:rsidR="004D4D84" w:rsidRPr="00EE580E">
        <w:rPr>
          <w:rFonts w:ascii="Arial" w:hAnsi="Arial" w:cs="Arial"/>
          <w:lang w:val="es-ES"/>
        </w:rPr>
        <w:t xml:space="preserve"> </w:t>
      </w:r>
      <w:r w:rsidR="004D4D84" w:rsidRPr="00EE580E">
        <w:rPr>
          <w:rFonts w:ascii="Arial" w:hAnsi="Arial" w:cs="Arial"/>
          <w:lang w:val="es-ES"/>
        </w:rPr>
        <w:fldChar w:fldCharType="begin"/>
      </w:r>
      <w:r w:rsidR="004D4D84" w:rsidRPr="00EE580E">
        <w:rPr>
          <w:rFonts w:ascii="Arial" w:hAnsi="Arial" w:cs="Arial"/>
          <w:lang w:val="es-ES"/>
        </w:rPr>
        <w:instrText xml:space="preserve"> ADDIN ZOTERO_ITEM CSL_CITATION {"citationID":"DjuAKJSB","properties":{"formattedCitation":"(Herrada Valverde &amp; Ba\\uc0\\u241{}os Navarro, 2018)","plainCitation":"(Herrada Valverde &amp; Baños Navarro, 2018)","noteIndex":0},"citationItems":[{"id":8,"uris":["http://zotero.org/users/9702781/items/A5AVA5D3"],"itemData":{"id":8,"type":"article-journal","abstract":"Information Communication Technologies have brought a revolution in education, causing structural changes in the way we teach and how we learn. Currently, the existence of a wide variety of virtual teaching-learning environments enables teachers and students to interact synchronously or asynchronously using computers and mobile devices. This has led to the implementation of active teaching-learning methodologies with proven pedagogical effectiveness, such as cooperative learning, that encourage students to acquire skills and improve their academic performance. Despite the importance of the subject, almost no papers have analysed the state-of-the-art on educational experiences that promote cooperative learning using new technologies. In order to respond to this demand, this paper presents a comprehensive review of the related bibliography that include a large number of papers written in Spanish in which new technologies are used to implement cooperative learning activities in different subjects and educational levels. From the analysis of these papers, it can be concluded that there is a growing interest by teachers and researchers in implementing cooperative learning using virtual teaching-learning environments and computer applications, as well as social networks or MOOC. Further, these experiences receive positive feedback from teachers and students involved.","container-title":"@tic. revista d'innovació educativa","DOI":"10.7203/attic.20.11266","ISSN":"1989-3477","issue":"20","journalAbbreviation":"@tic","language":"es","page":"16","source":"DOI.org (Crossref)","title":"Aprendizaje cooperativo a través de las nuevas tecnologías: Una revisión","title-short":"Aprendizaje cooperativo a través de las nuevas tecnologías","author":[{"family":"Herrada Valverde","given":"Rosario Isabel"},{"family":"Baños Navarro","given":"Raúl"}],"issued":{"date-parts":[["2018",6,21]]}}}],"schema":"https://github.com/citation-style-language/schema/raw/master/csl-citation.json"} </w:instrText>
      </w:r>
      <w:r w:rsidR="004D4D84" w:rsidRPr="00EE580E">
        <w:rPr>
          <w:rFonts w:ascii="Arial" w:hAnsi="Arial" w:cs="Arial"/>
          <w:lang w:val="es-ES"/>
        </w:rPr>
        <w:fldChar w:fldCharType="separate"/>
      </w:r>
      <w:r w:rsidR="004D4D84" w:rsidRPr="00EE580E">
        <w:rPr>
          <w:rFonts w:ascii="Arial" w:hAnsi="Arial" w:cs="Arial"/>
          <w:szCs w:val="24"/>
        </w:rPr>
        <w:t>(Herrada Valverde &amp; Baños Navarro, 2018)</w:t>
      </w:r>
      <w:r w:rsidR="004D4D84" w:rsidRPr="00EE580E">
        <w:rPr>
          <w:rFonts w:ascii="Arial" w:hAnsi="Arial" w:cs="Arial"/>
          <w:lang w:val="es-ES"/>
        </w:rPr>
        <w:fldChar w:fldCharType="end"/>
      </w:r>
      <w:r w:rsidR="00B814F6" w:rsidRPr="00EE580E">
        <w:rPr>
          <w:rFonts w:ascii="Arial" w:hAnsi="Arial" w:cs="Arial"/>
          <w:lang w:val="es-ES"/>
        </w:rPr>
        <w:t>.</w:t>
      </w:r>
    </w:p>
    <w:p w14:paraId="0F5ACDB3" w14:textId="576FEC3D" w:rsidR="004D076C" w:rsidRPr="00EE580E" w:rsidRDefault="004D076C">
      <w:pPr>
        <w:spacing w:afterLines="120" w:after="288" w:line="360" w:lineRule="auto"/>
        <w:ind w:firstLine="709"/>
        <w:jc w:val="both"/>
        <w:rPr>
          <w:rFonts w:ascii="Arial" w:hAnsi="Arial" w:cs="Arial"/>
          <w:lang w:val="es-ES"/>
        </w:rPr>
        <w:pPrChange w:id="1246" w:author="MIGUEL FUERTES FERNANDEZ" w:date="2022-08-06T19:31:00Z">
          <w:pPr/>
        </w:pPrChange>
      </w:pPr>
      <w:r w:rsidRPr="00EE580E">
        <w:rPr>
          <w:rFonts w:ascii="Arial" w:hAnsi="Arial" w:cs="Arial"/>
          <w:lang w:val="es-ES"/>
        </w:rPr>
        <w:t xml:space="preserve">Para que un trabajo en grupo en el aprendizaje colaborativo sea eficaz, se tienen que crear grupos o comunidades no efímeras. Relaciones interpersonales que den pie a dejar de lado la competitividad. </w:t>
      </w:r>
      <w:r w:rsidR="004D4D84" w:rsidRPr="00EE580E">
        <w:rPr>
          <w:rFonts w:ascii="Arial" w:hAnsi="Arial" w:cs="Arial"/>
          <w:lang w:val="es-ES"/>
        </w:rPr>
        <w:fldChar w:fldCharType="begin"/>
      </w:r>
      <w:r w:rsidR="004D4D84" w:rsidRPr="00EE580E">
        <w:rPr>
          <w:rFonts w:ascii="Arial" w:hAnsi="Arial" w:cs="Arial"/>
          <w:lang w:val="es-ES"/>
        </w:rPr>
        <w:instrText xml:space="preserve"> ADDIN ZOTERO_ITEM CSL_CITATION {"citationID":"5IU3Rinf","properties":{"formattedCitation":"(Johnson &amp; Johnson, 1989)","plainCitation":"(Johnson &amp; Johnson, 1989)","noteIndex":0},"citationItems":[{"id":24,"uris":["http://zotero.org/users/9702781/items/YYWQFP8S"],"itemData":{"id":24,"type":"article-journal","container-title":"The Pointer","DOI":"10.1080/05544246.1989.9945370","ISSN":"0554-4246","issue":"2","journalAbbreviation":"The Pointer","language":"en","page":"5-11","source":"DOI.org (Crossref)","title":"Cooperative Learning: What Special Education Teachers Need to Know","title-short":"Cooperative Learning","volume":"33","author":[{"family":"Johnson","given":"David W."},{"family":"Johnson","given":"Roger T."}],"issued":{"date-parts":[["1989",1]]}}}],"schema":"https://github.com/citation-style-language/schema/raw/master/csl-citation.json"} </w:instrText>
      </w:r>
      <w:r w:rsidR="004D4D84" w:rsidRPr="00EE580E">
        <w:rPr>
          <w:rFonts w:ascii="Arial" w:hAnsi="Arial" w:cs="Arial"/>
          <w:lang w:val="es-ES"/>
        </w:rPr>
        <w:fldChar w:fldCharType="separate"/>
      </w:r>
      <w:r w:rsidR="004D4D84" w:rsidRPr="00EE580E">
        <w:rPr>
          <w:rFonts w:ascii="Arial" w:hAnsi="Arial" w:cs="Arial"/>
        </w:rPr>
        <w:t>(Johnson &amp; Johnson, 1989)</w:t>
      </w:r>
      <w:r w:rsidR="004D4D84" w:rsidRPr="00EE580E">
        <w:rPr>
          <w:rFonts w:ascii="Arial" w:hAnsi="Arial" w:cs="Arial"/>
          <w:lang w:val="es-ES"/>
        </w:rPr>
        <w:fldChar w:fldCharType="end"/>
      </w:r>
    </w:p>
    <w:p w14:paraId="0EBD0A7F" w14:textId="76F225EC" w:rsidR="00EF16E7" w:rsidRPr="00EE580E" w:rsidRDefault="00EF16E7">
      <w:pPr>
        <w:spacing w:afterLines="120" w:after="288" w:line="360" w:lineRule="auto"/>
        <w:ind w:firstLine="709"/>
        <w:jc w:val="both"/>
        <w:rPr>
          <w:rFonts w:ascii="Arial" w:hAnsi="Arial" w:cs="Arial"/>
          <w:lang w:val="es-ES"/>
        </w:rPr>
        <w:pPrChange w:id="1247" w:author="MIGUEL FUERTES FERNANDEZ" w:date="2022-08-06T19:31:00Z">
          <w:pPr/>
        </w:pPrChange>
      </w:pPr>
      <w:r w:rsidRPr="00EE580E">
        <w:rPr>
          <w:rFonts w:ascii="Arial" w:hAnsi="Arial" w:cs="Arial"/>
          <w:lang w:val="es-ES"/>
        </w:rPr>
        <w:t xml:space="preserve">Ideas como la construcción de confianza son claves para que esta convivencia se dé plenamente y los alumnos alcancen su máximo potencial. </w:t>
      </w:r>
      <w:r w:rsidR="004D4D84" w:rsidRPr="00EE580E">
        <w:rPr>
          <w:rFonts w:ascii="Arial" w:hAnsi="Arial" w:cs="Arial"/>
          <w:lang w:val="es-ES"/>
        </w:rPr>
        <w:fldChar w:fldCharType="begin"/>
      </w:r>
      <w:r w:rsidR="004D4D84" w:rsidRPr="00EE580E">
        <w:rPr>
          <w:rFonts w:ascii="Arial" w:hAnsi="Arial" w:cs="Arial"/>
          <w:lang w:val="es-ES"/>
        </w:rPr>
        <w:instrText xml:space="preserve"> ADDIN ZOTERO_ITEM CSL_CITATION {"citationID":"SwSpqxI9","properties":{"formattedCitation":"(Johnson &amp; Johnson, 1989)","plainCitation":"(Johnson &amp; Johnson, 1989)","noteIndex":0},"citationItems":[{"id":24,"uris":["http://zotero.org/users/9702781/items/YYWQFP8S"],"itemData":{"id":24,"type":"article-journal","container-title":"The Pointer","DOI":"10.1080/05544246.1989.9945370","ISSN":"0554-4246","issue":"2","journalAbbreviation":"The Pointer","language":"en","page":"5-11","source":"DOI.org (Crossref)","title":"Cooperative Learning: What Special Education Teachers Need to Know","title-short":"Cooperative Learning","volume":"33","author":[{"family":"Johnson","given":"David W."},{"family":"Johnson","given":"Roger T."}],"issued":{"date-parts":[["1989",1]]}}}],"schema":"https://github.com/citation-style-language/schema/raw/master/csl-citation.json"} </w:instrText>
      </w:r>
      <w:r w:rsidR="004D4D84" w:rsidRPr="00EE580E">
        <w:rPr>
          <w:rFonts w:ascii="Arial" w:hAnsi="Arial" w:cs="Arial"/>
          <w:lang w:val="es-ES"/>
        </w:rPr>
        <w:fldChar w:fldCharType="separate"/>
      </w:r>
      <w:r w:rsidR="004D4D84" w:rsidRPr="00EE580E">
        <w:rPr>
          <w:rFonts w:ascii="Arial" w:hAnsi="Arial" w:cs="Arial"/>
        </w:rPr>
        <w:t>(Johnson &amp; Johnson, 1989)</w:t>
      </w:r>
      <w:r w:rsidR="004D4D84" w:rsidRPr="00EE580E">
        <w:rPr>
          <w:rFonts w:ascii="Arial" w:hAnsi="Arial" w:cs="Arial"/>
          <w:lang w:val="es-ES"/>
        </w:rPr>
        <w:fldChar w:fldCharType="end"/>
      </w:r>
    </w:p>
    <w:p w14:paraId="17E75D6E" w14:textId="21F7F285" w:rsidR="00B814F6" w:rsidRPr="00EE580E" w:rsidDel="001B4E8A" w:rsidRDefault="00B814F6">
      <w:pPr>
        <w:pStyle w:val="Ttulo3plantilla"/>
        <w:rPr>
          <w:del w:id="1248" w:author="MIGUEL FUERTES FERNANDEZ" w:date="2022-08-06T19:24:00Z"/>
          <w:lang w:val="es-ES"/>
        </w:rPr>
        <w:pPrChange w:id="1249" w:author="MIGUEL FUERTES FERNANDEZ" w:date="2022-08-14T23:26:00Z">
          <w:pPr/>
        </w:pPrChange>
      </w:pPr>
    </w:p>
    <w:p w14:paraId="401F9C94" w14:textId="723CF684" w:rsidR="00B814F6" w:rsidRPr="00EE580E" w:rsidRDefault="00B814F6">
      <w:pPr>
        <w:pStyle w:val="Ttulo3plantilla"/>
        <w:rPr>
          <w:lang w:val="es-ES"/>
        </w:rPr>
        <w:pPrChange w:id="1250" w:author="MIGUEL FUERTES FERNANDEZ" w:date="2022-08-14T23:26:00Z">
          <w:pPr/>
        </w:pPrChange>
      </w:pPr>
      <w:bookmarkStart w:id="1251" w:name="_Toc112348058"/>
      <w:r w:rsidRPr="00EE580E">
        <w:rPr>
          <w:lang w:val="es-ES"/>
        </w:rPr>
        <w:t>Comunicación</w:t>
      </w:r>
      <w:bookmarkEnd w:id="1251"/>
    </w:p>
    <w:p w14:paraId="548BEB0C" w14:textId="27FDCB76" w:rsidR="00B814F6" w:rsidRPr="00EE580E" w:rsidRDefault="00B814F6">
      <w:pPr>
        <w:spacing w:afterLines="120" w:after="288" w:line="360" w:lineRule="auto"/>
        <w:ind w:firstLine="709"/>
        <w:jc w:val="both"/>
        <w:rPr>
          <w:rFonts w:ascii="Arial" w:hAnsi="Arial" w:cs="Arial"/>
          <w:lang w:val="es-ES"/>
        </w:rPr>
        <w:pPrChange w:id="1252" w:author="MIGUEL FUERTES FERNANDEZ" w:date="2022-08-06T19:31:00Z">
          <w:pPr/>
        </w:pPrChange>
      </w:pPr>
      <w:r w:rsidRPr="00EE580E">
        <w:rPr>
          <w:rFonts w:ascii="Arial" w:hAnsi="Arial" w:cs="Arial"/>
          <w:lang w:val="es-ES"/>
        </w:rPr>
        <w:t xml:space="preserve">Según Herrada la comunicación es una consecuencia clave del aprendizaje colaborativo. Pasa por la socialización antes comentada y añade varios </w:t>
      </w:r>
      <w:r w:rsidR="002B1675" w:rsidRPr="00EE580E">
        <w:rPr>
          <w:rFonts w:ascii="Arial" w:hAnsi="Arial" w:cs="Arial"/>
          <w:lang w:val="es-ES"/>
        </w:rPr>
        <w:t>puntos interesantes</w:t>
      </w:r>
      <w:r w:rsidRPr="00EE580E">
        <w:rPr>
          <w:rFonts w:ascii="Arial" w:hAnsi="Arial" w:cs="Arial"/>
          <w:lang w:val="es-ES"/>
        </w:rPr>
        <w:t xml:space="preserve"> al conjunto</w:t>
      </w:r>
      <w:r w:rsidR="004D4D84" w:rsidRPr="00EE580E">
        <w:rPr>
          <w:rFonts w:ascii="Arial" w:hAnsi="Arial" w:cs="Arial"/>
          <w:lang w:val="es-ES"/>
        </w:rPr>
        <w:t xml:space="preserve"> </w:t>
      </w:r>
      <w:r w:rsidR="004D4D84" w:rsidRPr="00EE580E">
        <w:rPr>
          <w:rFonts w:ascii="Arial" w:hAnsi="Arial" w:cs="Arial"/>
          <w:lang w:val="es-ES"/>
        </w:rPr>
        <w:fldChar w:fldCharType="begin"/>
      </w:r>
      <w:r w:rsidR="004D4D84" w:rsidRPr="00EE580E">
        <w:rPr>
          <w:rFonts w:ascii="Arial" w:hAnsi="Arial" w:cs="Arial"/>
          <w:lang w:val="es-ES"/>
        </w:rPr>
        <w:instrText xml:space="preserve"> ADDIN ZOTERO_ITEM CSL_CITATION {"citationID":"7RUDpvZm","properties":{"formattedCitation":"(Herrada Valverde &amp; Ba\\uc0\\u241{}os Navarro, 2018)","plainCitation":"(Herrada Valverde &amp; Baños Navarro, 2018)","noteIndex":0},"citationItems":[{"id":8,"uris":["http://zotero.org/users/9702781/items/A5AVA5D3"],"itemData":{"id":8,"type":"article-journal","abstract":"Information Communication Technologies have brought a revolution in education, causing structural changes in the way we teach and how we learn. Currently, the existence of a wide variety of virtual teaching-learning environments enables teachers and students to interact synchronously or asynchronously using computers and mobile devices. This has led to the implementation of active teaching-learning methodologies with proven pedagogical effectiveness, such as cooperative learning, that encourage students to acquire skills and improve their academic performance. Despite the importance of the subject, almost no papers have analysed the state-of-the-art on educational experiences that promote cooperative learning using new technologies. In order to respond to this demand, this paper presents a comprehensive review of the related bibliography that include a large number of papers written in Spanish in which new technologies are used to implement cooperative learning activities in different subjects and educational levels. From the analysis of these papers, it can be concluded that there is a growing interest by teachers and researchers in implementing cooperative learning using virtual teaching-learning environments and computer applications, as well as social networks or MOOC. Further, these experiences receive positive feedback from teachers and students involved.","container-title":"@tic. revista d'innovació educativa","DOI":"10.7203/attic.20.11266","ISSN":"1989-3477","issue":"20","journalAbbreviation":"@tic","language":"es","page":"16","source":"DOI.org (Crossref)","title":"Aprendizaje cooperativo a través de las nuevas tecnologías: Una revisión","title-short":"Aprendizaje cooperativo a través de las nuevas tecnologías","author":[{"family":"Herrada Valverde","given":"Rosario Isabel"},{"family":"Baños Navarro","given":"Raúl"}],"issued":{"date-parts":[["2018",6,21]]}}}],"schema":"https://github.com/citation-style-language/schema/raw/master/csl-citation.json"} </w:instrText>
      </w:r>
      <w:r w:rsidR="004D4D84" w:rsidRPr="00EE580E">
        <w:rPr>
          <w:rFonts w:ascii="Arial" w:hAnsi="Arial" w:cs="Arial"/>
          <w:lang w:val="es-ES"/>
        </w:rPr>
        <w:fldChar w:fldCharType="separate"/>
      </w:r>
      <w:r w:rsidR="004D4D84" w:rsidRPr="00EE580E">
        <w:rPr>
          <w:rFonts w:ascii="Arial" w:hAnsi="Arial" w:cs="Arial"/>
          <w:szCs w:val="24"/>
        </w:rPr>
        <w:t>(Herrada Valverde &amp; Baños Navarro, 2018)</w:t>
      </w:r>
      <w:r w:rsidR="004D4D84" w:rsidRPr="00EE580E">
        <w:rPr>
          <w:rFonts w:ascii="Arial" w:hAnsi="Arial" w:cs="Arial"/>
          <w:lang w:val="es-ES"/>
        </w:rPr>
        <w:fldChar w:fldCharType="end"/>
      </w:r>
      <w:r w:rsidRPr="00EE580E">
        <w:rPr>
          <w:rFonts w:ascii="Arial" w:hAnsi="Arial" w:cs="Arial"/>
          <w:lang w:val="es-ES"/>
        </w:rPr>
        <w:t>.</w:t>
      </w:r>
    </w:p>
    <w:p w14:paraId="1B264A1E" w14:textId="2421A468" w:rsidR="002B1675" w:rsidRPr="00EE580E" w:rsidRDefault="002B1675">
      <w:pPr>
        <w:spacing w:afterLines="120" w:after="288" w:line="360" w:lineRule="auto"/>
        <w:ind w:firstLine="709"/>
        <w:jc w:val="both"/>
        <w:rPr>
          <w:rFonts w:ascii="Arial" w:hAnsi="Arial" w:cs="Arial"/>
          <w:lang w:val="es-ES"/>
        </w:rPr>
        <w:pPrChange w:id="1253" w:author="MIGUEL FUERTES FERNANDEZ" w:date="2022-08-06T19:31:00Z">
          <w:pPr/>
        </w:pPrChange>
      </w:pPr>
      <w:r w:rsidRPr="00EE580E">
        <w:rPr>
          <w:rFonts w:ascii="Arial" w:hAnsi="Arial" w:cs="Arial"/>
          <w:lang w:val="es-ES"/>
        </w:rPr>
        <w:t>Las habilidades como aprender a preguntar, saber compartir ideas, clarificar diferencias y construir nuevos significados son parte esencial en la vida del grupo en la actividad. El alumno ha de poseer estas habilidades para el correcto desempeño de su función dentro del equipo.</w:t>
      </w:r>
    </w:p>
    <w:p w14:paraId="39ACDFF5" w14:textId="3444E84E" w:rsidR="002B1675" w:rsidRPr="00EE580E" w:rsidRDefault="002B1675">
      <w:pPr>
        <w:spacing w:afterLines="120" w:after="288" w:line="360" w:lineRule="auto"/>
        <w:ind w:firstLine="709"/>
        <w:jc w:val="both"/>
        <w:rPr>
          <w:rFonts w:ascii="Arial" w:hAnsi="Arial" w:cs="Arial"/>
          <w:lang w:val="es-ES"/>
        </w:rPr>
        <w:pPrChange w:id="1254" w:author="MIGUEL FUERTES FERNANDEZ" w:date="2022-08-06T19:31:00Z">
          <w:pPr/>
        </w:pPrChange>
      </w:pPr>
      <w:r w:rsidRPr="00EE580E">
        <w:rPr>
          <w:rFonts w:ascii="Arial" w:hAnsi="Arial" w:cs="Arial"/>
          <w:lang w:val="es-ES"/>
        </w:rPr>
        <w:t>Al final y como dice Frykedal, se trata de usar el lenguaje para construir nuevas formas de pensar, para como decía Morrisay, conseguir que el alumno no sea un mero consumidor, sino también productor, editor y publicador de su propia educación</w:t>
      </w:r>
      <w:r w:rsidR="004D4D84" w:rsidRPr="00EE580E">
        <w:rPr>
          <w:rFonts w:ascii="Arial" w:hAnsi="Arial" w:cs="Arial"/>
          <w:lang w:val="es-ES"/>
        </w:rPr>
        <w:t xml:space="preserve"> </w:t>
      </w:r>
      <w:r w:rsidR="004D4D84" w:rsidRPr="00EE580E">
        <w:rPr>
          <w:rFonts w:ascii="Arial" w:hAnsi="Arial" w:cs="Arial"/>
          <w:lang w:val="es-ES"/>
        </w:rPr>
        <w:fldChar w:fldCharType="begin"/>
      </w:r>
      <w:r w:rsidR="004D4D84" w:rsidRPr="00EE580E">
        <w:rPr>
          <w:rFonts w:ascii="Arial" w:hAnsi="Arial" w:cs="Arial"/>
          <w:lang w:val="es-ES"/>
        </w:rPr>
        <w:instrText xml:space="preserve"> ADDIN ZOTERO_ITEM CSL_CITATION {"citationID":"9jYWy6rJ","properties":{"formattedCitation":"(Forslund Frykedal &amp; Chiriac, 2014; Morrisey, 2007)","plainCitation":"(Forslund Frykedal &amp; Chiriac, 2014; Morrisey, 2007)","noteIndex":0},"citationItems":[{"id":10,"uris":["http://zotero.org/users/9702781/items/74ZN8RGL"],"itemData":{"id":10,"type":"article-journal","abstract":"This study aims to provide a better understanding of teachers’ managing roles when using group work in the classroom. Building on Granström’s 2 concepts of leadership and teachership, a more speciﬁc aim is to investigate teachers’ managing roles when using group work and how teachers’ presumptions affect the way in which they manage the pedagogical mode. The results show that teachers’ managing roles inﬂuence teachers’ willingness to use group work. Teachers may be unwilling to use group work based on their presumption that it teaches students only collaboration abilities and not subject knowledge. This may be a supplemental yet signiﬁcant explanation as to why group work continues to decrease in classrooms.","container-title":"Scandinavian Journal of Educational Research","DOI":"10.1080/00313831.2012.725098","ISSN":"0031-3831, 1470-1170","issue":"2","journalAbbreviation":"Scandinavian Journal of Educational Research","language":"en","page":"222-234","source":"DOI.org (Crossref)","title":"Group Work Management in the Classroom","volume":"58","author":[{"family":"Forslund Frykedal","given":"Karin"},{"family":"Chiriac","given":"Eva Hammar"}],"issued":{"date-parts":[["2014",3,4]]}}},{"id":37,"uris":["http://zotero.org/users/9702781/items/2KCW8SAQ"],"itemData":{"id":37,"type":"paper-conference","title":"El uso de TIC en la enseñanza y el aprendizaje. Cuestiones y desafíos","author":[{"family":"Morrisey","given":""}],"issued":{"date-parts":[["2007"]]}}}],"schema":"https://github.com/citation-style-language/schema/raw/master/csl-citation.json"} </w:instrText>
      </w:r>
      <w:r w:rsidR="004D4D84" w:rsidRPr="00EE580E">
        <w:rPr>
          <w:rFonts w:ascii="Arial" w:hAnsi="Arial" w:cs="Arial"/>
          <w:lang w:val="es-ES"/>
        </w:rPr>
        <w:fldChar w:fldCharType="separate"/>
      </w:r>
      <w:r w:rsidR="004D4D84" w:rsidRPr="00EE580E">
        <w:rPr>
          <w:rFonts w:ascii="Arial" w:hAnsi="Arial" w:cs="Arial"/>
        </w:rPr>
        <w:t>(Forslund Frykedal &amp; Chiriac, 2014; Morrisey, 2007)</w:t>
      </w:r>
      <w:r w:rsidR="004D4D84" w:rsidRPr="00EE580E">
        <w:rPr>
          <w:rFonts w:ascii="Arial" w:hAnsi="Arial" w:cs="Arial"/>
          <w:lang w:val="es-ES"/>
        </w:rPr>
        <w:fldChar w:fldCharType="end"/>
      </w:r>
      <w:r w:rsidRPr="00EE580E">
        <w:rPr>
          <w:rFonts w:ascii="Arial" w:hAnsi="Arial" w:cs="Arial"/>
          <w:lang w:val="es-ES"/>
        </w:rPr>
        <w:t>.</w:t>
      </w:r>
    </w:p>
    <w:p w14:paraId="1717EE56" w14:textId="2C38167F" w:rsidR="002B1675" w:rsidRPr="00EE580E" w:rsidRDefault="002B1675">
      <w:pPr>
        <w:spacing w:afterLines="120" w:after="288" w:line="360" w:lineRule="auto"/>
        <w:ind w:firstLine="709"/>
        <w:jc w:val="both"/>
        <w:rPr>
          <w:rFonts w:ascii="Arial" w:hAnsi="Arial" w:cs="Arial"/>
          <w:lang w:val="es-ES"/>
        </w:rPr>
        <w:pPrChange w:id="1255" w:author="MIGUEL FUERTES FERNANDEZ" w:date="2022-08-06T19:31:00Z">
          <w:pPr/>
        </w:pPrChange>
      </w:pPr>
      <w:r w:rsidRPr="00EE580E">
        <w:rPr>
          <w:rFonts w:ascii="Arial" w:hAnsi="Arial" w:cs="Arial"/>
          <w:lang w:val="es-ES"/>
        </w:rPr>
        <w:t>Esta característica va muy ligada a las anteriores, de habilidades interpersonales, convivencia, interacción social, supervisión grupal, interdependencia positiva… tanto es así que Herrada las engloba dentro del mismo apartado.</w:t>
      </w:r>
    </w:p>
    <w:p w14:paraId="7EC3D602" w14:textId="7379A575" w:rsidR="002B1675" w:rsidRPr="00EE580E" w:rsidRDefault="002B1675">
      <w:pPr>
        <w:spacing w:afterLines="120" w:after="288" w:line="360" w:lineRule="auto"/>
        <w:ind w:firstLine="709"/>
        <w:jc w:val="both"/>
        <w:rPr>
          <w:rFonts w:ascii="Arial" w:hAnsi="Arial" w:cs="Arial"/>
          <w:lang w:val="es-ES"/>
        </w:rPr>
        <w:pPrChange w:id="1256" w:author="MIGUEL FUERTES FERNANDEZ" w:date="2022-08-06T19:31:00Z">
          <w:pPr/>
        </w:pPrChange>
      </w:pPr>
      <w:r w:rsidRPr="00EE580E">
        <w:rPr>
          <w:rFonts w:ascii="Arial" w:hAnsi="Arial" w:cs="Arial"/>
          <w:lang w:val="es-ES"/>
        </w:rPr>
        <w:t>Es la base para una buena colaboración y un buen desempeño de la función de cada alumno dentro del grupo. Clave para la consecución del objetivo.</w:t>
      </w:r>
    </w:p>
    <w:p w14:paraId="1CCD7AFC" w14:textId="63B2588F" w:rsidR="00DD5255" w:rsidRPr="00EE580E" w:rsidRDefault="00DD5255">
      <w:pPr>
        <w:spacing w:afterLines="120" w:after="288" w:line="360" w:lineRule="auto"/>
        <w:ind w:firstLine="709"/>
        <w:jc w:val="both"/>
        <w:rPr>
          <w:rFonts w:ascii="Arial" w:hAnsi="Arial" w:cs="Arial"/>
          <w:lang w:val="es-ES"/>
        </w:rPr>
        <w:pPrChange w:id="1257" w:author="MIGUEL FUERTES FERNANDEZ" w:date="2022-08-06T19:31:00Z">
          <w:pPr/>
        </w:pPrChange>
      </w:pPr>
      <w:r w:rsidRPr="00EE580E">
        <w:rPr>
          <w:rFonts w:ascii="Arial" w:hAnsi="Arial" w:cs="Arial"/>
          <w:lang w:val="es-ES"/>
        </w:rPr>
        <w:t>Un trabajo en una actividad en grupo mediante el aprendizaje colaborativo dice Johnson &amp; Johnson que es importante dar peso a la convivencia dentro del grupo</w:t>
      </w:r>
      <w:r w:rsidR="004D4D84" w:rsidRPr="00EE580E">
        <w:rPr>
          <w:rFonts w:ascii="Arial" w:hAnsi="Arial" w:cs="Arial"/>
          <w:lang w:val="es-ES"/>
        </w:rPr>
        <w:t xml:space="preserve"> </w:t>
      </w:r>
      <w:r w:rsidR="004D4D84" w:rsidRPr="00EE580E">
        <w:rPr>
          <w:rFonts w:ascii="Arial" w:hAnsi="Arial" w:cs="Arial"/>
          <w:lang w:val="es-ES"/>
        </w:rPr>
        <w:fldChar w:fldCharType="begin"/>
      </w:r>
      <w:r w:rsidR="004D4D84" w:rsidRPr="00EE580E">
        <w:rPr>
          <w:rFonts w:ascii="Arial" w:hAnsi="Arial" w:cs="Arial"/>
          <w:lang w:val="es-ES"/>
        </w:rPr>
        <w:instrText xml:space="preserve"> ADDIN ZOTERO_ITEM CSL_CITATION {"citationID":"HN13DLLF","properties":{"formattedCitation":"(Johnson &amp; Johnson, 1989)","plainCitation":"(Johnson &amp; Johnson, 1989)","noteIndex":0},"citationItems":[{"id":24,"uris":["http://zotero.org/users/9702781/items/YYWQFP8S"],"itemData":{"id":24,"type":"article-journal","container-title":"The Pointer","DOI":"10.1080/05544246.1989.9945370","ISSN":"0554-4246","issue":"2","journalAbbreviation":"The Pointer","language":"en","page":"5-11","source":"DOI.org (Crossref)","title":"Cooperative Learning: What Special Education Teachers Need to Know","title-short":"Cooperative Learning","volume":"33","author":[{"family":"Johnson","given":"David W."},{"family":"Johnson","given":"Roger T."}],"issued":{"date-parts":[["1989",1]]}}}],"schema":"https://github.com/citation-style-language/schema/raw/master/csl-citation.json"} </w:instrText>
      </w:r>
      <w:r w:rsidR="004D4D84" w:rsidRPr="00EE580E">
        <w:rPr>
          <w:rFonts w:ascii="Arial" w:hAnsi="Arial" w:cs="Arial"/>
          <w:lang w:val="es-ES"/>
        </w:rPr>
        <w:fldChar w:fldCharType="separate"/>
      </w:r>
      <w:r w:rsidR="004D4D84" w:rsidRPr="00EE580E">
        <w:rPr>
          <w:rFonts w:ascii="Arial" w:hAnsi="Arial" w:cs="Arial"/>
        </w:rPr>
        <w:t>(Johnson &amp; Johnson, 1989)</w:t>
      </w:r>
      <w:r w:rsidR="004D4D84" w:rsidRPr="00EE580E">
        <w:rPr>
          <w:rFonts w:ascii="Arial" w:hAnsi="Arial" w:cs="Arial"/>
          <w:lang w:val="es-ES"/>
        </w:rPr>
        <w:fldChar w:fldCharType="end"/>
      </w:r>
      <w:r w:rsidRPr="00EE580E">
        <w:rPr>
          <w:rFonts w:ascii="Arial" w:hAnsi="Arial" w:cs="Arial"/>
          <w:lang w:val="es-ES"/>
        </w:rPr>
        <w:t>. Es una relación entre los compañeros que se estima que no sea perecedera. A tal efecto, proponen que una de las habilidades sociales que más hay que trabajar es la comunicación.</w:t>
      </w:r>
    </w:p>
    <w:p w14:paraId="2C8D3483" w14:textId="77777777" w:rsidR="00DD5255" w:rsidRPr="00EE580E" w:rsidDel="001B4E8A" w:rsidRDefault="00DD5255">
      <w:pPr>
        <w:pStyle w:val="Ttulo3plantilla"/>
        <w:rPr>
          <w:del w:id="1258" w:author="MIGUEL FUERTES FERNANDEZ" w:date="2022-08-06T19:24:00Z"/>
          <w:lang w:val="es-ES"/>
        </w:rPr>
        <w:pPrChange w:id="1259" w:author="MIGUEL FUERTES FERNANDEZ" w:date="2022-08-14T23:26:00Z">
          <w:pPr/>
        </w:pPrChange>
      </w:pPr>
    </w:p>
    <w:p w14:paraId="1BAC033F" w14:textId="173E7BA2" w:rsidR="004C438E" w:rsidRPr="00EE580E" w:rsidRDefault="000350E5">
      <w:pPr>
        <w:pStyle w:val="Ttulo3plantilla"/>
        <w:rPr>
          <w:lang w:val="es-ES"/>
        </w:rPr>
        <w:pPrChange w:id="1260" w:author="MIGUEL FUERTES FERNANDEZ" w:date="2022-08-14T23:26:00Z">
          <w:pPr/>
        </w:pPrChange>
      </w:pPr>
      <w:bookmarkStart w:id="1261" w:name="_Toc112348059"/>
      <w:r w:rsidRPr="00EE580E">
        <w:rPr>
          <w:lang w:val="es-ES"/>
        </w:rPr>
        <w:t>Formación en valores</w:t>
      </w:r>
      <w:bookmarkEnd w:id="1261"/>
    </w:p>
    <w:p w14:paraId="6996E9F1" w14:textId="7A9666F7" w:rsidR="000350E5" w:rsidRPr="00EE580E" w:rsidRDefault="00BD62BD">
      <w:pPr>
        <w:spacing w:afterLines="120" w:after="288" w:line="360" w:lineRule="auto"/>
        <w:ind w:firstLine="709"/>
        <w:jc w:val="both"/>
        <w:rPr>
          <w:rFonts w:ascii="Arial" w:eastAsia="Times New Roman" w:hAnsi="Arial" w:cs="Arial"/>
          <w:lang w:val="es-ES" w:eastAsia="es-ES_tradnl"/>
        </w:rPr>
        <w:pPrChange w:id="1262" w:author="MIGUEL FUERTES FERNANDEZ" w:date="2022-08-06T19:31:00Z">
          <w:pPr/>
        </w:pPrChange>
      </w:pPr>
      <w:r w:rsidRPr="00EE580E">
        <w:rPr>
          <w:rFonts w:ascii="Arial" w:hAnsi="Arial" w:cs="Arial"/>
          <w:lang w:val="es-ES"/>
        </w:rPr>
        <w:t>Según la RAE, una de las acepciones de “valor” es “</w:t>
      </w:r>
      <w:r w:rsidRPr="00EE580E">
        <w:rPr>
          <w:rFonts w:ascii="Arial" w:eastAsia="Times New Roman" w:hAnsi="Arial" w:cs="Arial"/>
          <w:i/>
          <w:iCs/>
          <w:lang w:val="es-ES" w:eastAsia="es-ES_tradnl"/>
        </w:rPr>
        <w:t>Fuerza, actividad, eficacia o virtud de las cosas para producir sus efectos.</w:t>
      </w:r>
      <w:r w:rsidRPr="00EE580E">
        <w:rPr>
          <w:rFonts w:ascii="Arial" w:eastAsia="Times New Roman" w:hAnsi="Arial" w:cs="Arial"/>
          <w:lang w:val="es-ES" w:eastAsia="es-ES_tradnl"/>
        </w:rPr>
        <w:t xml:space="preserve">” Siguiendo esta </w:t>
      </w:r>
      <w:r w:rsidR="00937146" w:rsidRPr="00EE580E">
        <w:rPr>
          <w:rFonts w:ascii="Arial" w:eastAsia="Times New Roman" w:hAnsi="Arial" w:cs="Arial"/>
          <w:lang w:val="es-ES" w:eastAsia="es-ES_tradnl"/>
        </w:rPr>
        <w:t>definición, se podrían englobar aquí todas las características antes mencionadas.</w:t>
      </w:r>
    </w:p>
    <w:p w14:paraId="76F91C92" w14:textId="38EEA499" w:rsidR="00937146" w:rsidRPr="00EE580E" w:rsidDel="00423AF2" w:rsidRDefault="00937146">
      <w:pPr>
        <w:spacing w:afterLines="120" w:after="288" w:line="360" w:lineRule="auto"/>
        <w:ind w:firstLine="709"/>
        <w:jc w:val="both"/>
        <w:rPr>
          <w:del w:id="1263" w:author="MIGUEL FUERTES FERNANDEZ" w:date="2022-08-06T19:57:00Z"/>
          <w:rFonts w:ascii="Arial" w:eastAsia="Times New Roman" w:hAnsi="Arial" w:cs="Arial"/>
          <w:lang w:val="es-ES" w:eastAsia="es-ES_tradnl"/>
        </w:rPr>
        <w:pPrChange w:id="1264" w:author="MIGUEL FUERTES FERNANDEZ" w:date="2022-08-06T19:31:00Z">
          <w:pPr/>
        </w:pPrChange>
      </w:pPr>
      <w:r w:rsidRPr="00EE580E">
        <w:rPr>
          <w:rFonts w:ascii="Arial" w:eastAsia="Times New Roman" w:hAnsi="Arial" w:cs="Arial"/>
          <w:lang w:val="es-ES" w:eastAsia="es-ES_tradnl"/>
        </w:rPr>
        <w:t>Valores como el respeto, la escucha activa, la responsabilidad, el compañerismo, el trabajo, el sentido de unidad… Competencias que no son buscadas directamente pero que se derivan de la forma de trabajo colaborativa.</w:t>
      </w:r>
    </w:p>
    <w:p w14:paraId="362D6071" w14:textId="08255DF9" w:rsidR="00937146" w:rsidRPr="00EE580E" w:rsidDel="00F327AA" w:rsidRDefault="00937146">
      <w:pPr>
        <w:pStyle w:val="Ttulo3plantilla"/>
        <w:spacing w:afterLines="120" w:after="288" w:line="360" w:lineRule="auto"/>
        <w:rPr>
          <w:del w:id="1265" w:author="MIGUEL FUERTES FERNANDEZ" w:date="2022-08-06T19:24:00Z"/>
          <w:rFonts w:eastAsia="Times New Roman"/>
          <w:lang w:val="es-ES"/>
        </w:rPr>
        <w:pPrChange w:id="1266" w:author="MIGUEL FUERTES FERNANDEZ" w:date="2022-08-06T19:57:00Z">
          <w:pPr>
            <w:pStyle w:val="Ttulo3plantilla"/>
            <w:spacing w:afterLines="120" w:after="288" w:line="360" w:lineRule="auto"/>
            <w:ind w:firstLine="709"/>
          </w:pPr>
        </w:pPrChange>
      </w:pPr>
    </w:p>
    <w:p w14:paraId="1C92D421" w14:textId="77777777" w:rsidR="00F327AA" w:rsidRPr="00EE580E" w:rsidRDefault="00F327AA">
      <w:pPr>
        <w:spacing w:afterLines="120" w:after="288" w:line="360" w:lineRule="auto"/>
        <w:ind w:firstLine="709"/>
        <w:jc w:val="both"/>
        <w:rPr>
          <w:ins w:id="1267" w:author="MIGUEL FUERTES FERNANDEZ" w:date="2022-08-06T19:35:00Z"/>
          <w:lang w:val="es-ES"/>
        </w:rPr>
        <w:pPrChange w:id="1268" w:author="MIGUEL FUERTES FERNANDEZ" w:date="2022-08-06T19:57:00Z">
          <w:pPr/>
        </w:pPrChange>
      </w:pPr>
    </w:p>
    <w:p w14:paraId="09F1C759" w14:textId="3B2740A2" w:rsidR="00937146" w:rsidRPr="00EE580E" w:rsidRDefault="006A701F">
      <w:pPr>
        <w:pStyle w:val="Ttulo3plantilla"/>
        <w:rPr>
          <w:rFonts w:eastAsia="Times New Roman"/>
          <w:lang w:val="es-ES"/>
        </w:rPr>
        <w:pPrChange w:id="1269" w:author="MIGUEL FUERTES FERNANDEZ" w:date="2022-08-14T23:26:00Z">
          <w:pPr/>
        </w:pPrChange>
      </w:pPr>
      <w:bookmarkStart w:id="1270" w:name="_Toc112348060"/>
      <w:r w:rsidRPr="00EE580E">
        <w:rPr>
          <w:rFonts w:eastAsia="Times New Roman"/>
          <w:lang w:val="es-ES"/>
        </w:rPr>
        <w:t>Mayor Implicación</w:t>
      </w:r>
      <w:bookmarkEnd w:id="1270"/>
    </w:p>
    <w:p w14:paraId="6D6E23FD" w14:textId="79B8AD4B" w:rsidR="009479BF" w:rsidRPr="00EE580E" w:rsidRDefault="009479BF">
      <w:pPr>
        <w:spacing w:afterLines="120" w:after="288" w:line="360" w:lineRule="auto"/>
        <w:ind w:firstLine="709"/>
        <w:jc w:val="both"/>
        <w:rPr>
          <w:rFonts w:ascii="Arial" w:hAnsi="Arial" w:cs="Arial"/>
          <w:lang w:val="es-ES"/>
        </w:rPr>
        <w:pPrChange w:id="1271" w:author="MIGUEL FUERTES FERNANDEZ" w:date="2022-08-06T19:31:00Z">
          <w:pPr/>
        </w:pPrChange>
      </w:pPr>
      <w:r w:rsidRPr="00EE580E">
        <w:rPr>
          <w:rFonts w:ascii="Arial" w:hAnsi="Arial" w:cs="Arial"/>
          <w:lang w:val="es-ES"/>
        </w:rPr>
        <w:t>Derivada de la motivación que se comentaba al principio podemos inferir que la reacción en el alumno al formar parte de un grupo, de un proyecto colaborativo, es mucho mayor</w:t>
      </w:r>
      <w:r w:rsidR="004D4D84" w:rsidRPr="00EE580E">
        <w:rPr>
          <w:rFonts w:ascii="Arial" w:hAnsi="Arial" w:cs="Arial"/>
          <w:lang w:val="es-ES"/>
        </w:rPr>
        <w:t xml:space="preserve"> </w:t>
      </w:r>
      <w:r w:rsidR="004D4D84" w:rsidRPr="00EE580E">
        <w:rPr>
          <w:rFonts w:ascii="Arial" w:hAnsi="Arial" w:cs="Arial"/>
          <w:lang w:val="es-ES"/>
        </w:rPr>
        <w:fldChar w:fldCharType="begin"/>
      </w:r>
      <w:r w:rsidR="004D4D84" w:rsidRPr="00EE580E">
        <w:rPr>
          <w:rFonts w:ascii="Arial" w:hAnsi="Arial" w:cs="Arial"/>
          <w:lang w:val="es-ES"/>
        </w:rPr>
        <w:instrText xml:space="preserve"> ADDIN ZOTERO_ITEM CSL_CITATION {"citationID":"OyT0saVH","properties":{"formattedCitation":"(Forslund Frykedal &amp; Chiriac, 2014; Harianingsih &amp; Jusoh, 2022; Herrada Valverde &amp; Ba\\uc0\\u241{}os Navarro, 2018; Lynn Brown, 2021)","plainCitation":"(Forslund Frykedal &amp; Chiriac, 2014; Harianingsih &amp; Jusoh, 2022; Herrada Valverde &amp; Baños Navarro, 2018; Lynn Brown, 2021)","noteIndex":0},"citationItems":[{"id":10,"uris":["http://zotero.org/users/9702781/items/74ZN8RGL"],"itemData":{"id":10,"type":"article-journal","abstract":"This study aims to provide a better understanding of teachers’ managing roles when using group work in the classroom. Building on Granström’s 2 concepts of leadership and teachership, a more speciﬁc aim is to investigate teachers’ managing roles when using group work and how teachers’ presumptions affect the way in which they manage the pedagogical mode. The results show that teachers’ managing roles inﬂuence teachers’ willingness to use group work. Teachers may be unwilling to use group work based on their presumption that it teaches students only collaboration abilities and not subject knowledge. This may be a supplemental yet signiﬁcant explanation as to why group work continues to decrease in classrooms.","container-title":"Scandinavian Journal of Educational Research","DOI":"10.1080/00313831.2012.725098","ISSN":"0031-3831, 1470-1170","issue":"2","journalAbbreviation":"Scandinavian Journal of Educational Research","language":"en","page":"222-234","source":"DOI.org (Crossref)","title":"Group Work Management in the Classroom","volume":"58","author":[{"family":"Forslund Frykedal","given":"Karin"},{"family":"Chiriac","given":"Eva Hammar"}],"issued":{"date-parts":[["2014",3,4]]}}},{"id":9,"uris":["http://zotero.org/users/9702781/items/SD9XJJ5Y"],"itemData":{"id":9,"type":"article-journal","abstract":"Cooperative learning (CL) is one of the most effective learning methods that has been widely used in higher education. In the language classroom, it can develop transferable skills and encourage students to use the language. The effectiveness has been argued in numerous of literature. However, not many are concerned about how students feel about being involved in a group learning process. Therefore, this article reviews the literature on CL in the English language classroom. The study aimed to seek the students of English as A Second Language (ESL) / English as A Foreign Language (EFL) views regarding their experiences on group work (GW) both in online and offline settings. Based on the findings, the majority of the students who experienced GW online and offline have a positive perception. Utilizing a CL strategy may benefit students in various ways, including increased self-confidence and motivation, a more student-centered environment, and taking responsibility. In addition, online GW is considered a flexible learning strategy (i.e., time and place schedule management) and easy access to various teaching materials in online settings. Regardless of the benefits, the students who perceived GW negatively were in online settings due to internet connection issues, less GW experience, and unfamiliar with the application and software. Therefore, this study benefits students, academicians, and policymakers.","container-title":"International Journal of English and Applied Linguistics (IJEAL)","DOI":"10.47709/ijeal.v2i1.1423","ISSN":"2797-9482","issue":"1","journalAbbreviation":"IJEAL","language":"en","page":"62-74","source":"DOI.org (Crossref)","title":"A Review of Studies on Cooperative Learning in Language Classroom seen from Students' attitudes","volume":"2","author":[{"family":"Harianingsih","given":"Ika"},{"family":"Jusoh","given":"Zailani"}],"issued":{"date-parts":[["2022",4,1]]}}},{"id":8,"uris":["http://zotero.org/users/9702781/items/A5AVA5D3"],"itemData":{"id":8,"type":"article-journal","abstract":"Information Communication Technologies have brought a revolution in education, causing structural changes in the way we teach and how we learn. Currently, the existence of a wide variety of virtual teaching-learning environments enables teachers and students to interact synchronously or asynchronously using computers and mobile devices. This has led to the implementation of active teaching-learning methodologies with proven pedagogical effectiveness, such as cooperative learning, that encourage students to acquire skills and improve their academic performance. Despite the importance of the subject, almost no papers have analysed the state-of-the-art on educational experiences that promote cooperative learning using new technologies. In order to respond to this demand, this paper presents a comprehensive review of the related bibliography that include a large number of papers written in Spanish in which new technologies are used to implement cooperative learning activities in different subjects and educational levels. From the analysis of these papers, it can be concluded that there is a growing interest by teachers and researchers in implementing cooperative learning using virtual teaching-learning environments and computer applications, as well as social networks or MOOC. Further, these experiences receive positive feedback from teachers and students involved.","container-title":"@tic. revista d'innovació educativa","DOI":"10.7203/attic.20.11266","ISSN":"1989-3477","issue":"20","journalAbbreviation":"@tic","language":"es","page":"16","source":"DOI.org (Crossref)","title":"Aprendizaje cooperativo a través de las nuevas tecnologías: Una revisión","title-short":"Aprendizaje cooperativo a través de las nuevas tecnologías","author":[{"family":"Herrada Valverde","given":"Rosario Isabel"},{"family":"Baños Navarro","given":"Raúl"}],"issued":{"date-parts":[["2018",6,21]]}}},{"id":11,"uris":["http://zotero.org/users/9702781/items/W7B7P3K9"],"itemData":{"id":11,"type":"article-journal","abstract":"The purpose of this literature review is to understand what cooperative learning is, how it affects student intrinsic motivation, identifying some barriers to implementing it, and examine reasons for its failure in some classrooms. This literature review analyzed and critiqued nine empirical studies from around the world and discussed one foundational study, which were all located using Eastern New Mexico University’s Golden Library and professor suggestion. The findings of this literature review show that cooperative learning has a positive impact on student intrinsic motivation, but has problems being appropriately implemented and fails in certain situations. The implications that can be drawn from this author’s research are that cooperative learning is not merely group work, that cooperative learning has a positive impact on student intrinsic motivation, that student age may affect the ability to utilize cooperative learning, that teacher training is desirable in implementing cooperative learning, and that student preparation all have a direct influence on the success or failure of cooperative learning in the classroom.","container-title":"International Journal of Research and Scientific Innovation","DOI":"10.51244/IJRSI.2021.8701","ISSN":"23212705","issue":"07","journalAbbreviation":"IJRSI","language":"en","page":"01-07","source":"DOI.org (Crossref)","title":"Literature Review: Effect of Cooperative Learning on Intrinsic Motivation","title-short":"Literature Review","volume":"08","author":[{"family":"Lynn Brown","given":"Christopher"}],"issued":{"date-parts":[["2021"]]}}}],"schema":"https://github.com/citation-style-language/schema/raw/master/csl-citation.json"} </w:instrText>
      </w:r>
      <w:r w:rsidR="004D4D84" w:rsidRPr="00EE580E">
        <w:rPr>
          <w:rFonts w:ascii="Arial" w:hAnsi="Arial" w:cs="Arial"/>
          <w:lang w:val="es-ES"/>
        </w:rPr>
        <w:fldChar w:fldCharType="separate"/>
      </w:r>
      <w:r w:rsidR="004D4D84" w:rsidRPr="00EE580E">
        <w:rPr>
          <w:rFonts w:ascii="Arial" w:hAnsi="Arial" w:cs="Arial"/>
          <w:szCs w:val="24"/>
        </w:rPr>
        <w:t>(Forslund Frykedal &amp; Chiriac, 2014; Harianingsih &amp; Jusoh, 2022; Herrada Valverde &amp; Baños Navarro, 2018; Lynn Brown, 2021)</w:t>
      </w:r>
      <w:r w:rsidR="004D4D84" w:rsidRPr="00EE580E">
        <w:rPr>
          <w:rFonts w:ascii="Arial" w:hAnsi="Arial" w:cs="Arial"/>
          <w:lang w:val="es-ES"/>
        </w:rPr>
        <w:fldChar w:fldCharType="end"/>
      </w:r>
      <w:r w:rsidRPr="00EE580E">
        <w:rPr>
          <w:rFonts w:ascii="Arial" w:hAnsi="Arial" w:cs="Arial"/>
          <w:lang w:val="es-ES"/>
        </w:rPr>
        <w:t>.</w:t>
      </w:r>
    </w:p>
    <w:p w14:paraId="0703D813" w14:textId="2BB92B86" w:rsidR="00AA6128" w:rsidRPr="00EE580E" w:rsidRDefault="009479BF">
      <w:pPr>
        <w:spacing w:afterLines="120" w:after="288" w:line="360" w:lineRule="auto"/>
        <w:ind w:firstLine="709"/>
        <w:jc w:val="both"/>
        <w:rPr>
          <w:rFonts w:ascii="Arial" w:hAnsi="Arial" w:cs="Arial"/>
          <w:lang w:val="es-ES"/>
        </w:rPr>
        <w:pPrChange w:id="1272" w:author="MIGUEL FUERTES FERNANDEZ" w:date="2022-08-06T19:31:00Z">
          <w:pPr/>
        </w:pPrChange>
      </w:pPr>
      <w:r w:rsidRPr="00EE580E">
        <w:rPr>
          <w:rFonts w:ascii="Arial" w:hAnsi="Arial" w:cs="Arial"/>
          <w:lang w:val="es-ES"/>
        </w:rPr>
        <w:t xml:space="preserve">Esta idea no se contradice con lo que comenta Posada. En este caso </w:t>
      </w:r>
      <w:r w:rsidR="004D4D84" w:rsidRPr="00EE580E">
        <w:rPr>
          <w:rFonts w:ascii="Arial" w:hAnsi="Arial" w:cs="Arial"/>
          <w:lang w:val="es-ES"/>
        </w:rPr>
        <w:t>Prieto</w:t>
      </w:r>
      <w:r w:rsidRPr="00EE580E">
        <w:rPr>
          <w:rFonts w:ascii="Arial" w:hAnsi="Arial" w:cs="Arial"/>
          <w:lang w:val="es-ES"/>
        </w:rPr>
        <w:t xml:space="preserve"> habla de las TIC, y de </w:t>
      </w:r>
      <w:r w:rsidR="006E41FB" w:rsidRPr="00EE580E">
        <w:rPr>
          <w:rFonts w:ascii="Arial" w:hAnsi="Arial" w:cs="Arial"/>
          <w:lang w:val="es-ES"/>
        </w:rPr>
        <w:t>cómo</w:t>
      </w:r>
      <w:r w:rsidRPr="00EE580E">
        <w:rPr>
          <w:rFonts w:ascii="Arial" w:hAnsi="Arial" w:cs="Arial"/>
          <w:lang w:val="es-ES"/>
        </w:rPr>
        <w:t xml:space="preserve"> trayéndose las mecánicas propias de los videojuegos</w:t>
      </w:r>
      <w:r w:rsidR="00AA6128" w:rsidRPr="00EE580E">
        <w:rPr>
          <w:rFonts w:ascii="Arial" w:hAnsi="Arial" w:cs="Arial"/>
          <w:lang w:val="es-ES"/>
        </w:rPr>
        <w:t xml:space="preserve"> se puede conseguir una mayor implicación y una mayor motivación, haciendo más atractivo el aprendizaje basado en colaboración</w:t>
      </w:r>
      <w:r w:rsidR="004D4D84" w:rsidRPr="00EE580E">
        <w:rPr>
          <w:rFonts w:ascii="Arial" w:hAnsi="Arial" w:cs="Arial"/>
          <w:lang w:val="es-ES"/>
        </w:rPr>
        <w:t xml:space="preserve"> </w:t>
      </w:r>
      <w:r w:rsidR="004D4D84" w:rsidRPr="00EE580E">
        <w:rPr>
          <w:rFonts w:ascii="Arial" w:hAnsi="Arial" w:cs="Arial"/>
          <w:lang w:val="es-ES"/>
        </w:rPr>
        <w:fldChar w:fldCharType="begin"/>
      </w:r>
      <w:r w:rsidR="004D4D84" w:rsidRPr="00EE580E">
        <w:rPr>
          <w:rFonts w:ascii="Arial" w:hAnsi="Arial" w:cs="Arial"/>
          <w:lang w:val="es-ES"/>
        </w:rPr>
        <w:instrText xml:space="preserve"> ADDIN ZOTERO_ITEM CSL_CITATION {"citationID":"OlcdHgPO","properties":{"formattedCitation":"(Prieto, 2017)","plainCitation":"(Prieto, 2017)","noteIndex":0},"citationItems":[{"id":5,"uris":["http://zotero.org/users/9702781/items/ZP5YXGMH"],"itemData":{"id":5,"type":"article-journal","abstract":"La gamificación usando tecnología es un vector de innovación educativa que irrumpe con fuerza en el aula del S XXI. Se trata de aplicar la mecánica de los juegos a las tareas escolares usando distintas soluciones tecnológicas con el propósito de mejorar la adquisición de competencias, incrementar la motivación y favorecer una mayor participación del alumnado.","language":"es","page":"6","source":"Zotero","title":"Experiencia de gamificación TIC para el aula","author":[{"family":"Prieto","given":"Fernando Posada"}],"issued":{"date-parts":[["2017"]]}}}],"schema":"https://github.com/citation-style-language/schema/raw/master/csl-citation.json"} </w:instrText>
      </w:r>
      <w:r w:rsidR="004D4D84" w:rsidRPr="00EE580E">
        <w:rPr>
          <w:rFonts w:ascii="Arial" w:hAnsi="Arial" w:cs="Arial"/>
          <w:lang w:val="es-ES"/>
        </w:rPr>
        <w:fldChar w:fldCharType="separate"/>
      </w:r>
      <w:r w:rsidR="004D4D84" w:rsidRPr="00EE580E">
        <w:rPr>
          <w:rFonts w:ascii="Arial" w:hAnsi="Arial" w:cs="Arial"/>
        </w:rPr>
        <w:t>(Prieto, 2017)</w:t>
      </w:r>
      <w:r w:rsidR="004D4D84" w:rsidRPr="00EE580E">
        <w:rPr>
          <w:rFonts w:ascii="Arial" w:hAnsi="Arial" w:cs="Arial"/>
          <w:lang w:val="es-ES"/>
        </w:rPr>
        <w:fldChar w:fldCharType="end"/>
      </w:r>
      <w:r w:rsidR="00AA6128" w:rsidRPr="00EE580E">
        <w:rPr>
          <w:rFonts w:ascii="Arial" w:hAnsi="Arial" w:cs="Arial"/>
          <w:lang w:val="es-ES"/>
        </w:rPr>
        <w:t>.</w:t>
      </w:r>
    </w:p>
    <w:p w14:paraId="4FE0E5DE" w14:textId="192A579C" w:rsidR="00AA6128" w:rsidRPr="00EE580E" w:rsidRDefault="00AA6128">
      <w:pPr>
        <w:spacing w:afterLines="120" w:after="288" w:line="360" w:lineRule="auto"/>
        <w:ind w:firstLine="709"/>
        <w:jc w:val="both"/>
        <w:rPr>
          <w:rFonts w:ascii="Arial" w:hAnsi="Arial" w:cs="Arial"/>
          <w:lang w:val="es-ES"/>
        </w:rPr>
        <w:pPrChange w:id="1273" w:author="MIGUEL FUERTES FERNANDEZ" w:date="2022-08-06T19:31:00Z">
          <w:pPr/>
        </w:pPrChange>
      </w:pPr>
      <w:r w:rsidRPr="00EE580E">
        <w:rPr>
          <w:rFonts w:ascii="Arial" w:hAnsi="Arial" w:cs="Arial"/>
          <w:lang w:val="es-ES"/>
        </w:rPr>
        <w:t xml:space="preserve">En concreto </w:t>
      </w:r>
      <w:r w:rsidR="004E49B4" w:rsidRPr="00EE580E">
        <w:rPr>
          <w:rFonts w:ascii="Arial" w:hAnsi="Arial" w:cs="Arial"/>
          <w:lang w:val="es-ES"/>
        </w:rPr>
        <w:t>Prieto</w:t>
      </w:r>
      <w:r w:rsidRPr="00EE580E">
        <w:rPr>
          <w:rFonts w:ascii="Arial" w:hAnsi="Arial" w:cs="Arial"/>
          <w:lang w:val="es-ES"/>
        </w:rPr>
        <w:t xml:space="preserve"> destaca la característica de los videojuegos de “Dificultad aceptable en conjunción con la frustración óptima”, o lo que es lo mismo, buscar el equilibro de dificultad de un juego, una dinámica, un proyecto, de forma que la tarea no resulte muy complicada como para darla por imposible, ni tan poco tan fácil que pierda interés</w:t>
      </w:r>
      <w:r w:rsidR="004E49B4" w:rsidRPr="00EE580E">
        <w:rPr>
          <w:rFonts w:ascii="Arial" w:hAnsi="Arial" w:cs="Arial"/>
          <w:lang w:val="es-ES"/>
        </w:rPr>
        <w:t xml:space="preserve"> </w:t>
      </w:r>
      <w:r w:rsidR="004E49B4" w:rsidRPr="00EE580E">
        <w:rPr>
          <w:rFonts w:ascii="Arial" w:hAnsi="Arial" w:cs="Arial"/>
          <w:lang w:val="es-ES"/>
        </w:rPr>
        <w:fldChar w:fldCharType="begin"/>
      </w:r>
      <w:r w:rsidR="004E49B4" w:rsidRPr="00EE580E">
        <w:rPr>
          <w:rFonts w:ascii="Arial" w:hAnsi="Arial" w:cs="Arial"/>
          <w:lang w:val="es-ES"/>
        </w:rPr>
        <w:instrText xml:space="preserve"> ADDIN ZOTERO_ITEM CSL_CITATION {"citationID":"7FAj3Qyz","properties":{"formattedCitation":"(Prieto, 2017)","plainCitation":"(Prieto, 2017)","noteIndex":0},"citationItems":[{"id":5,"uris":["http://zotero.org/users/9702781/items/ZP5YXGMH"],"itemData":{"id":5,"type":"article-journal","abstract":"La gamificación usando tecnología es un vector de innovación educativa que irrumpe con fuerza en el aula del S XXI. Se trata de aplicar la mecánica de los juegos a las tareas escolares usando distintas soluciones tecnológicas con el propósito de mejorar la adquisición de competencias, incrementar la motivación y favorecer una mayor participación del alumnado.","language":"es","page":"6","source":"Zotero","title":"Experiencia de gamificación TIC para el aula","author":[{"family":"Prieto","given":"Fernando Posada"}],"issued":{"date-parts":[["2017"]]}}}],"schema":"https://github.com/citation-style-language/schema/raw/master/csl-citation.json"} </w:instrText>
      </w:r>
      <w:r w:rsidR="004E49B4" w:rsidRPr="00EE580E">
        <w:rPr>
          <w:rFonts w:ascii="Arial" w:hAnsi="Arial" w:cs="Arial"/>
          <w:lang w:val="es-ES"/>
        </w:rPr>
        <w:fldChar w:fldCharType="separate"/>
      </w:r>
      <w:r w:rsidR="004E49B4" w:rsidRPr="00EE580E">
        <w:rPr>
          <w:rFonts w:ascii="Arial" w:hAnsi="Arial" w:cs="Arial"/>
        </w:rPr>
        <w:t>(Prieto, 2017)</w:t>
      </w:r>
      <w:r w:rsidR="004E49B4" w:rsidRPr="00EE580E">
        <w:rPr>
          <w:rFonts w:ascii="Arial" w:hAnsi="Arial" w:cs="Arial"/>
          <w:lang w:val="es-ES"/>
        </w:rPr>
        <w:fldChar w:fldCharType="end"/>
      </w:r>
      <w:r w:rsidRPr="00EE580E">
        <w:rPr>
          <w:rFonts w:ascii="Arial" w:hAnsi="Arial" w:cs="Arial"/>
          <w:lang w:val="es-ES"/>
        </w:rPr>
        <w:t>.</w:t>
      </w:r>
    </w:p>
    <w:p w14:paraId="0661863C" w14:textId="3A996E5B" w:rsidR="00AA6128" w:rsidRPr="00EE580E" w:rsidRDefault="00AA6128">
      <w:pPr>
        <w:spacing w:afterLines="120" w:after="288" w:line="360" w:lineRule="auto"/>
        <w:ind w:firstLine="709"/>
        <w:jc w:val="both"/>
        <w:rPr>
          <w:rFonts w:ascii="Arial" w:hAnsi="Arial" w:cs="Arial"/>
          <w:lang w:val="es-ES"/>
        </w:rPr>
        <w:pPrChange w:id="1274" w:author="MIGUEL FUERTES FERNANDEZ" w:date="2022-08-06T19:31:00Z">
          <w:pPr/>
        </w:pPrChange>
      </w:pPr>
      <w:r w:rsidRPr="00EE580E">
        <w:rPr>
          <w:rFonts w:ascii="Arial" w:hAnsi="Arial" w:cs="Arial"/>
          <w:lang w:val="es-ES"/>
        </w:rPr>
        <w:t>Este equilibrio también ha de darse en el proyecto, en la colaboración. El alumno no es capaz por sí solo de realizar la totalidad del ejercicio, eso sería una dificultad no aceptable, sin embargo, mediante la interacción social, y la colaboración, la frustración se puede controlar y en muchos casos, en su fin último, llevar a buen término la tarea encomendada. Es en ese tira y afloja, entre frustración y dificultad, donde el alumno encuentra el juego, la dinámica (</w:t>
      </w:r>
      <w:r w:rsidR="004E49B4" w:rsidRPr="00EE580E">
        <w:rPr>
          <w:rFonts w:ascii="Arial" w:hAnsi="Arial" w:cs="Arial"/>
          <w:lang w:val="es-ES"/>
        </w:rPr>
        <w:t>Prieto</w:t>
      </w:r>
      <w:r w:rsidRPr="00EE580E">
        <w:rPr>
          <w:rFonts w:ascii="Arial" w:hAnsi="Arial" w:cs="Arial"/>
          <w:lang w:val="es-ES"/>
        </w:rPr>
        <w:t xml:space="preserve">) y donde se engancha a la “misión”, donde adquiere más implicación y </w:t>
      </w:r>
      <w:r w:rsidR="008666C9" w:rsidRPr="00EE580E">
        <w:rPr>
          <w:rFonts w:ascii="Arial" w:hAnsi="Arial" w:cs="Arial"/>
          <w:lang w:val="es-ES"/>
        </w:rPr>
        <w:t>más</w:t>
      </w:r>
      <w:r w:rsidRPr="00EE580E">
        <w:rPr>
          <w:rFonts w:ascii="Arial" w:hAnsi="Arial" w:cs="Arial"/>
          <w:lang w:val="es-ES"/>
        </w:rPr>
        <w:t xml:space="preserve"> motivación</w:t>
      </w:r>
      <w:r w:rsidR="004E49B4" w:rsidRPr="00EE580E">
        <w:rPr>
          <w:rFonts w:ascii="Arial" w:hAnsi="Arial" w:cs="Arial"/>
          <w:lang w:val="es-ES"/>
        </w:rPr>
        <w:t xml:space="preserve"> </w:t>
      </w:r>
      <w:r w:rsidR="004E49B4" w:rsidRPr="00EE580E">
        <w:rPr>
          <w:rFonts w:ascii="Arial" w:hAnsi="Arial" w:cs="Arial"/>
          <w:lang w:val="es-ES"/>
        </w:rPr>
        <w:fldChar w:fldCharType="begin"/>
      </w:r>
      <w:r w:rsidR="004E49B4" w:rsidRPr="00EE580E">
        <w:rPr>
          <w:rFonts w:ascii="Arial" w:hAnsi="Arial" w:cs="Arial"/>
          <w:lang w:val="es-ES"/>
        </w:rPr>
        <w:instrText xml:space="preserve"> ADDIN ZOTERO_ITEM CSL_CITATION {"citationID":"tfIOuEak","properties":{"formattedCitation":"(Prieto, 2017)","plainCitation":"(Prieto, 2017)","noteIndex":0},"citationItems":[{"id":5,"uris":["http://zotero.org/users/9702781/items/ZP5YXGMH"],"itemData":{"id":5,"type":"article-journal","abstract":"La gamificación usando tecnología es un vector de innovación educativa que irrumpe con fuerza en el aula del S XXI. Se trata de aplicar la mecánica de los juegos a las tareas escolares usando distintas soluciones tecnológicas con el propósito de mejorar la adquisición de competencias, incrementar la motivación y favorecer una mayor participación del alumnado.","language":"es","page":"6","source":"Zotero","title":"Experiencia de gamificación TIC para el aula","author":[{"family":"Prieto","given":"Fernando Posada"}],"issued":{"date-parts":[["2017"]]}}}],"schema":"https://github.com/citation-style-language/schema/raw/master/csl-citation.json"} </w:instrText>
      </w:r>
      <w:r w:rsidR="004E49B4" w:rsidRPr="00EE580E">
        <w:rPr>
          <w:rFonts w:ascii="Arial" w:hAnsi="Arial" w:cs="Arial"/>
          <w:lang w:val="es-ES"/>
        </w:rPr>
        <w:fldChar w:fldCharType="separate"/>
      </w:r>
      <w:r w:rsidR="004E49B4" w:rsidRPr="00EE580E">
        <w:rPr>
          <w:rFonts w:ascii="Arial" w:hAnsi="Arial" w:cs="Arial"/>
        </w:rPr>
        <w:t>(Prieto, 2017)</w:t>
      </w:r>
      <w:r w:rsidR="004E49B4" w:rsidRPr="00EE580E">
        <w:rPr>
          <w:rFonts w:ascii="Arial" w:hAnsi="Arial" w:cs="Arial"/>
          <w:lang w:val="es-ES"/>
        </w:rPr>
        <w:fldChar w:fldCharType="end"/>
      </w:r>
      <w:r w:rsidRPr="00EE580E">
        <w:rPr>
          <w:rFonts w:ascii="Arial" w:hAnsi="Arial" w:cs="Arial"/>
          <w:lang w:val="es-ES"/>
        </w:rPr>
        <w:t>.</w:t>
      </w:r>
    </w:p>
    <w:p w14:paraId="288ABD69" w14:textId="62398A7E" w:rsidR="00AA6128" w:rsidRPr="00EE580E" w:rsidDel="001B4E8A" w:rsidRDefault="00AA6128">
      <w:pPr>
        <w:pStyle w:val="Ttulo3plantilla"/>
        <w:rPr>
          <w:del w:id="1275" w:author="MIGUEL FUERTES FERNANDEZ" w:date="2022-08-06T19:24:00Z"/>
          <w:lang w:val="es-ES"/>
        </w:rPr>
        <w:pPrChange w:id="1276" w:author="MIGUEL FUERTES FERNANDEZ" w:date="2022-08-14T23:26:00Z">
          <w:pPr/>
        </w:pPrChange>
      </w:pPr>
    </w:p>
    <w:p w14:paraId="5482E135" w14:textId="6CA530F0" w:rsidR="00AA6128" w:rsidRPr="00EE580E" w:rsidRDefault="00AA6128">
      <w:pPr>
        <w:pStyle w:val="Ttulo3plantilla"/>
        <w:rPr>
          <w:lang w:val="es-ES"/>
        </w:rPr>
        <w:pPrChange w:id="1277" w:author="MIGUEL FUERTES FERNANDEZ" w:date="2022-08-14T23:26:00Z">
          <w:pPr/>
        </w:pPrChange>
      </w:pPr>
      <w:bookmarkStart w:id="1278" w:name="_Toc112348061"/>
      <w:r w:rsidRPr="00EE580E">
        <w:rPr>
          <w:lang w:val="es-ES"/>
        </w:rPr>
        <w:t>Mejores Resultados</w:t>
      </w:r>
      <w:bookmarkEnd w:id="1278"/>
    </w:p>
    <w:p w14:paraId="0FD3822A" w14:textId="71338886" w:rsidR="00890FA1" w:rsidRPr="00EE580E" w:rsidRDefault="008666C9">
      <w:pPr>
        <w:spacing w:afterLines="120" w:after="288" w:line="360" w:lineRule="auto"/>
        <w:ind w:firstLine="709"/>
        <w:jc w:val="both"/>
        <w:rPr>
          <w:rFonts w:ascii="Arial" w:hAnsi="Arial" w:cs="Arial"/>
          <w:lang w:val="es-ES"/>
        </w:rPr>
        <w:pPrChange w:id="1279" w:author="MIGUEL FUERTES FERNANDEZ" w:date="2022-08-06T19:31:00Z">
          <w:pPr/>
        </w:pPrChange>
      </w:pPr>
      <w:r w:rsidRPr="00EE580E">
        <w:rPr>
          <w:rFonts w:ascii="Arial" w:hAnsi="Arial" w:cs="Arial"/>
          <w:lang w:val="es-ES"/>
        </w:rPr>
        <w:t>Brown destaca en su estudio que la cooperación lleva a los alumnos a aprender efectivamente, consistentemente y con gusto</w:t>
      </w:r>
      <w:r w:rsidR="00890FA1" w:rsidRPr="00EE580E">
        <w:rPr>
          <w:rFonts w:ascii="Arial" w:hAnsi="Arial" w:cs="Arial"/>
          <w:lang w:val="es-ES"/>
        </w:rPr>
        <w:t>, fortaleciendo en ellos un sentimiento de constante aprendizaje</w:t>
      </w:r>
      <w:r w:rsidR="004E49B4" w:rsidRPr="00EE580E">
        <w:rPr>
          <w:rFonts w:ascii="Arial" w:hAnsi="Arial" w:cs="Arial"/>
          <w:lang w:val="es-ES"/>
        </w:rPr>
        <w:t xml:space="preserve"> </w:t>
      </w:r>
      <w:r w:rsidR="004E49B4" w:rsidRPr="00EE580E">
        <w:rPr>
          <w:rFonts w:ascii="Arial" w:hAnsi="Arial" w:cs="Arial"/>
          <w:lang w:val="es-ES"/>
        </w:rPr>
        <w:fldChar w:fldCharType="begin"/>
      </w:r>
      <w:r w:rsidR="004E49B4" w:rsidRPr="00EE580E">
        <w:rPr>
          <w:rFonts w:ascii="Arial" w:hAnsi="Arial" w:cs="Arial"/>
          <w:lang w:val="es-ES"/>
        </w:rPr>
        <w:instrText xml:space="preserve"> ADDIN ZOTERO_ITEM CSL_CITATION {"citationID":"uKCfiq4n","properties":{"formattedCitation":"(Lynn Brown, 2021)","plainCitation":"(Lynn Brown, 2021)","noteIndex":0},"citationItems":[{"id":11,"uris":["http://zotero.org/users/9702781/items/W7B7P3K9"],"itemData":{"id":11,"type":"article-journal","abstract":"The purpose of this literature review is to understand what cooperative learning is, how it affects student intrinsic motivation, identifying some barriers to implementing it, and examine reasons for its failure in some classrooms. This literature review analyzed and critiqued nine empirical studies from around the world and discussed one foundational study, which were all located using Eastern New Mexico University’s Golden Library and professor suggestion. The findings of this literature review show that cooperative learning has a positive impact on student intrinsic motivation, but has problems being appropriately implemented and fails in certain situations. The implications that can be drawn from this author’s research are that cooperative learning is not merely group work, that cooperative learning has a positive impact on student intrinsic motivation, that student age may affect the ability to utilize cooperative learning, that teacher training is desirable in implementing cooperative learning, and that student preparation all have a direct influence on the success or failure of cooperative learning in the classroom.","container-title":"International Journal of Research and Scientific Innovation","DOI":"10.51244/IJRSI.2021.8701","ISSN":"23212705","issue":"07","journalAbbreviation":"IJRSI","language":"en","page":"01-07","source":"DOI.org (Crossref)","title":"Literature Review: Effect of Cooperative Learning on Intrinsic Motivation","title-short":"Literature Review","volume":"08","author":[{"family":"Lynn Brown","given":"Christopher"}],"issued":{"date-parts":[["2021"]]}}}],"schema":"https://github.com/citation-style-language/schema/raw/master/csl-citation.json"} </w:instrText>
      </w:r>
      <w:r w:rsidR="004E49B4" w:rsidRPr="00EE580E">
        <w:rPr>
          <w:rFonts w:ascii="Arial" w:hAnsi="Arial" w:cs="Arial"/>
          <w:lang w:val="es-ES"/>
        </w:rPr>
        <w:fldChar w:fldCharType="separate"/>
      </w:r>
      <w:r w:rsidR="004E49B4" w:rsidRPr="00EE580E">
        <w:rPr>
          <w:rFonts w:ascii="Arial" w:hAnsi="Arial" w:cs="Arial"/>
        </w:rPr>
        <w:t>(Lynn Brown, 2021)</w:t>
      </w:r>
      <w:r w:rsidR="004E49B4" w:rsidRPr="00EE580E">
        <w:rPr>
          <w:rFonts w:ascii="Arial" w:hAnsi="Arial" w:cs="Arial"/>
          <w:lang w:val="es-ES"/>
        </w:rPr>
        <w:fldChar w:fldCharType="end"/>
      </w:r>
      <w:r w:rsidR="00890FA1" w:rsidRPr="00EE580E">
        <w:rPr>
          <w:rFonts w:ascii="Arial" w:hAnsi="Arial" w:cs="Arial"/>
          <w:lang w:val="es-ES"/>
        </w:rPr>
        <w:t>.</w:t>
      </w:r>
    </w:p>
    <w:p w14:paraId="33AAE076" w14:textId="6859AA3C" w:rsidR="00890FA1" w:rsidRPr="00EE580E" w:rsidRDefault="00890FA1">
      <w:pPr>
        <w:spacing w:afterLines="120" w:after="288" w:line="360" w:lineRule="auto"/>
        <w:ind w:firstLine="709"/>
        <w:jc w:val="both"/>
        <w:rPr>
          <w:rFonts w:ascii="Arial" w:hAnsi="Arial" w:cs="Arial"/>
          <w:lang w:val="es-ES"/>
        </w:rPr>
        <w:pPrChange w:id="1280" w:author="MIGUEL FUERTES FERNANDEZ" w:date="2022-08-06T19:31:00Z">
          <w:pPr/>
        </w:pPrChange>
      </w:pPr>
      <w:r w:rsidRPr="00EE580E">
        <w:rPr>
          <w:rFonts w:ascii="Arial" w:hAnsi="Arial" w:cs="Arial"/>
          <w:lang w:val="es-ES"/>
        </w:rPr>
        <w:t>Harianingsih comenta que el aprendizaje colaborativo aumenta la autonomía del alumno, la responsabilidad, y el sentimiento de construir conocimiento</w:t>
      </w:r>
      <w:r w:rsidR="004E49B4" w:rsidRPr="00EE580E">
        <w:rPr>
          <w:rFonts w:ascii="Arial" w:hAnsi="Arial" w:cs="Arial"/>
          <w:lang w:val="es-ES"/>
        </w:rPr>
        <w:t xml:space="preserve"> </w:t>
      </w:r>
      <w:r w:rsidR="004E49B4" w:rsidRPr="00EE580E">
        <w:rPr>
          <w:rFonts w:ascii="Arial" w:hAnsi="Arial" w:cs="Arial"/>
          <w:lang w:val="es-ES"/>
        </w:rPr>
        <w:fldChar w:fldCharType="begin"/>
      </w:r>
      <w:r w:rsidR="004E49B4" w:rsidRPr="00EE580E">
        <w:rPr>
          <w:rFonts w:ascii="Arial" w:hAnsi="Arial" w:cs="Arial"/>
          <w:lang w:val="es-ES"/>
        </w:rPr>
        <w:instrText xml:space="preserve"> ADDIN ZOTERO_ITEM CSL_CITATION {"citationID":"uinq7H8P","properties":{"formattedCitation":"(Harianingsih &amp; Jusoh, 2022)","plainCitation":"(Harianingsih &amp; Jusoh, 2022)","noteIndex":0},"citationItems":[{"id":9,"uris":["http://zotero.org/users/9702781/items/SD9XJJ5Y"],"itemData":{"id":9,"type":"article-journal","abstract":"Cooperative learning (CL) is one of the most effective learning methods that has been widely used in higher education. In the language classroom, it can develop transferable skills and encourage students to use the language. The effectiveness has been argued in numerous of literature. However, not many are concerned about how students feel about being involved in a group learning process. Therefore, this article reviews the literature on CL in the English language classroom. The study aimed to seek the students of English as A Second Language (ESL) / English as A Foreign Language (EFL) views regarding their experiences on group work (GW) both in online and offline settings. Based on the findings, the majority of the students who experienced GW online and offline have a positive perception. Utilizing a CL strategy may benefit students in various ways, including increased self-confidence and motivation, a more student-centered environment, and taking responsibility. In addition, online GW is considered a flexible learning strategy (i.e., time and place schedule management) and easy access to various teaching materials in online settings. Regardless of the benefits, the students who perceived GW negatively were in online settings due to internet connection issues, less GW experience, and unfamiliar with the application and software. Therefore, this study benefits students, academicians, and policymakers.","container-title":"International Journal of English and Applied Linguistics (IJEAL)","DOI":"10.47709/ijeal.v2i1.1423","ISSN":"2797-9482","issue":"1","journalAbbreviation":"IJEAL","language":"en","page":"62-74","source":"DOI.org (Crossref)","title":"A Review of Studies on Cooperative Learning in Language Classroom seen from Students' attitudes","volume":"2","author":[{"family":"Harianingsih","given":"Ika"},{"family":"Jusoh","given":"Zailani"}],"issued":{"date-parts":[["2022",4,1]]}}}],"schema":"https://github.com/citation-style-language/schema/raw/master/csl-citation.json"} </w:instrText>
      </w:r>
      <w:r w:rsidR="004E49B4" w:rsidRPr="00EE580E">
        <w:rPr>
          <w:rFonts w:ascii="Arial" w:hAnsi="Arial" w:cs="Arial"/>
          <w:lang w:val="es-ES"/>
        </w:rPr>
        <w:fldChar w:fldCharType="separate"/>
      </w:r>
      <w:r w:rsidR="004E49B4" w:rsidRPr="00EE580E">
        <w:rPr>
          <w:rFonts w:ascii="Arial" w:hAnsi="Arial" w:cs="Arial"/>
        </w:rPr>
        <w:t>(Harianingsih &amp; Jusoh, 2022)</w:t>
      </w:r>
      <w:r w:rsidR="004E49B4" w:rsidRPr="00EE580E">
        <w:rPr>
          <w:rFonts w:ascii="Arial" w:hAnsi="Arial" w:cs="Arial"/>
          <w:lang w:val="es-ES"/>
        </w:rPr>
        <w:fldChar w:fldCharType="end"/>
      </w:r>
      <w:r w:rsidRPr="00EE580E">
        <w:rPr>
          <w:rFonts w:ascii="Arial" w:hAnsi="Arial" w:cs="Arial"/>
          <w:lang w:val="es-ES"/>
        </w:rPr>
        <w:t>.</w:t>
      </w:r>
    </w:p>
    <w:p w14:paraId="5983767A" w14:textId="77777777" w:rsidR="00890FA1" w:rsidRPr="00EE580E" w:rsidRDefault="00890FA1">
      <w:pPr>
        <w:spacing w:afterLines="120" w:after="288" w:line="360" w:lineRule="auto"/>
        <w:ind w:firstLine="709"/>
        <w:jc w:val="both"/>
        <w:rPr>
          <w:rFonts w:ascii="Arial" w:hAnsi="Arial" w:cs="Arial"/>
          <w:lang w:val="es-ES"/>
        </w:rPr>
        <w:pPrChange w:id="1281" w:author="MIGUEL FUERTES FERNANDEZ" w:date="2022-08-06T19:31:00Z">
          <w:pPr/>
        </w:pPrChange>
      </w:pPr>
      <w:r w:rsidRPr="00EE580E">
        <w:rPr>
          <w:rFonts w:ascii="Arial" w:hAnsi="Arial" w:cs="Arial"/>
          <w:lang w:val="es-ES"/>
        </w:rPr>
        <w:t>Es fácil concluir, por tanto, que en un ambiente donde el alumno es quien quiere aprender y quiere llevar a término la tarea, el resultado sea optimo. No solo con esto, sino, los mismos autores destacan como característica importante y fundamental la autoevaluación.</w:t>
      </w:r>
    </w:p>
    <w:p w14:paraId="45070607" w14:textId="414CB776" w:rsidR="00437B2B" w:rsidRPr="00EE580E" w:rsidRDefault="00890FA1">
      <w:pPr>
        <w:spacing w:afterLines="120" w:after="288" w:line="360" w:lineRule="auto"/>
        <w:ind w:firstLine="709"/>
        <w:jc w:val="both"/>
        <w:rPr>
          <w:rFonts w:ascii="Arial" w:hAnsi="Arial" w:cs="Arial"/>
          <w:lang w:val="es-ES"/>
        </w:rPr>
        <w:pPrChange w:id="1282" w:author="MIGUEL FUERTES FERNANDEZ" w:date="2022-08-06T19:31:00Z">
          <w:pPr/>
        </w:pPrChange>
      </w:pPr>
      <w:r w:rsidRPr="00EE580E">
        <w:rPr>
          <w:rFonts w:ascii="Arial" w:hAnsi="Arial" w:cs="Arial"/>
          <w:lang w:val="es-ES"/>
        </w:rPr>
        <w:t xml:space="preserve">La autoevaluación hecha por los iguales, por la pertenencia a un grupo, por la interacción social antes comentada… o por simplemente la </w:t>
      </w:r>
      <w:r w:rsidR="00437B2B" w:rsidRPr="00EE580E">
        <w:rPr>
          <w:rFonts w:ascii="Arial" w:hAnsi="Arial" w:cs="Arial"/>
          <w:lang w:val="es-ES"/>
        </w:rPr>
        <w:t>rúbrica</w:t>
      </w:r>
      <w:r w:rsidRPr="00EE580E">
        <w:rPr>
          <w:rFonts w:ascii="Arial" w:hAnsi="Arial" w:cs="Arial"/>
          <w:lang w:val="es-ES"/>
        </w:rPr>
        <w:t xml:space="preserve"> del ejercicio, lleva a un</w:t>
      </w:r>
      <w:r w:rsidR="00437B2B" w:rsidRPr="00EE580E">
        <w:rPr>
          <w:rFonts w:ascii="Arial" w:hAnsi="Arial" w:cs="Arial"/>
          <w:lang w:val="es-ES"/>
        </w:rPr>
        <w:t xml:space="preserve"> punto de compartir ideas, de clarificar diferencias y en definitiva de construir nuevos significados </w:t>
      </w:r>
      <w:r w:rsidR="004E49B4" w:rsidRPr="00EE580E">
        <w:rPr>
          <w:rFonts w:ascii="Arial" w:hAnsi="Arial" w:cs="Arial"/>
          <w:lang w:val="es-ES"/>
        </w:rPr>
        <w:fldChar w:fldCharType="begin"/>
      </w:r>
      <w:r w:rsidR="004E49B4" w:rsidRPr="00EE580E">
        <w:rPr>
          <w:rFonts w:ascii="Arial" w:hAnsi="Arial" w:cs="Arial"/>
          <w:lang w:val="es-ES"/>
        </w:rPr>
        <w:instrText xml:space="preserve"> ADDIN ZOTERO_ITEM CSL_CITATION {"citationID":"PvgDDLrd","properties":{"formattedCitation":"(Forslund Frykedal &amp; Chiriac, 2014)","plainCitation":"(Forslund Frykedal &amp; Chiriac, 2014)","noteIndex":0},"citationItems":[{"id":10,"uris":["http://zotero.org/users/9702781/items/74ZN8RGL"],"itemData":{"id":10,"type":"article-journal","abstract":"This study aims to provide a better understanding of teachers’ managing roles when using group work in the classroom. Building on Granström’s 2 concepts of leadership and teachership, a more speciﬁc aim is to investigate teachers’ managing roles when using group work and how teachers’ presumptions affect the way in which they manage the pedagogical mode. The results show that teachers’ managing roles inﬂuence teachers’ willingness to use group work. Teachers may be unwilling to use group work based on their presumption that it teaches students only collaboration abilities and not subject knowledge. This may be a supplemental yet signiﬁcant explanation as to why group work continues to decrease in classrooms.","container-title":"Scandinavian Journal of Educational Research","DOI":"10.1080/00313831.2012.725098","ISSN":"0031-3831, 1470-1170","issue":"2","journalAbbreviation":"Scandinavian Journal of Educational Research","language":"en","page":"222-234","source":"DOI.org (Crossref)","title":"Group Work Management in the Classroom","volume":"58","author":[{"family":"Forslund Frykedal","given":"Karin"},{"family":"Chiriac","given":"Eva Hammar"}],"issued":{"date-parts":[["2014",3,4]]}}}],"schema":"https://github.com/citation-style-language/schema/raw/master/csl-citation.json"} </w:instrText>
      </w:r>
      <w:r w:rsidR="004E49B4" w:rsidRPr="00EE580E">
        <w:rPr>
          <w:rFonts w:ascii="Arial" w:hAnsi="Arial" w:cs="Arial"/>
          <w:lang w:val="es-ES"/>
        </w:rPr>
        <w:fldChar w:fldCharType="separate"/>
      </w:r>
      <w:r w:rsidR="004E49B4" w:rsidRPr="00EE580E">
        <w:rPr>
          <w:rFonts w:ascii="Arial" w:hAnsi="Arial" w:cs="Arial"/>
        </w:rPr>
        <w:t>(Forslund Frykedal &amp; Chiriac, 2014)</w:t>
      </w:r>
      <w:r w:rsidR="004E49B4" w:rsidRPr="00EE580E">
        <w:rPr>
          <w:rFonts w:ascii="Arial" w:hAnsi="Arial" w:cs="Arial"/>
          <w:lang w:val="es-ES"/>
        </w:rPr>
        <w:fldChar w:fldCharType="end"/>
      </w:r>
      <w:r w:rsidR="00437B2B" w:rsidRPr="00EE580E">
        <w:rPr>
          <w:rFonts w:ascii="Arial" w:hAnsi="Arial" w:cs="Arial"/>
          <w:lang w:val="es-ES"/>
        </w:rPr>
        <w:t>.</w:t>
      </w:r>
    </w:p>
    <w:p w14:paraId="2650F236" w14:textId="77777777" w:rsidR="00437B2B" w:rsidRPr="00EE580E" w:rsidRDefault="00437B2B">
      <w:pPr>
        <w:spacing w:afterLines="120" w:after="288" w:line="360" w:lineRule="auto"/>
        <w:ind w:firstLine="709"/>
        <w:jc w:val="both"/>
        <w:rPr>
          <w:rFonts w:ascii="Arial" w:hAnsi="Arial" w:cs="Arial"/>
          <w:lang w:val="es-ES"/>
        </w:rPr>
        <w:pPrChange w:id="1283" w:author="MIGUEL FUERTES FERNANDEZ" w:date="2022-08-06T19:31:00Z">
          <w:pPr/>
        </w:pPrChange>
      </w:pPr>
      <w:r w:rsidRPr="00EE580E">
        <w:rPr>
          <w:rFonts w:ascii="Arial" w:hAnsi="Arial" w:cs="Arial"/>
          <w:lang w:val="es-ES"/>
        </w:rPr>
        <w:t>El deseo de aprendizaje constante y la autoevaluación, unidos a la mayor implicación y mayor motivación llevan inevitablemente a mejores resultados.</w:t>
      </w:r>
    </w:p>
    <w:p w14:paraId="71EBFDDD" w14:textId="74BD52D4" w:rsidR="00437B2B" w:rsidRPr="00EE580E" w:rsidRDefault="008E7C2A">
      <w:pPr>
        <w:spacing w:afterLines="120" w:after="288" w:line="360" w:lineRule="auto"/>
        <w:ind w:firstLine="709"/>
        <w:jc w:val="both"/>
        <w:rPr>
          <w:rFonts w:ascii="Arial" w:hAnsi="Arial" w:cs="Arial"/>
          <w:lang w:val="es-ES"/>
        </w:rPr>
        <w:pPrChange w:id="1284" w:author="MIGUEL FUERTES FERNANDEZ" w:date="2022-08-06T19:31:00Z">
          <w:pPr/>
        </w:pPrChange>
      </w:pPr>
      <w:r w:rsidRPr="00EE580E">
        <w:rPr>
          <w:rFonts w:ascii="Arial" w:hAnsi="Arial" w:cs="Arial"/>
          <w:lang w:val="es-ES"/>
        </w:rPr>
        <w:t xml:space="preserve">Johnson &amp; Johnson dicen </w:t>
      </w:r>
      <w:r w:rsidR="004E49B4" w:rsidRPr="00EE580E">
        <w:rPr>
          <w:rFonts w:ascii="Arial" w:hAnsi="Arial" w:cs="Arial"/>
          <w:lang w:val="es-ES"/>
        </w:rPr>
        <w:t>que,</w:t>
      </w:r>
      <w:r w:rsidRPr="00EE580E">
        <w:rPr>
          <w:rFonts w:ascii="Arial" w:hAnsi="Arial" w:cs="Arial"/>
          <w:lang w:val="es-ES"/>
        </w:rPr>
        <w:t xml:space="preserve"> como resultado del aprendizaje colaborativo, se incrementan en el alumno las habilidades sociales, se </w:t>
      </w:r>
      <w:r w:rsidR="005C5B6E" w:rsidRPr="00EE580E">
        <w:rPr>
          <w:rFonts w:ascii="Arial" w:hAnsi="Arial" w:cs="Arial"/>
          <w:lang w:val="es-ES"/>
        </w:rPr>
        <w:t>consigue</w:t>
      </w:r>
      <w:r w:rsidR="005655C3" w:rsidRPr="00EE580E">
        <w:rPr>
          <w:rFonts w:ascii="Arial" w:hAnsi="Arial" w:cs="Arial"/>
          <w:lang w:val="es-ES"/>
        </w:rPr>
        <w:t xml:space="preserve"> una mejor autoestima y se inculcan los principios y estrategias para el razonamiento, el pensamiento crítico y el descubrimiento autónomo</w:t>
      </w:r>
      <w:r w:rsidR="004E49B4" w:rsidRPr="00EE580E">
        <w:rPr>
          <w:rFonts w:ascii="Arial" w:hAnsi="Arial" w:cs="Arial"/>
          <w:lang w:val="es-ES"/>
        </w:rPr>
        <w:t xml:space="preserve"> </w:t>
      </w:r>
      <w:r w:rsidR="004E49B4" w:rsidRPr="00EE580E">
        <w:rPr>
          <w:rFonts w:ascii="Arial" w:hAnsi="Arial" w:cs="Arial"/>
          <w:lang w:val="es-ES"/>
        </w:rPr>
        <w:fldChar w:fldCharType="begin"/>
      </w:r>
      <w:r w:rsidR="004E49B4" w:rsidRPr="00EE580E">
        <w:rPr>
          <w:rFonts w:ascii="Arial" w:hAnsi="Arial" w:cs="Arial"/>
          <w:lang w:val="es-ES"/>
        </w:rPr>
        <w:instrText xml:space="preserve"> ADDIN ZOTERO_ITEM CSL_CITATION {"citationID":"aFBIh0R1","properties":{"formattedCitation":"(Johnson &amp; Johnson, 1989)","plainCitation":"(Johnson &amp; Johnson, 1989)","noteIndex":0},"citationItems":[{"id":24,"uris":["http://zotero.org/users/9702781/items/YYWQFP8S"],"itemData":{"id":24,"type":"article-journal","container-title":"The Pointer","DOI":"10.1080/05544246.1989.9945370","ISSN":"0554-4246","issue":"2","journalAbbreviation":"The Pointer","language":"en","page":"5-11","source":"DOI.org (Crossref)","title":"Cooperative Learning: What Special Education Teachers Need to Know","title-short":"Cooperative Learning","volume":"33","author":[{"family":"Johnson","given":"David W."},{"family":"Johnson","given":"Roger T."}],"issued":{"date-parts":[["1989",1]]}}}],"schema":"https://github.com/citation-style-language/schema/raw/master/csl-citation.json"} </w:instrText>
      </w:r>
      <w:r w:rsidR="004E49B4" w:rsidRPr="00EE580E">
        <w:rPr>
          <w:rFonts w:ascii="Arial" w:hAnsi="Arial" w:cs="Arial"/>
          <w:lang w:val="es-ES"/>
        </w:rPr>
        <w:fldChar w:fldCharType="separate"/>
      </w:r>
      <w:r w:rsidR="004E49B4" w:rsidRPr="00EE580E">
        <w:rPr>
          <w:rFonts w:ascii="Arial" w:hAnsi="Arial" w:cs="Arial"/>
        </w:rPr>
        <w:t>(Johnson &amp; Johnson, 1989)</w:t>
      </w:r>
      <w:r w:rsidR="004E49B4" w:rsidRPr="00EE580E">
        <w:rPr>
          <w:rFonts w:ascii="Arial" w:hAnsi="Arial" w:cs="Arial"/>
          <w:lang w:val="es-ES"/>
        </w:rPr>
        <w:fldChar w:fldCharType="end"/>
      </w:r>
      <w:r w:rsidR="005655C3" w:rsidRPr="00EE580E">
        <w:rPr>
          <w:rFonts w:ascii="Arial" w:hAnsi="Arial" w:cs="Arial"/>
          <w:lang w:val="es-ES"/>
        </w:rPr>
        <w:t>.</w:t>
      </w:r>
    </w:p>
    <w:p w14:paraId="18C18D08" w14:textId="64B20C88" w:rsidR="005655C3" w:rsidRPr="00EE580E" w:rsidDel="00EE4776" w:rsidRDefault="005655C3">
      <w:pPr>
        <w:pStyle w:val="Ttulo3plantilla"/>
        <w:rPr>
          <w:del w:id="1285" w:author="MIGUEL FUERTES FERNANDEZ" w:date="2022-08-06T19:24:00Z"/>
          <w:lang w:val="es-ES"/>
        </w:rPr>
        <w:pPrChange w:id="1286" w:author="MIGUEL FUERTES FERNANDEZ" w:date="2022-08-14T23:26:00Z">
          <w:pPr/>
        </w:pPrChange>
      </w:pPr>
    </w:p>
    <w:p w14:paraId="1D979BD1" w14:textId="77777777" w:rsidR="005C5B6E" w:rsidRPr="00EE580E" w:rsidDel="00EE4776" w:rsidRDefault="005C5B6E">
      <w:pPr>
        <w:pStyle w:val="Ttulo3plantilla"/>
        <w:rPr>
          <w:del w:id="1287" w:author="MIGUEL FUERTES FERNANDEZ" w:date="2022-08-06T19:24:00Z"/>
          <w:lang w:val="es-ES"/>
        </w:rPr>
        <w:pPrChange w:id="1288" w:author="MIGUEL FUERTES FERNANDEZ" w:date="2022-08-14T23:26:00Z">
          <w:pPr/>
        </w:pPrChange>
      </w:pPr>
    </w:p>
    <w:p w14:paraId="177BB946" w14:textId="1D1BBFC2" w:rsidR="008F1423" w:rsidRPr="00EE580E" w:rsidRDefault="008F1423">
      <w:pPr>
        <w:pStyle w:val="Ttulo3plantilla"/>
        <w:rPr>
          <w:lang w:val="es-ES"/>
        </w:rPr>
        <w:pPrChange w:id="1289" w:author="MIGUEL FUERTES FERNANDEZ" w:date="2022-08-14T23:26:00Z">
          <w:pPr/>
        </w:pPrChange>
      </w:pPr>
      <w:bookmarkStart w:id="1290" w:name="_Toc112348062"/>
      <w:r w:rsidRPr="00EE580E">
        <w:rPr>
          <w:lang w:val="es-ES"/>
        </w:rPr>
        <w:t>Reduce la ansiedad</w:t>
      </w:r>
      <w:bookmarkEnd w:id="1290"/>
    </w:p>
    <w:p w14:paraId="4C982BB9" w14:textId="72831BE1" w:rsidR="008F1423" w:rsidRPr="00EE580E" w:rsidRDefault="008F1423">
      <w:pPr>
        <w:spacing w:afterLines="120" w:after="288" w:line="360" w:lineRule="auto"/>
        <w:ind w:firstLine="709"/>
        <w:jc w:val="both"/>
        <w:rPr>
          <w:rFonts w:ascii="Arial" w:hAnsi="Arial" w:cs="Arial"/>
          <w:lang w:val="es-ES"/>
        </w:rPr>
        <w:pPrChange w:id="1291" w:author="MIGUEL FUERTES FERNANDEZ" w:date="2022-08-06T19:31:00Z">
          <w:pPr/>
        </w:pPrChange>
      </w:pPr>
      <w:r w:rsidRPr="00EE580E">
        <w:rPr>
          <w:rFonts w:ascii="Arial" w:hAnsi="Arial" w:cs="Arial"/>
          <w:lang w:val="es-ES"/>
        </w:rPr>
        <w:t xml:space="preserve">Uno de los efectos que posee el aprendizaje colaborativo, es que favorece o mejora el clima de trabajo </w:t>
      </w:r>
      <w:r w:rsidR="004E49B4" w:rsidRPr="00EE580E">
        <w:rPr>
          <w:rFonts w:ascii="Arial" w:hAnsi="Arial" w:cs="Arial"/>
          <w:lang w:val="es-ES"/>
        </w:rPr>
        <w:fldChar w:fldCharType="begin"/>
      </w:r>
      <w:r w:rsidR="004E49B4" w:rsidRPr="00EE580E">
        <w:rPr>
          <w:rFonts w:ascii="Arial" w:hAnsi="Arial" w:cs="Arial"/>
          <w:lang w:val="es-ES"/>
        </w:rPr>
        <w:instrText xml:space="preserve"> ADDIN ZOTERO_ITEM CSL_CITATION {"citationID":"DIHpbWfW","properties":{"formattedCitation":"(Herrada Valverde &amp; Ba\\uc0\\u241{}os Navarro, 2018)","plainCitation":"(Herrada Valverde &amp; Baños Navarro, 2018)","noteIndex":0},"citationItems":[{"id":8,"uris":["http://zotero.org/users/9702781/items/A5AVA5D3"],"itemData":{"id":8,"type":"article-journal","abstract":"Information Communication Technologies have brought a revolution in education, causing structural changes in the way we teach and how we learn. Currently, the existence of a wide variety of virtual teaching-learning environments enables teachers and students to interact synchronously or asynchronously using computers and mobile devices. This has led to the implementation of active teaching-learning methodologies with proven pedagogical effectiveness, such as cooperative learning, that encourage students to acquire skills and improve their academic performance. Despite the importance of the subject, almost no papers have analysed the state-of-the-art on educational experiences that promote cooperative learning using new technologies. In order to respond to this demand, this paper presents a comprehensive review of the related bibliography that include a large number of papers written in Spanish in which new technologies are used to implement cooperative learning activities in different subjects and educational levels. From the analysis of these papers, it can be concluded that there is a growing interest by teachers and researchers in implementing cooperative learning using virtual teaching-learning environments and computer applications, as well as social networks or MOOC. Further, these experiences receive positive feedback from teachers and students involved.","container-title":"@tic. revista d'innovació educativa","DOI":"10.7203/attic.20.11266","ISSN":"1989-3477","issue":"20","journalAbbreviation":"@tic","language":"es","page":"16","source":"DOI.org (Crossref)","title":"Aprendizaje cooperativo a través de las nuevas tecnologías: Una revisión","title-short":"Aprendizaje cooperativo a través de las nuevas tecnologías","author":[{"family":"Herrada Valverde","given":"Rosario Isabel"},{"family":"Baños Navarro","given":"Raúl"}],"issued":{"date-parts":[["2018",6,21]]}}}],"schema":"https://github.com/citation-style-language/schema/raw/master/csl-citation.json"} </w:instrText>
      </w:r>
      <w:r w:rsidR="004E49B4" w:rsidRPr="00EE580E">
        <w:rPr>
          <w:rFonts w:ascii="Arial" w:hAnsi="Arial" w:cs="Arial"/>
          <w:lang w:val="es-ES"/>
        </w:rPr>
        <w:fldChar w:fldCharType="separate"/>
      </w:r>
      <w:r w:rsidR="004E49B4" w:rsidRPr="00EE580E">
        <w:rPr>
          <w:rFonts w:ascii="Arial" w:hAnsi="Arial" w:cs="Arial"/>
          <w:szCs w:val="24"/>
        </w:rPr>
        <w:t>(Herrada Valverde &amp; Baños Navarro, 2018)</w:t>
      </w:r>
      <w:r w:rsidR="004E49B4" w:rsidRPr="00EE580E">
        <w:rPr>
          <w:rFonts w:ascii="Arial" w:hAnsi="Arial" w:cs="Arial"/>
          <w:lang w:val="es-ES"/>
        </w:rPr>
        <w:fldChar w:fldCharType="end"/>
      </w:r>
      <w:r w:rsidRPr="00EE580E">
        <w:rPr>
          <w:rFonts w:ascii="Arial" w:hAnsi="Arial" w:cs="Arial"/>
          <w:lang w:val="es-ES"/>
        </w:rPr>
        <w:t xml:space="preserve">. Se deduce de la interacción social que se ha comentado anteriormente y de la facilidad para la autoevaluación, la motivación, el gusto por lo que se está haciendo, que el trabajo colaborativo </w:t>
      </w:r>
      <w:r w:rsidR="004E49B4" w:rsidRPr="00EE580E">
        <w:rPr>
          <w:rFonts w:ascii="Arial" w:hAnsi="Arial" w:cs="Arial"/>
          <w:lang w:val="es-ES"/>
        </w:rPr>
        <w:fldChar w:fldCharType="begin"/>
      </w:r>
      <w:r w:rsidR="004E49B4" w:rsidRPr="00EE580E">
        <w:rPr>
          <w:rFonts w:ascii="Arial" w:hAnsi="Arial" w:cs="Arial"/>
          <w:lang w:val="es-ES"/>
        </w:rPr>
        <w:instrText xml:space="preserve"> ADDIN ZOTERO_ITEM CSL_CITATION {"citationID":"CexBEStI","properties":{"formattedCitation":"(Lynn Brown, 2021)","plainCitation":"(Lynn Brown, 2021)","noteIndex":0},"citationItems":[{"id":11,"uris":["http://zotero.org/users/9702781/items/W7B7P3K9"],"itemData":{"id":11,"type":"article-journal","abstract":"The purpose of this literature review is to understand what cooperative learning is, how it affects student intrinsic motivation, identifying some barriers to implementing it, and examine reasons for its failure in some classrooms. This literature review analyzed and critiqued nine empirical studies from around the world and discussed one foundational study, which were all located using Eastern New Mexico University’s Golden Library and professor suggestion. The findings of this literature review show that cooperative learning has a positive impact on student intrinsic motivation, but has problems being appropriately implemented and fails in certain situations. The implications that can be drawn from this author’s research are that cooperative learning is not merely group work, that cooperative learning has a positive impact on student intrinsic motivation, that student age may affect the ability to utilize cooperative learning, that teacher training is desirable in implementing cooperative learning, and that student preparation all have a direct influence on the success or failure of cooperative learning in the classroom.","container-title":"International Journal of Research and Scientific Innovation","DOI":"10.51244/IJRSI.2021.8701","ISSN":"23212705","issue":"07","journalAbbreviation":"IJRSI","language":"en","page":"01-07","source":"DOI.org (Crossref)","title":"Literature Review: Effect of Cooperative Learning on Intrinsic Motivation","title-short":"Literature Review","volume":"08","author":[{"family":"Lynn Brown","given":"Christopher"}],"issued":{"date-parts":[["2021"]]}}}],"schema":"https://github.com/citation-style-language/schema/raw/master/csl-citation.json"} </w:instrText>
      </w:r>
      <w:r w:rsidR="004E49B4" w:rsidRPr="00EE580E">
        <w:rPr>
          <w:rFonts w:ascii="Arial" w:hAnsi="Arial" w:cs="Arial"/>
          <w:lang w:val="es-ES"/>
        </w:rPr>
        <w:fldChar w:fldCharType="separate"/>
      </w:r>
      <w:r w:rsidR="004E49B4" w:rsidRPr="00EE580E">
        <w:rPr>
          <w:rFonts w:ascii="Arial" w:hAnsi="Arial" w:cs="Arial"/>
        </w:rPr>
        <w:t>(Lynn Brown, 2021)</w:t>
      </w:r>
      <w:r w:rsidR="004E49B4" w:rsidRPr="00EE580E">
        <w:rPr>
          <w:rFonts w:ascii="Arial" w:hAnsi="Arial" w:cs="Arial"/>
          <w:lang w:val="es-ES"/>
        </w:rPr>
        <w:fldChar w:fldCharType="end"/>
      </w:r>
      <w:r w:rsidRPr="00EE580E">
        <w:rPr>
          <w:rFonts w:ascii="Arial" w:hAnsi="Arial" w:cs="Arial"/>
          <w:lang w:val="es-ES"/>
        </w:rPr>
        <w:t xml:space="preserve"> reduce los niveles de ansiedad del alumno.</w:t>
      </w:r>
    </w:p>
    <w:p w14:paraId="2AAAAF1E" w14:textId="6649A14D" w:rsidR="008F1423" w:rsidRPr="00EE580E" w:rsidRDefault="008F1423">
      <w:pPr>
        <w:spacing w:afterLines="120" w:after="288" w:line="360" w:lineRule="auto"/>
        <w:ind w:firstLine="709"/>
        <w:jc w:val="both"/>
        <w:rPr>
          <w:rFonts w:ascii="Arial" w:hAnsi="Arial" w:cs="Arial"/>
          <w:lang w:val="es-ES"/>
        </w:rPr>
        <w:pPrChange w:id="1292" w:author="MIGUEL FUERTES FERNANDEZ" w:date="2022-08-06T19:31:00Z">
          <w:pPr/>
        </w:pPrChange>
      </w:pPr>
      <w:r w:rsidRPr="00EE580E">
        <w:rPr>
          <w:rFonts w:ascii="Arial" w:hAnsi="Arial" w:cs="Arial"/>
          <w:lang w:val="es-ES"/>
        </w:rPr>
        <w:t xml:space="preserve">Cuando estamos enganchados a una tarea podemos compartir opiniones, cuando el liderazgo se democratiza </w:t>
      </w:r>
      <w:r w:rsidR="004E49B4" w:rsidRPr="00EE580E">
        <w:rPr>
          <w:rFonts w:ascii="Arial" w:hAnsi="Arial" w:cs="Arial"/>
          <w:lang w:val="es-ES"/>
        </w:rPr>
        <w:fldChar w:fldCharType="begin"/>
      </w:r>
      <w:r w:rsidR="004E49B4" w:rsidRPr="00EE580E">
        <w:rPr>
          <w:rFonts w:ascii="Arial" w:hAnsi="Arial" w:cs="Arial"/>
          <w:lang w:val="es-ES"/>
        </w:rPr>
        <w:instrText xml:space="preserve"> ADDIN ZOTERO_ITEM CSL_CITATION {"citationID":"Q0u627V1","properties":{"formattedCitation":"(Forslund Frykedal &amp; Chiriac, 2014; Lynn Brown, 2021)","plainCitation":"(Forslund Frykedal &amp; Chiriac, 2014; Lynn Brown, 2021)","noteIndex":0},"citationItems":[{"id":10,"uris":["http://zotero.org/users/9702781/items/74ZN8RGL"],"itemData":{"id":10,"type":"article-journal","abstract":"This study aims to provide a better understanding of teachers’ managing roles when using group work in the classroom. Building on Granström’s 2 concepts of leadership and teachership, a more speciﬁc aim is to investigate teachers’ managing roles when using group work and how teachers’ presumptions affect the way in which they manage the pedagogical mode. The results show that teachers’ managing roles inﬂuence teachers’ willingness to use group work. Teachers may be unwilling to use group work based on their presumption that it teaches students only collaboration abilities and not subject knowledge. This may be a supplemental yet signiﬁcant explanation as to why group work continues to decrease in classrooms.","container-title":"Scandinavian Journal of Educational Research","DOI":"10.1080/00313831.2012.725098","ISSN":"0031-3831, 1470-1170","issue":"2","journalAbbreviation":"Scandinavian Journal of Educational Research","language":"en","page":"222-234","source":"DOI.org (Crossref)","title":"Group Work Management in the Classroom","volume":"58","author":[{"family":"Forslund Frykedal","given":"Karin"},{"family":"Chiriac","given":"Eva Hammar"}],"issued":{"date-parts":[["2014",3,4]]}}},{"id":11,"uris":["http://zotero.org/users/9702781/items/W7B7P3K9"],"itemData":{"id":11,"type":"article-journal","abstract":"The purpose of this literature review is to understand what cooperative learning is, how it affects student intrinsic motivation, identifying some barriers to implementing it, and examine reasons for its failure in some classrooms. This literature review analyzed and critiqued nine empirical studies from around the world and discussed one foundational study, which were all located using Eastern New Mexico University’s Golden Library and professor suggestion. The findings of this literature review show that cooperative learning has a positive impact on student intrinsic motivation, but has problems being appropriately implemented and fails in certain situations. The implications that can be drawn from this author’s research are that cooperative learning is not merely group work, that cooperative learning has a positive impact on student intrinsic motivation, that student age may affect the ability to utilize cooperative learning, that teacher training is desirable in implementing cooperative learning, and that student preparation all have a direct influence on the success or failure of cooperative learning in the classroom.","container-title":"International Journal of Research and Scientific Innovation","DOI":"10.51244/IJRSI.2021.8701","ISSN":"23212705","issue":"07","journalAbbreviation":"IJRSI","language":"en","page":"01-07","source":"DOI.org (Crossref)","title":"Literature Review: Effect of Cooperative Learning on Intrinsic Motivation","title-short":"Literature Review","volume":"08","author":[{"family":"Lynn Brown","given":"Christopher"}],"issued":{"date-parts":[["2021"]]}}}],"schema":"https://github.com/citation-style-language/schema/raw/master/csl-citation.json"} </w:instrText>
      </w:r>
      <w:r w:rsidR="004E49B4" w:rsidRPr="00EE580E">
        <w:rPr>
          <w:rFonts w:ascii="Arial" w:hAnsi="Arial" w:cs="Arial"/>
          <w:lang w:val="es-ES"/>
        </w:rPr>
        <w:fldChar w:fldCharType="separate"/>
      </w:r>
      <w:r w:rsidR="004E49B4" w:rsidRPr="00EE580E">
        <w:rPr>
          <w:rFonts w:ascii="Arial" w:hAnsi="Arial" w:cs="Arial"/>
        </w:rPr>
        <w:t>(Forslund Frykedal &amp; Chiriac, 2014; Lynn Brown, 2021)</w:t>
      </w:r>
      <w:r w:rsidR="004E49B4" w:rsidRPr="00EE580E">
        <w:rPr>
          <w:rFonts w:ascii="Arial" w:hAnsi="Arial" w:cs="Arial"/>
          <w:lang w:val="es-ES"/>
        </w:rPr>
        <w:fldChar w:fldCharType="end"/>
      </w:r>
      <w:r w:rsidRPr="00EE580E">
        <w:rPr>
          <w:rFonts w:ascii="Arial" w:hAnsi="Arial" w:cs="Arial"/>
          <w:lang w:val="es-ES"/>
        </w:rPr>
        <w:t xml:space="preserve">, se crea un mejor ambiente de trabajo donde todos aportan (Herrada), donde la comunicación fluye, donde hay una atmosfera para hablar libremente </w:t>
      </w:r>
      <w:r w:rsidR="00060C25" w:rsidRPr="00EE580E">
        <w:rPr>
          <w:rFonts w:ascii="Arial" w:hAnsi="Arial" w:cs="Arial"/>
          <w:lang w:val="es-ES"/>
        </w:rPr>
        <w:fldChar w:fldCharType="begin"/>
      </w:r>
      <w:r w:rsidR="00060C25" w:rsidRPr="00EE580E">
        <w:rPr>
          <w:rFonts w:ascii="Arial" w:hAnsi="Arial" w:cs="Arial"/>
          <w:lang w:val="es-ES"/>
        </w:rPr>
        <w:instrText xml:space="preserve"> ADDIN ZOTERO_ITEM CSL_CITATION {"citationID":"ij6NTyql","properties":{"formattedCitation":"(Harianingsih &amp; Jusoh, 2022)","plainCitation":"(Harianingsih &amp; Jusoh, 2022)","noteIndex":0},"citationItems":[{"id":9,"uris":["http://zotero.org/users/9702781/items/SD9XJJ5Y"],"itemData":{"id":9,"type":"article-journal","abstract":"Cooperative learning (CL) is one of the most effective learning methods that has been widely used in higher education. In the language classroom, it can develop transferable skills and encourage students to use the language. The effectiveness has been argued in numerous of literature. However, not many are concerned about how students feel about being involved in a group learning process. Therefore, this article reviews the literature on CL in the English language classroom. The study aimed to seek the students of English as A Second Language (ESL) / English as A Foreign Language (EFL) views regarding their experiences on group work (GW) both in online and offline settings. Based on the findings, the majority of the students who experienced GW online and offline have a positive perception. Utilizing a CL strategy may benefit students in various ways, including increased self-confidence and motivation, a more student-centered environment, and taking responsibility. In addition, online GW is considered a flexible learning strategy (i.e., time and place schedule management) and easy access to various teaching materials in online settings. Regardless of the benefits, the students who perceived GW negatively were in online settings due to internet connection issues, less GW experience, and unfamiliar with the application and software. Therefore, this study benefits students, academicians, and policymakers.","container-title":"International Journal of English and Applied Linguistics (IJEAL)","DOI":"10.47709/ijeal.v2i1.1423","ISSN":"2797-9482","issue":"1","journalAbbreviation":"IJEAL","language":"en","page":"62-74","source":"DOI.org (Crossref)","title":"A Review of Studies on Cooperative Learning in Language Classroom seen from Students' attitudes","volume":"2","author":[{"family":"Harianingsih","given":"Ika"},{"family":"Jusoh","given":"Zailani"}],"issued":{"date-parts":[["2022",4,1]]}}}],"schema":"https://github.com/citation-style-language/schema/raw/master/csl-citation.json"} </w:instrText>
      </w:r>
      <w:r w:rsidR="00060C25" w:rsidRPr="00EE580E">
        <w:rPr>
          <w:rFonts w:ascii="Arial" w:hAnsi="Arial" w:cs="Arial"/>
          <w:lang w:val="es-ES"/>
        </w:rPr>
        <w:fldChar w:fldCharType="separate"/>
      </w:r>
      <w:r w:rsidR="00060C25" w:rsidRPr="00EE580E">
        <w:rPr>
          <w:rFonts w:ascii="Arial" w:hAnsi="Arial" w:cs="Arial"/>
        </w:rPr>
        <w:t>(Harianingsih &amp; Jusoh, 2022)</w:t>
      </w:r>
      <w:r w:rsidR="00060C25" w:rsidRPr="00EE580E">
        <w:rPr>
          <w:rFonts w:ascii="Arial" w:hAnsi="Arial" w:cs="Arial"/>
          <w:lang w:val="es-ES"/>
        </w:rPr>
        <w:fldChar w:fldCharType="end"/>
      </w:r>
      <w:r w:rsidRPr="00EE580E">
        <w:rPr>
          <w:rFonts w:ascii="Arial" w:hAnsi="Arial" w:cs="Arial"/>
          <w:lang w:val="es-ES"/>
        </w:rPr>
        <w:t xml:space="preserve"> y</w:t>
      </w:r>
      <w:r w:rsidR="00FD65C3" w:rsidRPr="00EE580E">
        <w:rPr>
          <w:rFonts w:ascii="Arial" w:hAnsi="Arial" w:cs="Arial"/>
          <w:lang w:val="es-ES"/>
        </w:rPr>
        <w:t xml:space="preserve"> por lo tanto un mayor sentimiento de equipo, de estar arropado por los iguales, un clima de seguridad </w:t>
      </w:r>
      <w:r w:rsidR="00060C25" w:rsidRPr="00EE580E">
        <w:rPr>
          <w:rFonts w:ascii="Arial" w:hAnsi="Arial" w:cs="Arial"/>
          <w:lang w:val="es-ES"/>
        </w:rPr>
        <w:fldChar w:fldCharType="begin"/>
      </w:r>
      <w:r w:rsidR="00060C25" w:rsidRPr="00EE580E">
        <w:rPr>
          <w:rFonts w:ascii="Arial" w:hAnsi="Arial" w:cs="Arial"/>
          <w:lang w:val="es-ES"/>
        </w:rPr>
        <w:instrText xml:space="preserve"> ADDIN ZOTERO_ITEM CSL_CITATION {"citationID":"NjIEhBx5","properties":{"formattedCitation":"(Harianingsih &amp; Jusoh, 2022; Lynn Brown, 2021)","plainCitation":"(Harianingsih &amp; Jusoh, 2022; Lynn Brown, 2021)","noteIndex":0},"citationItems":[{"id":9,"uris":["http://zotero.org/users/9702781/items/SD9XJJ5Y"],"itemData":{"id":9,"type":"article-journal","abstract":"Cooperative learning (CL) is one of the most effective learning methods that has been widely used in higher education. In the language classroom, it can develop transferable skills and encourage students to use the language. The effectiveness has been argued in numerous of literature. However, not many are concerned about how students feel about being involved in a group learning process. Therefore, this article reviews the literature on CL in the English language classroom. The study aimed to seek the students of English as A Second Language (ESL) / English as A Foreign Language (EFL) views regarding their experiences on group work (GW) both in online and offline settings. Based on the findings, the majority of the students who experienced GW online and offline have a positive perception. Utilizing a CL strategy may benefit students in various ways, including increased self-confidence and motivation, a more student-centered environment, and taking responsibility. In addition, online GW is considered a flexible learning strategy (i.e., time and place schedule management) and easy access to various teaching materials in online settings. Regardless of the benefits, the students who perceived GW negatively were in online settings due to internet connection issues, less GW experience, and unfamiliar with the application and software. Therefore, this study benefits students, academicians, and policymakers.","container-title":"International Journal of English and Applied Linguistics (IJEAL)","DOI":"10.47709/ijeal.v2i1.1423","ISSN":"2797-9482","issue":"1","journalAbbreviation":"IJEAL","language":"en","page":"62-74","source":"DOI.org (Crossref)","title":"A Review of Studies on Cooperative Learning in Language Classroom seen from Students' attitudes","volume":"2","author":[{"family":"Harianingsih","given":"Ika"},{"family":"Jusoh","given":"Zailani"}],"issued":{"date-parts":[["2022",4,1]]}}},{"id":11,"uris":["http://zotero.org/users/9702781/items/W7B7P3K9"],"itemData":{"id":11,"type":"article-journal","abstract":"The purpose of this literature review is to understand what cooperative learning is, how it affects student intrinsic motivation, identifying some barriers to implementing it, and examine reasons for its failure in some classrooms. This literature review analyzed and critiqued nine empirical studies from around the world and discussed one foundational study, which were all located using Eastern New Mexico University’s Golden Library and professor suggestion. The findings of this literature review show that cooperative learning has a positive impact on student intrinsic motivation, but has problems being appropriately implemented and fails in certain situations. The implications that can be drawn from this author’s research are that cooperative learning is not merely group work, that cooperative learning has a positive impact on student intrinsic motivation, that student age may affect the ability to utilize cooperative learning, that teacher training is desirable in implementing cooperative learning, and that student preparation all have a direct influence on the success or failure of cooperative learning in the classroom.","container-title":"International Journal of Research and Scientific Innovation","DOI":"10.51244/IJRSI.2021.8701","ISSN":"23212705","issue":"07","journalAbbreviation":"IJRSI","language":"en","page":"01-07","source":"DOI.org (Crossref)","title":"Literature Review: Effect of Cooperative Learning on Intrinsic Motivation","title-short":"Literature Review","volume":"08","author":[{"family":"Lynn Brown","given":"Christopher"}],"issued":{"date-parts":[["2021"]]}}}],"schema":"https://github.com/citation-style-language/schema/raw/master/csl-citation.json"} </w:instrText>
      </w:r>
      <w:r w:rsidR="00060C25" w:rsidRPr="00EE580E">
        <w:rPr>
          <w:rFonts w:ascii="Arial" w:hAnsi="Arial" w:cs="Arial"/>
          <w:lang w:val="es-ES"/>
        </w:rPr>
        <w:fldChar w:fldCharType="separate"/>
      </w:r>
      <w:r w:rsidR="00060C25" w:rsidRPr="00EE580E">
        <w:rPr>
          <w:rFonts w:ascii="Arial" w:hAnsi="Arial" w:cs="Arial"/>
        </w:rPr>
        <w:t>(Harianingsih &amp; Jusoh, 2022; Lynn Brown, 2021)</w:t>
      </w:r>
      <w:r w:rsidR="00060C25" w:rsidRPr="00EE580E">
        <w:rPr>
          <w:rFonts w:ascii="Arial" w:hAnsi="Arial" w:cs="Arial"/>
          <w:lang w:val="es-ES"/>
        </w:rPr>
        <w:fldChar w:fldCharType="end"/>
      </w:r>
      <w:r w:rsidR="00060C25" w:rsidRPr="00EE580E">
        <w:rPr>
          <w:rFonts w:ascii="Arial" w:hAnsi="Arial" w:cs="Arial"/>
          <w:lang w:val="es-ES"/>
        </w:rPr>
        <w:t>.</w:t>
      </w:r>
    </w:p>
    <w:p w14:paraId="3401F51B" w14:textId="1361B4CF" w:rsidR="008F1423" w:rsidRPr="00EE580E" w:rsidDel="00EE4776" w:rsidRDefault="008F1423">
      <w:pPr>
        <w:pStyle w:val="Ttulo3plantilla"/>
        <w:rPr>
          <w:del w:id="1293" w:author="MIGUEL FUERTES FERNANDEZ" w:date="2022-08-06T19:24:00Z"/>
          <w:lang w:val="es-ES"/>
        </w:rPr>
        <w:pPrChange w:id="1294" w:author="MIGUEL FUERTES FERNANDEZ" w:date="2022-08-14T23:26:00Z">
          <w:pPr/>
        </w:pPrChange>
      </w:pPr>
    </w:p>
    <w:p w14:paraId="012452E5" w14:textId="77777777" w:rsidR="00437B2B" w:rsidRPr="00EE580E" w:rsidRDefault="00437B2B">
      <w:pPr>
        <w:pStyle w:val="Ttulo3plantilla"/>
        <w:rPr>
          <w:lang w:val="es-ES"/>
        </w:rPr>
        <w:pPrChange w:id="1295" w:author="MIGUEL FUERTES FERNANDEZ" w:date="2022-08-14T23:26:00Z">
          <w:pPr/>
        </w:pPrChange>
      </w:pPr>
      <w:bookmarkStart w:id="1296" w:name="_Toc112348063"/>
      <w:r w:rsidRPr="00EE580E">
        <w:rPr>
          <w:lang w:val="es-ES"/>
        </w:rPr>
        <w:t>Colaboración y cooperación</w:t>
      </w:r>
      <w:bookmarkEnd w:id="1296"/>
    </w:p>
    <w:p w14:paraId="147718A0" w14:textId="31F7C84A" w:rsidR="00FD65C3" w:rsidRPr="00EE580E" w:rsidRDefault="00FD65C3">
      <w:pPr>
        <w:spacing w:afterLines="120" w:after="288" w:line="360" w:lineRule="auto"/>
        <w:ind w:firstLine="709"/>
        <w:jc w:val="both"/>
        <w:rPr>
          <w:rFonts w:ascii="Arial" w:hAnsi="Arial" w:cs="Arial"/>
          <w:lang w:val="es-ES"/>
        </w:rPr>
        <w:pPrChange w:id="1297" w:author="MIGUEL FUERTES FERNANDEZ" w:date="2022-08-06T19:31:00Z">
          <w:pPr/>
        </w:pPrChange>
      </w:pPr>
      <w:r w:rsidRPr="00EE580E">
        <w:rPr>
          <w:rFonts w:ascii="Arial" w:hAnsi="Arial" w:cs="Arial"/>
          <w:lang w:val="es-ES"/>
        </w:rPr>
        <w:t>Resumiendo, y sin que suene de redundante, el aprendizaje colaborativo en resumidas cuentas ayuda a mejorar en la colaboración y la cooperación. Ya no es el individuo el que resuelve el problema por sus propios medios, sino que es el colectivo el que le ayuda.</w:t>
      </w:r>
    </w:p>
    <w:p w14:paraId="09CB8120" w14:textId="325BABDB" w:rsidR="00FD65C3" w:rsidRPr="00EE580E" w:rsidRDefault="00FD65C3">
      <w:pPr>
        <w:spacing w:afterLines="120" w:after="288" w:line="360" w:lineRule="auto"/>
        <w:ind w:firstLine="709"/>
        <w:jc w:val="both"/>
        <w:rPr>
          <w:rFonts w:ascii="Arial" w:hAnsi="Arial" w:cs="Arial"/>
          <w:lang w:val="es-ES"/>
        </w:rPr>
        <w:pPrChange w:id="1298" w:author="MIGUEL FUERTES FERNANDEZ" w:date="2022-08-06T19:31:00Z">
          <w:pPr/>
        </w:pPrChange>
      </w:pPr>
      <w:r w:rsidRPr="00EE580E">
        <w:rPr>
          <w:rFonts w:ascii="Arial" w:hAnsi="Arial" w:cs="Arial"/>
          <w:lang w:val="es-ES"/>
        </w:rPr>
        <w:t>Esto, como se ha mencionado, aporta una dimensión más amplia al alumno, más allá de los libros, propiciando el cambio de paradigma que como bien dicen Brown y Herrada es necesario para este tipo de proyectos. Ya no es una educación centrada en el profesor y en los resultados, sino una educación centrada en los alumnos</w:t>
      </w:r>
      <w:r w:rsidR="002D2EF5" w:rsidRPr="00EE580E">
        <w:rPr>
          <w:rFonts w:ascii="Arial" w:hAnsi="Arial" w:cs="Arial"/>
          <w:lang w:val="es-ES"/>
        </w:rPr>
        <w:t xml:space="preserve"> </w:t>
      </w:r>
      <w:r w:rsidR="002D2EF5" w:rsidRPr="00EE580E">
        <w:rPr>
          <w:rFonts w:ascii="Arial" w:hAnsi="Arial" w:cs="Arial"/>
          <w:lang w:val="es-ES"/>
        </w:rPr>
        <w:fldChar w:fldCharType="begin"/>
      </w:r>
      <w:r w:rsidR="002D2EF5" w:rsidRPr="00EE580E">
        <w:rPr>
          <w:rFonts w:ascii="Arial" w:hAnsi="Arial" w:cs="Arial"/>
          <w:lang w:val="es-ES"/>
        </w:rPr>
        <w:instrText xml:space="preserve"> ADDIN ZOTERO_ITEM CSL_CITATION {"citationID":"32dxlT9T","properties":{"formattedCitation":"(Herrada Valverde &amp; Ba\\uc0\\u241{}os Navarro, 2018; Lynn Brown, 2021)","plainCitation":"(Herrada Valverde &amp; Baños Navarro, 2018; Lynn Brown, 2021)","noteIndex":0},"citationItems":[{"id":8,"uris":["http://zotero.org/users/9702781/items/A5AVA5D3"],"itemData":{"id":8,"type":"article-journal","abstract":"Information Communication Technologies have brought a revolution in education, causing structural changes in the way we teach and how we learn. Currently, the existence of a wide variety of virtual teaching-learning environments enables teachers and students to interact synchronously or asynchronously using computers and mobile devices. This has led to the implementation of active teaching-learning methodologies with proven pedagogical effectiveness, such as cooperative learning, that encourage students to acquire skills and improve their academic performance. Despite the importance of the subject, almost no papers have analysed the state-of-the-art on educational experiences that promote cooperative learning using new technologies. In order to respond to this demand, this paper presents a comprehensive review of the related bibliography that include a large number of papers written in Spanish in which new technologies are used to implement cooperative learning activities in different subjects and educational levels. From the analysis of these papers, it can be concluded that there is a growing interest by teachers and researchers in implementing cooperative learning using virtual teaching-learning environments and computer applications, as well as social networks or MOOC. Further, these experiences receive positive feedback from teachers and students involved.","container-title":"@tic. revista d'innovació educativa","DOI":"10.7203/attic.20.11266","ISSN":"1989-3477","issue":"20","journalAbbreviation":"@tic","language":"es","page":"16","source":"DOI.org (Crossref)","title":"Aprendizaje cooperativo a través de las nuevas tecnologías: Una revisión","title-short":"Aprendizaje cooperativo a través de las nuevas tecnologías","author":[{"family":"Herrada Valverde","given":"Rosario Isabel"},{"family":"Baños Navarro","given":"Raúl"}],"issued":{"date-parts":[["2018",6,21]]}}},{"id":11,"uris":["http://zotero.org/users/9702781/items/W7B7P3K9"],"itemData":{"id":11,"type":"article-journal","abstract":"The purpose of this literature review is to understand what cooperative learning is, how it affects student intrinsic motivation, identifying some barriers to implementing it, and examine reasons for its failure in some classrooms. This literature review analyzed and critiqued nine empirical studies from around the world and discussed one foundational study, which were all located using Eastern New Mexico University’s Golden Library and professor suggestion. The findings of this literature review show that cooperative learning has a positive impact on student intrinsic motivation, but has problems being appropriately implemented and fails in certain situations. The implications that can be drawn from this author’s research are that cooperative learning is not merely group work, that cooperative learning has a positive impact on student intrinsic motivation, that student age may affect the ability to utilize cooperative learning, that teacher training is desirable in implementing cooperative learning, and that student preparation all have a direct influence on the success or failure of cooperative learning in the classroom.","container-title":"International Journal of Research and Scientific Innovation","DOI":"10.51244/IJRSI.2021.8701","ISSN":"23212705","issue":"07","journalAbbreviation":"IJRSI","language":"en","page":"01-07","source":"DOI.org (Crossref)","title":"Literature Review: Effect of Cooperative Learning on Intrinsic Motivation","title-short":"Literature Review","volume":"08","author":[{"family":"Lynn Brown","given":"Christopher"}],"issued":{"date-parts":[["2021"]]}}}],"schema":"https://github.com/citation-style-language/schema/raw/master/csl-citation.json"} </w:instrText>
      </w:r>
      <w:r w:rsidR="002D2EF5" w:rsidRPr="00EE580E">
        <w:rPr>
          <w:rFonts w:ascii="Arial" w:hAnsi="Arial" w:cs="Arial"/>
          <w:lang w:val="es-ES"/>
        </w:rPr>
        <w:fldChar w:fldCharType="separate"/>
      </w:r>
      <w:r w:rsidR="002D2EF5" w:rsidRPr="00EE580E">
        <w:rPr>
          <w:rFonts w:ascii="Arial" w:hAnsi="Arial" w:cs="Arial"/>
          <w:szCs w:val="24"/>
        </w:rPr>
        <w:t>(Herrada Valverde &amp; Baños Navarro, 2018; Lynn Brown, 2021)</w:t>
      </w:r>
      <w:r w:rsidR="002D2EF5" w:rsidRPr="00EE580E">
        <w:rPr>
          <w:rFonts w:ascii="Arial" w:hAnsi="Arial" w:cs="Arial"/>
          <w:lang w:val="es-ES"/>
        </w:rPr>
        <w:fldChar w:fldCharType="end"/>
      </w:r>
      <w:r w:rsidRPr="00EE580E">
        <w:rPr>
          <w:rFonts w:ascii="Arial" w:hAnsi="Arial" w:cs="Arial"/>
          <w:lang w:val="es-ES"/>
        </w:rPr>
        <w:t>.</w:t>
      </w:r>
    </w:p>
    <w:p w14:paraId="22C6BA7E" w14:textId="57E430A9" w:rsidR="005655C3" w:rsidRPr="00EE580E" w:rsidRDefault="005655C3">
      <w:pPr>
        <w:spacing w:afterLines="120" w:after="288" w:line="360" w:lineRule="auto"/>
        <w:ind w:firstLine="709"/>
        <w:jc w:val="both"/>
        <w:rPr>
          <w:rFonts w:ascii="Arial" w:hAnsi="Arial" w:cs="Arial"/>
          <w:lang w:val="es-ES"/>
        </w:rPr>
        <w:pPrChange w:id="1299" w:author="MIGUEL FUERTES FERNANDEZ" w:date="2022-08-06T19:31:00Z">
          <w:pPr/>
        </w:pPrChange>
      </w:pPr>
      <w:r w:rsidRPr="00EE580E">
        <w:rPr>
          <w:rFonts w:ascii="Arial" w:hAnsi="Arial" w:cs="Arial"/>
          <w:lang w:val="es-ES"/>
        </w:rPr>
        <w:t xml:space="preserve">Johnson &amp; Johnson, ven el aprendizaje colaborativo como una forma de luchar contra la competitividad que tanto surge en el método individualista. Afirman que para que un cambio de paradigma sea posible, hay que buscar la cooperación en vez de la competitividad y proponen tomar la relación de grupo necesaria para la actividad, y extenderla en el tiempo en un periodo mayor a un año, reforzando </w:t>
      </w:r>
      <w:r w:rsidR="003265DF" w:rsidRPr="00EE580E">
        <w:rPr>
          <w:rFonts w:ascii="Arial" w:hAnsi="Arial" w:cs="Arial"/>
          <w:lang w:val="es-ES"/>
        </w:rPr>
        <w:t>así</w:t>
      </w:r>
      <w:r w:rsidRPr="00EE580E">
        <w:rPr>
          <w:rFonts w:ascii="Arial" w:hAnsi="Arial" w:cs="Arial"/>
          <w:lang w:val="es-ES"/>
        </w:rPr>
        <w:t xml:space="preserve"> los vínculos, dando nombre a cada integrante, forjando una relación que va </w:t>
      </w:r>
      <w:r w:rsidR="003265DF" w:rsidRPr="00EE580E">
        <w:rPr>
          <w:rFonts w:ascii="Arial" w:hAnsi="Arial" w:cs="Arial"/>
          <w:lang w:val="es-ES"/>
        </w:rPr>
        <w:t>más</w:t>
      </w:r>
      <w:r w:rsidRPr="00EE580E">
        <w:rPr>
          <w:rFonts w:ascii="Arial" w:hAnsi="Arial" w:cs="Arial"/>
          <w:lang w:val="es-ES"/>
        </w:rPr>
        <w:t xml:space="preserve"> allá de lo puramente “profesional”</w:t>
      </w:r>
      <w:r w:rsidR="002D2EF5" w:rsidRPr="00EE580E">
        <w:rPr>
          <w:rFonts w:ascii="Arial" w:hAnsi="Arial" w:cs="Arial"/>
          <w:lang w:val="es-ES"/>
        </w:rPr>
        <w:t xml:space="preserve"> </w:t>
      </w:r>
      <w:r w:rsidR="002D2EF5" w:rsidRPr="00EE580E">
        <w:rPr>
          <w:rFonts w:ascii="Arial" w:hAnsi="Arial" w:cs="Arial"/>
          <w:lang w:val="es-ES"/>
        </w:rPr>
        <w:fldChar w:fldCharType="begin"/>
      </w:r>
      <w:r w:rsidR="002D2EF5" w:rsidRPr="00EE580E">
        <w:rPr>
          <w:rFonts w:ascii="Arial" w:hAnsi="Arial" w:cs="Arial"/>
          <w:lang w:val="es-ES"/>
        </w:rPr>
        <w:instrText xml:space="preserve"> ADDIN ZOTERO_ITEM CSL_CITATION {"citationID":"8wH7KfDE","properties":{"formattedCitation":"(Johnson &amp; Johnson, 1989)","plainCitation":"(Johnson &amp; Johnson, 1989)","noteIndex":0},"citationItems":[{"id":24,"uris":["http://zotero.org/users/9702781/items/YYWQFP8S"],"itemData":{"id":24,"type":"article-journal","container-title":"The Pointer","DOI":"10.1080/05544246.1989.9945370","ISSN":"0554-4246","issue":"2","journalAbbreviation":"The Pointer","language":"en","page":"5-11","source":"DOI.org (Crossref)","title":"Cooperative Learning: What Special Education Teachers Need to Know","title-short":"Cooperative Learning","volume":"33","author":[{"family":"Johnson","given":"David W."},{"family":"Johnson","given":"Roger T."}],"issued":{"date-parts":[["1989",1]]}}}],"schema":"https://github.com/citation-style-language/schema/raw/master/csl-citation.json"} </w:instrText>
      </w:r>
      <w:r w:rsidR="002D2EF5" w:rsidRPr="00EE580E">
        <w:rPr>
          <w:rFonts w:ascii="Arial" w:hAnsi="Arial" w:cs="Arial"/>
          <w:lang w:val="es-ES"/>
        </w:rPr>
        <w:fldChar w:fldCharType="separate"/>
      </w:r>
      <w:r w:rsidR="002D2EF5" w:rsidRPr="00EE580E">
        <w:rPr>
          <w:rFonts w:ascii="Arial" w:hAnsi="Arial" w:cs="Arial"/>
        </w:rPr>
        <w:t>(Johnson &amp; Johnson, 1989)</w:t>
      </w:r>
      <w:r w:rsidR="002D2EF5" w:rsidRPr="00EE580E">
        <w:rPr>
          <w:rFonts w:ascii="Arial" w:hAnsi="Arial" w:cs="Arial"/>
          <w:lang w:val="es-ES"/>
        </w:rPr>
        <w:fldChar w:fldCharType="end"/>
      </w:r>
      <w:r w:rsidRPr="00EE580E">
        <w:rPr>
          <w:rFonts w:ascii="Arial" w:hAnsi="Arial" w:cs="Arial"/>
          <w:lang w:val="es-ES"/>
        </w:rPr>
        <w:t>.</w:t>
      </w:r>
    </w:p>
    <w:p w14:paraId="5549C03A" w14:textId="520E6AF5" w:rsidR="005655C3" w:rsidRPr="00EE580E" w:rsidRDefault="005655C3">
      <w:pPr>
        <w:spacing w:afterLines="120" w:after="288" w:line="360" w:lineRule="auto"/>
        <w:ind w:firstLine="709"/>
        <w:jc w:val="both"/>
        <w:rPr>
          <w:rFonts w:ascii="Arial" w:hAnsi="Arial" w:cs="Arial"/>
          <w:lang w:val="es-ES"/>
        </w:rPr>
        <w:pPrChange w:id="1300" w:author="MIGUEL FUERTES FERNANDEZ" w:date="2022-08-06T19:31:00Z">
          <w:pPr/>
        </w:pPrChange>
      </w:pPr>
      <w:r w:rsidRPr="00EE580E">
        <w:rPr>
          <w:rFonts w:ascii="Arial" w:hAnsi="Arial" w:cs="Arial"/>
          <w:lang w:val="es-ES"/>
        </w:rPr>
        <w:t>En este sentido</w:t>
      </w:r>
      <w:r w:rsidR="003265DF" w:rsidRPr="00EE580E">
        <w:rPr>
          <w:rFonts w:ascii="Arial" w:hAnsi="Arial" w:cs="Arial"/>
          <w:lang w:val="es-ES"/>
        </w:rPr>
        <w:t xml:space="preserve"> y como se ha dicho antes, favoreciendo todos y cada uno de los puntos antes mencionados, concretamente más en la autoestima.</w:t>
      </w:r>
    </w:p>
    <w:p w14:paraId="00627E40" w14:textId="77777777" w:rsidR="003265DF" w:rsidRPr="00EE580E" w:rsidRDefault="003265DF">
      <w:pPr>
        <w:spacing w:afterLines="120" w:after="288" w:line="360" w:lineRule="auto"/>
        <w:ind w:firstLine="709"/>
        <w:jc w:val="both"/>
        <w:rPr>
          <w:rFonts w:ascii="Arial" w:hAnsi="Arial" w:cs="Arial"/>
          <w:lang w:val="es-ES"/>
        </w:rPr>
        <w:pPrChange w:id="1301" w:author="MIGUEL FUERTES FERNANDEZ" w:date="2022-08-06T19:31:00Z">
          <w:pPr/>
        </w:pPrChange>
      </w:pPr>
    </w:p>
    <w:commentRangeStart w:id="1302"/>
    <w:commentRangeStart w:id="1303"/>
    <w:p w14:paraId="73DB31D8" w14:textId="77777777" w:rsidR="00BF173B" w:rsidRPr="00EE580E" w:rsidRDefault="00A95B8A">
      <w:pPr>
        <w:keepNext/>
        <w:spacing w:afterLines="120" w:after="288" w:line="360" w:lineRule="auto"/>
        <w:ind w:firstLine="709"/>
        <w:jc w:val="center"/>
        <w:rPr>
          <w:ins w:id="1304" w:author="MIGUEL FUERTES FERNANDEZ" w:date="2022-08-06T20:08:00Z"/>
        </w:rPr>
        <w:pPrChange w:id="1305" w:author="MIGUEL FUERTES FERNANDEZ" w:date="2022-08-06T20:08:00Z">
          <w:pPr>
            <w:spacing w:afterLines="120" w:after="288" w:line="360" w:lineRule="auto"/>
            <w:ind w:firstLine="709"/>
            <w:jc w:val="center"/>
          </w:pPr>
        </w:pPrChange>
      </w:pPr>
      <w:r w:rsidRPr="00EE580E">
        <w:rPr>
          <w:rFonts w:ascii="Times New Roman" w:eastAsia="Times New Roman" w:hAnsi="Times New Roman" w:cs="Times New Roman"/>
          <w:sz w:val="24"/>
          <w:szCs w:val="24"/>
          <w:lang w:val="es-ES" w:eastAsia="es-ES_tradnl"/>
        </w:rPr>
        <w:fldChar w:fldCharType="begin"/>
      </w:r>
      <w:r w:rsidRPr="00EE580E">
        <w:rPr>
          <w:rFonts w:ascii="Times New Roman" w:eastAsia="Times New Roman" w:hAnsi="Times New Roman" w:cs="Times New Roman"/>
          <w:sz w:val="24"/>
          <w:szCs w:val="24"/>
          <w:lang w:val="es-ES" w:eastAsia="es-ES_tradnl"/>
        </w:rPr>
        <w:instrText xml:space="preserve"> INCLUDEPICTURE "https://madreshoy.com/wp-content/uploads/2020/07/Aprendizaje_cooperativo.png" \* MERGEFORMATINET </w:instrText>
      </w:r>
      <w:r w:rsidRPr="00EE580E">
        <w:rPr>
          <w:rFonts w:ascii="Times New Roman" w:eastAsia="Times New Roman" w:hAnsi="Times New Roman" w:cs="Times New Roman"/>
          <w:sz w:val="24"/>
          <w:szCs w:val="24"/>
          <w:lang w:val="es-ES" w:eastAsia="es-ES_tradnl"/>
        </w:rPr>
        <w:fldChar w:fldCharType="separate"/>
      </w:r>
      <w:r w:rsidRPr="00EE580E">
        <w:rPr>
          <w:rFonts w:ascii="Times New Roman" w:eastAsia="Times New Roman" w:hAnsi="Times New Roman" w:cs="Times New Roman"/>
          <w:noProof/>
          <w:sz w:val="24"/>
          <w:szCs w:val="24"/>
          <w:lang w:eastAsia="es-ES_tradnl"/>
        </w:rPr>
        <w:drawing>
          <wp:inline distT="0" distB="0" distL="0" distR="0" wp14:anchorId="10801FA9" wp14:editId="055780F7">
            <wp:extent cx="4622068" cy="3633746"/>
            <wp:effectExtent l="0" t="0" r="1270" b="0"/>
            <wp:docPr id="5" name="Imagen 5"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Escala de tiempo&#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33307" cy="3642582"/>
                    </a:xfrm>
                    <a:prstGeom prst="rect">
                      <a:avLst/>
                    </a:prstGeom>
                    <a:noFill/>
                    <a:ln>
                      <a:noFill/>
                    </a:ln>
                  </pic:spPr>
                </pic:pic>
              </a:graphicData>
            </a:graphic>
          </wp:inline>
        </w:drawing>
      </w:r>
      <w:r w:rsidRPr="00EE580E">
        <w:rPr>
          <w:rFonts w:ascii="Times New Roman" w:eastAsia="Times New Roman" w:hAnsi="Times New Roman" w:cs="Times New Roman"/>
          <w:sz w:val="24"/>
          <w:szCs w:val="24"/>
          <w:lang w:val="es-ES" w:eastAsia="es-ES_tradnl"/>
        </w:rPr>
        <w:fldChar w:fldCharType="end"/>
      </w:r>
      <w:commentRangeEnd w:id="1302"/>
    </w:p>
    <w:p w14:paraId="3743C759" w14:textId="3E294664" w:rsidR="00BF173B" w:rsidRPr="00EE580E" w:rsidRDefault="00BF173B" w:rsidP="008B0DF8">
      <w:pPr>
        <w:pStyle w:val="Caption"/>
        <w:jc w:val="center"/>
        <w:rPr>
          <w:ins w:id="1306" w:author="MIGUEL FUERTES FERNANDEZ" w:date="2022-08-06T20:08:00Z"/>
        </w:rPr>
      </w:pPr>
      <w:bookmarkStart w:id="1307" w:name="_Toc112268997"/>
      <w:ins w:id="1308" w:author="MIGUEL FUERTES FERNANDEZ" w:date="2022-08-06T20:08:00Z">
        <w:r w:rsidRPr="00EE580E">
          <w:t xml:space="preserve">Ilustración </w:t>
        </w:r>
        <w:r w:rsidRPr="00EE580E">
          <w:fldChar w:fldCharType="begin"/>
        </w:r>
        <w:r w:rsidRPr="00EE580E">
          <w:instrText xml:space="preserve"> SEQ Ilustración \* ARABIC </w:instrText>
        </w:r>
      </w:ins>
      <w:r w:rsidRPr="00EE580E">
        <w:fldChar w:fldCharType="separate"/>
      </w:r>
      <w:r w:rsidR="00F6173C">
        <w:rPr>
          <w:noProof/>
        </w:rPr>
        <w:t>1</w:t>
      </w:r>
      <w:ins w:id="1309" w:author="MIGUEL FUERTES FERNANDEZ" w:date="2022-08-06T20:08:00Z">
        <w:r w:rsidRPr="00EE580E">
          <w:fldChar w:fldCharType="end"/>
        </w:r>
        <w:r w:rsidRPr="00EE580E">
          <w:t xml:space="preserve"> - </w:t>
        </w:r>
      </w:ins>
      <w:r w:rsidR="00946A44" w:rsidRPr="00EE580E">
        <w:fldChar w:fldCharType="begin"/>
      </w:r>
      <w:r w:rsidR="00D31FC0" w:rsidRPr="00EE580E">
        <w:instrText xml:space="preserve"> ADDIN ZOTERO_ITEM CSL_CITATION {"citationID":"rr02A4po","properties":{"formattedCitation":"(madreshoy.com, s.\\uc0\\u160{}f.)","plainCitation":"(madreshoy.com, s. f.)","noteIndex":0},"citationItems":[{"id":39,"uris":["http://zotero.org/users/9702781/items/UHRQBNQY"],"itemData":{"id":39,"type":"graphic","title":"Aprendizaje Colaborativo","URL":"https://madreshoy.com/wp-content/uploads/2020/07/Aprendizaje_cooperativo.png","author":[{"family":"madreshoy.com","given":""}]}}],"schema":"https://github.com/citation-style-language/schema/raw/master/csl-citation.json"} </w:instrText>
      </w:r>
      <w:r w:rsidR="00946A44" w:rsidRPr="00EE580E">
        <w:fldChar w:fldCharType="separate"/>
      </w:r>
      <w:r w:rsidR="00946A44" w:rsidRPr="00EE580E">
        <w:rPr>
          <w:rFonts w:ascii="Calibri" w:hAnsi="Calibri" w:cs="Calibri"/>
          <w:szCs w:val="24"/>
        </w:rPr>
        <w:t>(madreshoy.com, s. f.)</w:t>
      </w:r>
      <w:bookmarkEnd w:id="1307"/>
      <w:r w:rsidR="00946A44" w:rsidRPr="00EE580E">
        <w:fldChar w:fldCharType="end"/>
      </w:r>
    </w:p>
    <w:p w14:paraId="1E4B599C" w14:textId="46883EBA" w:rsidR="00A95B8A" w:rsidRPr="00EE580E" w:rsidRDefault="00A95B8A">
      <w:pPr>
        <w:spacing w:afterLines="120" w:after="288" w:line="360" w:lineRule="auto"/>
        <w:ind w:firstLine="709"/>
        <w:jc w:val="center"/>
        <w:rPr>
          <w:rFonts w:ascii="Times New Roman" w:eastAsia="Times New Roman" w:hAnsi="Times New Roman" w:cs="Times New Roman"/>
          <w:sz w:val="24"/>
          <w:szCs w:val="24"/>
          <w:lang w:val="es-ES" w:eastAsia="es-ES_tradnl"/>
        </w:rPr>
        <w:pPrChange w:id="1310" w:author="MIGUEL FUERTES FERNANDEZ" w:date="2022-08-06T19:58:00Z">
          <w:pPr>
            <w:jc w:val="center"/>
          </w:pPr>
        </w:pPrChange>
      </w:pPr>
      <w:r w:rsidRPr="00EE580E">
        <w:rPr>
          <w:rStyle w:val="CommentReference"/>
        </w:rPr>
        <w:commentReference w:id="1302"/>
      </w:r>
      <w:commentRangeEnd w:id="1303"/>
      <w:r w:rsidR="00301959" w:rsidRPr="00EE580E">
        <w:rPr>
          <w:rStyle w:val="CommentReference"/>
        </w:rPr>
        <w:commentReference w:id="1303"/>
      </w:r>
    </w:p>
    <w:p w14:paraId="4E003645" w14:textId="792EE6BB" w:rsidR="00A95B8A" w:rsidRPr="00EE580E" w:rsidRDefault="00A95B8A">
      <w:pPr>
        <w:spacing w:afterLines="120" w:after="288" w:line="360" w:lineRule="auto"/>
        <w:ind w:firstLine="709"/>
        <w:jc w:val="both"/>
        <w:rPr>
          <w:rFonts w:ascii="Times New Roman" w:eastAsia="Times New Roman" w:hAnsi="Times New Roman" w:cs="Times New Roman"/>
          <w:sz w:val="24"/>
          <w:szCs w:val="24"/>
          <w:lang w:val="es-ES" w:eastAsia="es-ES_tradnl"/>
        </w:rPr>
        <w:pPrChange w:id="1311" w:author="MIGUEL FUERTES FERNANDEZ" w:date="2022-08-06T19:31:00Z">
          <w:pPr>
            <w:jc w:val="center"/>
          </w:pPr>
        </w:pPrChange>
      </w:pPr>
    </w:p>
    <w:p w14:paraId="04232652" w14:textId="77777777" w:rsidR="00EE4776" w:rsidRPr="00EE580E" w:rsidRDefault="00EE4776">
      <w:pPr>
        <w:spacing w:afterLines="120" w:after="288" w:line="360" w:lineRule="auto"/>
        <w:ind w:firstLine="709"/>
        <w:rPr>
          <w:ins w:id="1312" w:author="MIGUEL FUERTES FERNANDEZ" w:date="2022-08-06T19:25:00Z"/>
          <w:rFonts w:ascii="Arial" w:eastAsia="Times New Roman" w:hAnsi="Arial"/>
          <w:sz w:val="28"/>
          <w:szCs w:val="24"/>
          <w:lang w:val="es-ES" w:eastAsia="es-ES"/>
        </w:rPr>
        <w:pPrChange w:id="1313" w:author="MIGUEL FUERTES FERNANDEZ" w:date="2022-08-06T19:31:00Z">
          <w:pPr/>
        </w:pPrChange>
      </w:pPr>
      <w:ins w:id="1314" w:author="MIGUEL FUERTES FERNANDEZ" w:date="2022-08-06T19:25:00Z">
        <w:r w:rsidRPr="00EE580E">
          <w:rPr>
            <w:rFonts w:eastAsia="Times New Roman"/>
            <w:lang w:val="es-ES"/>
          </w:rPr>
          <w:br w:type="page"/>
        </w:r>
      </w:ins>
    </w:p>
    <w:p w14:paraId="175682D5" w14:textId="79EFEB4F" w:rsidR="00A95B8A" w:rsidRPr="00EE580E" w:rsidRDefault="00BD3DB2" w:rsidP="00501048">
      <w:pPr>
        <w:pStyle w:val="Ttulo2plantilla"/>
        <w:rPr>
          <w:lang w:val="es-ES"/>
        </w:rPr>
        <w:pPrChange w:id="1315" w:author="MIGUEL FUERTES FERNANDEZ" w:date="2022-08-25T18:52:00Z">
          <w:pPr/>
        </w:pPrChange>
      </w:pPr>
      <w:bookmarkStart w:id="1316" w:name="_Toc112348064"/>
      <w:r w:rsidRPr="00EE580E">
        <w:rPr>
          <w:lang w:val="es-ES"/>
        </w:rPr>
        <w:t>Detractores del aprendizaje colaborativo y sus razones</w:t>
      </w:r>
      <w:bookmarkEnd w:id="1316"/>
    </w:p>
    <w:p w14:paraId="2E5BF12E" w14:textId="77777777" w:rsidR="00132470" w:rsidRPr="00EE580E" w:rsidRDefault="00CA2BBF">
      <w:pPr>
        <w:spacing w:afterLines="120" w:after="288" w:line="360" w:lineRule="auto"/>
        <w:ind w:firstLine="709"/>
        <w:jc w:val="both"/>
        <w:rPr>
          <w:rFonts w:ascii="Arial" w:hAnsi="Arial" w:cs="Arial"/>
          <w:lang w:val="es-ES"/>
        </w:rPr>
        <w:pPrChange w:id="1317" w:author="MIGUEL FUERTES FERNANDEZ" w:date="2022-08-06T19:31:00Z">
          <w:pPr/>
        </w:pPrChange>
      </w:pPr>
      <w:r w:rsidRPr="00EE580E">
        <w:rPr>
          <w:rFonts w:ascii="Arial" w:hAnsi="Arial" w:cs="Arial"/>
          <w:lang w:val="es-ES"/>
        </w:rPr>
        <w:t>Pero no todo el mundo está a favor o no todo son cosas positivas del trabajo colaborativo. Hay varios puntos a tener en cuenta.</w:t>
      </w:r>
    </w:p>
    <w:p w14:paraId="44CA822F" w14:textId="6FC2DEFF" w:rsidR="00132470" w:rsidRPr="00EE580E" w:rsidRDefault="00132470">
      <w:pPr>
        <w:spacing w:afterLines="120" w:after="288" w:line="360" w:lineRule="auto"/>
        <w:ind w:firstLine="709"/>
        <w:jc w:val="both"/>
        <w:rPr>
          <w:rFonts w:ascii="Arial" w:hAnsi="Arial" w:cs="Arial"/>
          <w:lang w:val="es-ES"/>
        </w:rPr>
        <w:pPrChange w:id="1318" w:author="MIGUEL FUERTES FERNANDEZ" w:date="2022-08-06T19:31:00Z">
          <w:pPr/>
        </w:pPrChange>
      </w:pPr>
      <w:r w:rsidRPr="00EE580E">
        <w:rPr>
          <w:rFonts w:ascii="Arial" w:hAnsi="Arial" w:cs="Arial"/>
          <w:lang w:val="es-ES"/>
        </w:rPr>
        <w:t>Brown por ejemplo, expone que hay una dificultad para implantar el aprendizaje colaborativo, y describe que es importante tener en cuenta la edad del alumno, así como la preparación del alumno</w:t>
      </w:r>
      <w:r w:rsidR="002D2EF5" w:rsidRPr="00EE580E">
        <w:rPr>
          <w:rFonts w:ascii="Arial" w:hAnsi="Arial" w:cs="Arial"/>
          <w:lang w:val="es-ES"/>
        </w:rPr>
        <w:t xml:space="preserve"> </w:t>
      </w:r>
      <w:r w:rsidR="002D2EF5" w:rsidRPr="00EE580E">
        <w:rPr>
          <w:rFonts w:ascii="Arial" w:hAnsi="Arial" w:cs="Arial"/>
          <w:lang w:val="es-ES"/>
        </w:rPr>
        <w:fldChar w:fldCharType="begin"/>
      </w:r>
      <w:r w:rsidR="002D2EF5" w:rsidRPr="00EE580E">
        <w:rPr>
          <w:rFonts w:ascii="Arial" w:hAnsi="Arial" w:cs="Arial"/>
          <w:lang w:val="es-ES"/>
        </w:rPr>
        <w:instrText xml:space="preserve"> ADDIN ZOTERO_ITEM CSL_CITATION {"citationID":"Z5K7guwL","properties":{"formattedCitation":"(Lynn Brown, 2021)","plainCitation":"(Lynn Brown, 2021)","noteIndex":0},"citationItems":[{"id":11,"uris":["http://zotero.org/users/9702781/items/W7B7P3K9"],"itemData":{"id":11,"type":"article-journal","abstract":"The purpose of this literature review is to understand what cooperative learning is, how it affects student intrinsic motivation, identifying some barriers to implementing it, and examine reasons for its failure in some classrooms. This literature review analyzed and critiqued nine empirical studies from around the world and discussed one foundational study, which were all located using Eastern New Mexico University’s Golden Library and professor suggestion. The findings of this literature review show that cooperative learning has a positive impact on student intrinsic motivation, but has problems being appropriately implemented and fails in certain situations. The implications that can be drawn from this author’s research are that cooperative learning is not merely group work, that cooperative learning has a positive impact on student intrinsic motivation, that student age may affect the ability to utilize cooperative learning, that teacher training is desirable in implementing cooperative learning, and that student preparation all have a direct influence on the success or failure of cooperative learning in the classroom.","container-title":"International Journal of Research and Scientific Innovation","DOI":"10.51244/IJRSI.2021.8701","ISSN":"23212705","issue":"07","journalAbbreviation":"IJRSI","language":"en","page":"01-07","source":"DOI.org (Crossref)","title":"Literature Review: Effect of Cooperative Learning on Intrinsic Motivation","title-short":"Literature Review","volume":"08","author":[{"family":"Lynn Brown","given":"Christopher"}],"issued":{"date-parts":[["2021"]]}}}],"schema":"https://github.com/citation-style-language/schema/raw/master/csl-citation.json"} </w:instrText>
      </w:r>
      <w:r w:rsidR="002D2EF5" w:rsidRPr="00EE580E">
        <w:rPr>
          <w:rFonts w:ascii="Arial" w:hAnsi="Arial" w:cs="Arial"/>
          <w:lang w:val="es-ES"/>
        </w:rPr>
        <w:fldChar w:fldCharType="separate"/>
      </w:r>
      <w:r w:rsidR="002D2EF5" w:rsidRPr="00EE580E">
        <w:rPr>
          <w:rFonts w:ascii="Arial" w:hAnsi="Arial" w:cs="Arial"/>
        </w:rPr>
        <w:t>(Lynn Brown, 2021)</w:t>
      </w:r>
      <w:r w:rsidR="002D2EF5" w:rsidRPr="00EE580E">
        <w:rPr>
          <w:rFonts w:ascii="Arial" w:hAnsi="Arial" w:cs="Arial"/>
          <w:lang w:val="es-ES"/>
        </w:rPr>
        <w:fldChar w:fldCharType="end"/>
      </w:r>
      <w:r w:rsidRPr="00EE580E">
        <w:rPr>
          <w:rFonts w:ascii="Arial" w:hAnsi="Arial" w:cs="Arial"/>
          <w:lang w:val="es-ES"/>
        </w:rPr>
        <w:t>.</w:t>
      </w:r>
    </w:p>
    <w:p w14:paraId="2D816E1D" w14:textId="4F408765" w:rsidR="00F53F4D" w:rsidRPr="00EE580E" w:rsidRDefault="00132470">
      <w:pPr>
        <w:spacing w:afterLines="120" w:after="288" w:line="360" w:lineRule="auto"/>
        <w:ind w:firstLine="709"/>
        <w:jc w:val="both"/>
        <w:rPr>
          <w:rFonts w:ascii="Arial" w:hAnsi="Arial" w:cs="Arial"/>
          <w:lang w:val="es-ES"/>
        </w:rPr>
        <w:pPrChange w:id="1319" w:author="MIGUEL FUERTES FERNANDEZ" w:date="2022-08-06T19:31:00Z">
          <w:pPr/>
        </w:pPrChange>
      </w:pPr>
      <w:r w:rsidRPr="00EE580E">
        <w:rPr>
          <w:rFonts w:ascii="Arial" w:hAnsi="Arial" w:cs="Arial"/>
          <w:lang w:val="es-ES"/>
        </w:rPr>
        <w:t xml:space="preserve">En estos ejercicios colaborativos donde se gana </w:t>
      </w:r>
      <w:commentRangeStart w:id="1320"/>
      <w:r w:rsidRPr="00EE580E">
        <w:rPr>
          <w:rFonts w:ascii="Arial" w:hAnsi="Arial" w:cs="Arial"/>
          <w:lang w:val="es-ES"/>
        </w:rPr>
        <w:t>responsabilidad</w:t>
      </w:r>
      <w:commentRangeEnd w:id="1320"/>
      <w:r w:rsidR="00F53F4D" w:rsidRPr="00EE580E">
        <w:rPr>
          <w:rStyle w:val="CommentReference"/>
        </w:rPr>
        <w:commentReference w:id="1320"/>
      </w:r>
      <w:r w:rsidRPr="00EE580E">
        <w:rPr>
          <w:rFonts w:ascii="Arial" w:hAnsi="Arial" w:cs="Arial"/>
          <w:lang w:val="es-ES"/>
        </w:rPr>
        <w:t>, también hay que partir de una responsabilidad previa, y el alumno ha de saber el compromiso o contrato que se hace entre los alumnos y el profesor</w:t>
      </w:r>
      <w:r w:rsidR="00F53F4D" w:rsidRPr="00EE580E">
        <w:rPr>
          <w:rFonts w:ascii="Arial" w:hAnsi="Arial" w:cs="Arial"/>
          <w:lang w:val="es-ES"/>
        </w:rPr>
        <w:t>. Si el alumno no ha llegado a esa madurez necesaria, la actividad no va a llegar a buen término</w:t>
      </w:r>
      <w:r w:rsidR="002D2EF5" w:rsidRPr="00EE580E">
        <w:rPr>
          <w:rFonts w:ascii="Arial" w:hAnsi="Arial" w:cs="Arial"/>
          <w:lang w:val="es-ES"/>
        </w:rPr>
        <w:t xml:space="preserve"> </w:t>
      </w:r>
      <w:r w:rsidR="002D2EF5" w:rsidRPr="00EE580E">
        <w:rPr>
          <w:rFonts w:ascii="Arial" w:hAnsi="Arial" w:cs="Arial"/>
          <w:lang w:val="es-ES"/>
        </w:rPr>
        <w:fldChar w:fldCharType="begin"/>
      </w:r>
      <w:r w:rsidR="002D2EF5" w:rsidRPr="00EE580E">
        <w:rPr>
          <w:rFonts w:ascii="Arial" w:hAnsi="Arial" w:cs="Arial"/>
          <w:lang w:val="es-ES"/>
        </w:rPr>
        <w:instrText xml:space="preserve"> ADDIN ZOTERO_ITEM CSL_CITATION {"citationID":"DQqyAFZ6","properties":{"formattedCitation":"(Forslund Frykedal &amp; Chiriac, 2014; Harianingsih &amp; Jusoh, 2022; Lynn Brown, 2021)","plainCitation":"(Forslund Frykedal &amp; Chiriac, 2014; Harianingsih &amp; Jusoh, 2022; Lynn Brown, 2021)","noteIndex":0},"citationItems":[{"id":10,"uris":["http://zotero.org/users/9702781/items/74ZN8RGL"],"itemData":{"id":10,"type":"article-journal","abstract":"This study aims to provide a better understanding of teachers’ managing roles when using group work in the classroom. Building on Granström’s 2 concepts of leadership and teachership, a more speciﬁc aim is to investigate teachers’ managing roles when using group work and how teachers’ presumptions affect the way in which they manage the pedagogical mode. The results show that teachers’ managing roles inﬂuence teachers’ willingness to use group work. Teachers may be unwilling to use group work based on their presumption that it teaches students only collaboration abilities and not subject knowledge. This may be a supplemental yet signiﬁcant explanation as to why group work continues to decrease in classrooms.","container-title":"Scandinavian Journal of Educational Research","DOI":"10.1080/00313831.2012.725098","ISSN":"0031-3831, 1470-1170","issue":"2","journalAbbreviation":"Scandinavian Journal of Educational Research","language":"en","page":"222-234","source":"DOI.org (Crossref)","title":"Group Work Management in the Classroom","volume":"58","author":[{"family":"Forslund Frykedal","given":"Karin"},{"family":"Chiriac","given":"Eva Hammar"}],"issued":{"date-parts":[["2014",3,4]]}}},{"id":9,"uris":["http://zotero.org/users/9702781/items/SD9XJJ5Y"],"itemData":{"id":9,"type":"article-journal","abstract":"Cooperative learning (CL) is one of the most effective learning methods that has been widely used in higher education. In the language classroom, it can develop transferable skills and encourage students to use the language. The effectiveness has been argued in numerous of literature. However, not many are concerned about how students feel about being involved in a group learning process. Therefore, this article reviews the literature on CL in the English language classroom. The study aimed to seek the students of English as A Second Language (ESL) / English as A Foreign Language (EFL) views regarding their experiences on group work (GW) both in online and offline settings. Based on the findings, the majority of the students who experienced GW online and offline have a positive perception. Utilizing a CL strategy may benefit students in various ways, including increased self-confidence and motivation, a more student-centered environment, and taking responsibility. In addition, online GW is considered a flexible learning strategy (i.e., time and place schedule management) and easy access to various teaching materials in online settings. Regardless of the benefits, the students who perceived GW negatively were in online settings due to internet connection issues, less GW experience, and unfamiliar with the application and software. Therefore, this study benefits students, academicians, and policymakers.","container-title":"International Journal of English and Applied Linguistics (IJEAL)","DOI":"10.47709/ijeal.v2i1.1423","ISSN":"2797-9482","issue":"1","journalAbbreviation":"IJEAL","language":"en","page":"62-74","source":"DOI.org (Crossref)","title":"A Review of Studies on Cooperative Learning in Language Classroom seen from Students' attitudes","volume":"2","author":[{"family":"Harianingsih","given":"Ika"},{"family":"Jusoh","given":"Zailani"}],"issued":{"date-parts":[["2022",4,1]]}}},{"id":11,"uris":["http://zotero.org/users/9702781/items/W7B7P3K9"],"itemData":{"id":11,"type":"article-journal","abstract":"The purpose of this literature review is to understand what cooperative learning is, how it affects student intrinsic motivation, identifying some barriers to implementing it, and examine reasons for its failure in some classrooms. This literature review analyzed and critiqued nine empirical studies from around the world and discussed one foundational study, which were all located using Eastern New Mexico University’s Golden Library and professor suggestion. The findings of this literature review show that cooperative learning has a positive impact on student intrinsic motivation, but has problems being appropriately implemented and fails in certain situations. The implications that can be drawn from this author’s research are that cooperative learning is not merely group work, that cooperative learning has a positive impact on student intrinsic motivation, that student age may affect the ability to utilize cooperative learning, that teacher training is desirable in implementing cooperative learning, and that student preparation all have a direct influence on the success or failure of cooperative learning in the classroom.","container-title":"International Journal of Research and Scientific Innovation","DOI":"10.51244/IJRSI.2021.8701","ISSN":"23212705","issue":"07","journalAbbreviation":"IJRSI","language":"en","page":"01-07","source":"DOI.org (Crossref)","title":"Literature Review: Effect of Cooperative Learning on Intrinsic Motivation","title-short":"Literature Review","volume":"08","author":[{"family":"Lynn Brown","given":"Christopher"}],"issued":{"date-parts":[["2021"]]}}}],"schema":"https://github.com/citation-style-language/schema/raw/master/csl-citation.json"} </w:instrText>
      </w:r>
      <w:r w:rsidR="002D2EF5" w:rsidRPr="00EE580E">
        <w:rPr>
          <w:rFonts w:ascii="Arial" w:hAnsi="Arial" w:cs="Arial"/>
          <w:lang w:val="es-ES"/>
        </w:rPr>
        <w:fldChar w:fldCharType="separate"/>
      </w:r>
      <w:r w:rsidR="002D2EF5" w:rsidRPr="00EE580E">
        <w:rPr>
          <w:rFonts w:ascii="Arial" w:hAnsi="Arial" w:cs="Arial"/>
        </w:rPr>
        <w:t>(Forslund Frykedal &amp; Chiriac, 2014; Harianingsih &amp; Jusoh, 2022; Lynn Brown, 2021)</w:t>
      </w:r>
      <w:r w:rsidR="002D2EF5" w:rsidRPr="00EE580E">
        <w:rPr>
          <w:rFonts w:ascii="Arial" w:hAnsi="Arial" w:cs="Arial"/>
          <w:lang w:val="es-ES"/>
        </w:rPr>
        <w:fldChar w:fldCharType="end"/>
      </w:r>
      <w:r w:rsidR="00F53F4D" w:rsidRPr="00EE580E">
        <w:rPr>
          <w:rFonts w:ascii="Arial" w:hAnsi="Arial" w:cs="Arial"/>
          <w:lang w:val="es-ES"/>
        </w:rPr>
        <w:t>.</w:t>
      </w:r>
    </w:p>
    <w:p w14:paraId="0A84CC64" w14:textId="126EAB74" w:rsidR="00F53F4D" w:rsidRPr="00EE580E" w:rsidRDefault="00F53F4D">
      <w:pPr>
        <w:spacing w:afterLines="120" w:after="288" w:line="360" w:lineRule="auto"/>
        <w:ind w:firstLine="709"/>
        <w:jc w:val="both"/>
        <w:rPr>
          <w:rFonts w:ascii="Arial" w:hAnsi="Arial" w:cs="Arial"/>
          <w:lang w:val="es-ES"/>
        </w:rPr>
        <w:pPrChange w:id="1321" w:author="MIGUEL FUERTES FERNANDEZ" w:date="2022-08-06T19:31:00Z">
          <w:pPr/>
        </w:pPrChange>
      </w:pPr>
      <w:r w:rsidRPr="00EE580E">
        <w:rPr>
          <w:rFonts w:ascii="Arial" w:hAnsi="Arial" w:cs="Arial"/>
          <w:lang w:val="es-ES"/>
        </w:rPr>
        <w:t xml:space="preserve">Por su lado, el alumno también ha de estar preparado para esa interacción social, ha de comprender donde esta, que se pide, con quien esta, como son las normas de convivencia, etc. Si bien se ha dicho que estas competencias se mejoran, </w:t>
      </w:r>
      <w:r w:rsidR="002D2EF5" w:rsidRPr="00EE580E">
        <w:rPr>
          <w:rFonts w:ascii="Arial" w:hAnsi="Arial" w:cs="Arial"/>
          <w:lang w:val="es-ES"/>
        </w:rPr>
        <w:t>sí</w:t>
      </w:r>
      <w:r w:rsidRPr="00EE580E">
        <w:rPr>
          <w:rFonts w:ascii="Arial" w:hAnsi="Arial" w:cs="Arial"/>
          <w:lang w:val="es-ES"/>
        </w:rPr>
        <w:t xml:space="preserve"> que es importante tener una base sobre la que trabajar</w:t>
      </w:r>
      <w:r w:rsidR="002D2EF5" w:rsidRPr="00EE580E">
        <w:rPr>
          <w:rFonts w:ascii="Arial" w:hAnsi="Arial" w:cs="Arial"/>
          <w:lang w:val="es-ES"/>
        </w:rPr>
        <w:t xml:space="preserve"> </w:t>
      </w:r>
      <w:r w:rsidR="002D2EF5" w:rsidRPr="00EE580E">
        <w:rPr>
          <w:rFonts w:ascii="Arial" w:hAnsi="Arial" w:cs="Arial"/>
          <w:lang w:val="es-ES"/>
        </w:rPr>
        <w:fldChar w:fldCharType="begin"/>
      </w:r>
      <w:r w:rsidR="002D2EF5" w:rsidRPr="00EE580E">
        <w:rPr>
          <w:rFonts w:ascii="Arial" w:hAnsi="Arial" w:cs="Arial"/>
          <w:lang w:val="es-ES"/>
        </w:rPr>
        <w:instrText xml:space="preserve"> ADDIN ZOTERO_ITEM CSL_CITATION {"citationID":"VgzEkgjG","properties":{"formattedCitation":"(Lynn Brown, 2021)","plainCitation":"(Lynn Brown, 2021)","noteIndex":0},"citationItems":[{"id":11,"uris":["http://zotero.org/users/9702781/items/W7B7P3K9"],"itemData":{"id":11,"type":"article-journal","abstract":"The purpose of this literature review is to understand what cooperative learning is, how it affects student intrinsic motivation, identifying some barriers to implementing it, and examine reasons for its failure in some classrooms. This literature review analyzed and critiqued nine empirical studies from around the world and discussed one foundational study, which were all located using Eastern New Mexico University’s Golden Library and professor suggestion. The findings of this literature review show that cooperative learning has a positive impact on student intrinsic motivation, but has problems being appropriately implemented and fails in certain situations. The implications that can be drawn from this author’s research are that cooperative learning is not merely group work, that cooperative learning has a positive impact on student intrinsic motivation, that student age may affect the ability to utilize cooperative learning, that teacher training is desirable in implementing cooperative learning, and that student preparation all have a direct influence on the success or failure of cooperative learning in the classroom.","container-title":"International Journal of Research and Scientific Innovation","DOI":"10.51244/IJRSI.2021.8701","ISSN":"23212705","issue":"07","journalAbbreviation":"IJRSI","language":"en","page":"01-07","source":"DOI.org (Crossref)","title":"Literature Review: Effect of Cooperative Learning on Intrinsic Motivation","title-short":"Literature Review","volume":"08","author":[{"family":"Lynn Brown","given":"Christopher"}],"issued":{"date-parts":[["2021"]]}}}],"schema":"https://github.com/citation-style-language/schema/raw/master/csl-citation.json"} </w:instrText>
      </w:r>
      <w:r w:rsidR="002D2EF5" w:rsidRPr="00EE580E">
        <w:rPr>
          <w:rFonts w:ascii="Arial" w:hAnsi="Arial" w:cs="Arial"/>
          <w:lang w:val="es-ES"/>
        </w:rPr>
        <w:fldChar w:fldCharType="separate"/>
      </w:r>
      <w:r w:rsidR="002D2EF5" w:rsidRPr="00EE580E">
        <w:rPr>
          <w:rFonts w:ascii="Arial" w:hAnsi="Arial" w:cs="Arial"/>
        </w:rPr>
        <w:t>(Lynn Brown, 2021)</w:t>
      </w:r>
      <w:r w:rsidR="002D2EF5" w:rsidRPr="00EE580E">
        <w:rPr>
          <w:rFonts w:ascii="Arial" w:hAnsi="Arial" w:cs="Arial"/>
          <w:lang w:val="es-ES"/>
        </w:rPr>
        <w:fldChar w:fldCharType="end"/>
      </w:r>
      <w:r w:rsidRPr="00EE580E">
        <w:rPr>
          <w:rFonts w:ascii="Arial" w:hAnsi="Arial" w:cs="Arial"/>
          <w:lang w:val="es-ES"/>
        </w:rPr>
        <w:t>.</w:t>
      </w:r>
    </w:p>
    <w:p w14:paraId="72F98F4C" w14:textId="6DB77A7F" w:rsidR="00F53F4D" w:rsidRPr="00EE580E" w:rsidRDefault="00F53F4D">
      <w:pPr>
        <w:spacing w:afterLines="120" w:after="288" w:line="360" w:lineRule="auto"/>
        <w:ind w:firstLine="709"/>
        <w:jc w:val="both"/>
        <w:rPr>
          <w:rFonts w:ascii="Arial" w:hAnsi="Arial" w:cs="Arial"/>
          <w:lang w:val="es-ES"/>
        </w:rPr>
        <w:pPrChange w:id="1322" w:author="MIGUEL FUERTES FERNANDEZ" w:date="2022-08-06T19:31:00Z">
          <w:pPr/>
        </w:pPrChange>
      </w:pPr>
      <w:r w:rsidRPr="00EE580E">
        <w:rPr>
          <w:rFonts w:ascii="Arial" w:hAnsi="Arial" w:cs="Arial"/>
          <w:lang w:val="es-ES"/>
        </w:rPr>
        <w:t xml:space="preserve">A este respecto, se tienen que tener en cuenta también </w:t>
      </w:r>
      <w:r w:rsidR="002D2EF5" w:rsidRPr="00EE580E">
        <w:rPr>
          <w:rFonts w:ascii="Arial" w:hAnsi="Arial" w:cs="Arial"/>
          <w:lang w:val="es-ES"/>
        </w:rPr>
        <w:t>que,</w:t>
      </w:r>
      <w:r w:rsidRPr="00EE580E">
        <w:rPr>
          <w:rFonts w:ascii="Arial" w:hAnsi="Arial" w:cs="Arial"/>
          <w:lang w:val="es-ES"/>
        </w:rPr>
        <w:t xml:space="preserve"> si lo antes mencionado no se cumple, se van a dar situaciones de estrés o frustración por parte de los alumnos. Si la actividad </w:t>
      </w:r>
      <w:r w:rsidR="00E33BD0" w:rsidRPr="00EE580E">
        <w:rPr>
          <w:rFonts w:ascii="Arial" w:hAnsi="Arial" w:cs="Arial"/>
          <w:lang w:val="es-ES"/>
        </w:rPr>
        <w:t>está</w:t>
      </w:r>
      <w:r w:rsidRPr="00EE580E">
        <w:rPr>
          <w:rFonts w:ascii="Arial" w:hAnsi="Arial" w:cs="Arial"/>
          <w:lang w:val="es-ES"/>
        </w:rPr>
        <w:t xml:space="preserve"> bien implantada, y llevad por los profesores, se obtienen los ya mencionados beneficios, pero de no ser </w:t>
      </w:r>
      <w:r w:rsidR="00E33BD0" w:rsidRPr="00EE580E">
        <w:rPr>
          <w:rFonts w:ascii="Arial" w:hAnsi="Arial" w:cs="Arial"/>
          <w:lang w:val="es-ES"/>
        </w:rPr>
        <w:t>así</w:t>
      </w:r>
      <w:r w:rsidRPr="00EE580E">
        <w:rPr>
          <w:rFonts w:ascii="Arial" w:hAnsi="Arial" w:cs="Arial"/>
          <w:lang w:val="es-ES"/>
        </w:rPr>
        <w:t xml:space="preserve"> se expone al alumno a una posible fuente de estrés y </w:t>
      </w:r>
      <w:r w:rsidR="00E33BD0" w:rsidRPr="00EE580E">
        <w:rPr>
          <w:rFonts w:ascii="Arial" w:hAnsi="Arial" w:cs="Arial"/>
          <w:lang w:val="es-ES"/>
        </w:rPr>
        <w:t>frustración</w:t>
      </w:r>
      <w:r w:rsidR="002D2EF5" w:rsidRPr="00EE580E">
        <w:rPr>
          <w:rFonts w:ascii="Arial" w:hAnsi="Arial" w:cs="Arial"/>
          <w:lang w:val="es-ES"/>
        </w:rPr>
        <w:t xml:space="preserve"> </w:t>
      </w:r>
      <w:r w:rsidR="002D2EF5" w:rsidRPr="00EE580E">
        <w:rPr>
          <w:rFonts w:ascii="Arial" w:hAnsi="Arial" w:cs="Arial"/>
          <w:lang w:val="es-ES"/>
        </w:rPr>
        <w:fldChar w:fldCharType="begin"/>
      </w:r>
      <w:r w:rsidR="002D2EF5" w:rsidRPr="00EE580E">
        <w:rPr>
          <w:rFonts w:ascii="Arial" w:hAnsi="Arial" w:cs="Arial"/>
          <w:lang w:val="es-ES"/>
        </w:rPr>
        <w:instrText xml:space="preserve"> ADDIN ZOTERO_ITEM CSL_CITATION {"citationID":"VFFkhJpV","properties":{"formattedCitation":"(Harianingsih &amp; Jusoh, 2022)","plainCitation":"(Harianingsih &amp; Jusoh, 2022)","noteIndex":0},"citationItems":[{"id":9,"uris":["http://zotero.org/users/9702781/items/SD9XJJ5Y"],"itemData":{"id":9,"type":"article-journal","abstract":"Cooperative learning (CL) is one of the most effective learning methods that has been widely used in higher education. In the language classroom, it can develop transferable skills and encourage students to use the language. The effectiveness has been argued in numerous of literature. However, not many are concerned about how students feel about being involved in a group learning process. Therefore, this article reviews the literature on CL in the English language classroom. The study aimed to seek the students of English as A Second Language (ESL) / English as A Foreign Language (EFL) views regarding their experiences on group work (GW) both in online and offline settings. Based on the findings, the majority of the students who experienced GW online and offline have a positive perception. Utilizing a CL strategy may benefit students in various ways, including increased self-confidence and motivation, a more student-centered environment, and taking responsibility. In addition, online GW is considered a flexible learning strategy (i.e., time and place schedule management) and easy access to various teaching materials in online settings. Regardless of the benefits, the students who perceived GW negatively were in online settings due to internet connection issues, less GW experience, and unfamiliar with the application and software. Therefore, this study benefits students, academicians, and policymakers.","container-title":"International Journal of English and Applied Linguistics (IJEAL)","DOI":"10.47709/ijeal.v2i1.1423","ISSN":"2797-9482","issue":"1","journalAbbreviation":"IJEAL","language":"en","page":"62-74","source":"DOI.org (Crossref)","title":"A Review of Studies on Cooperative Learning in Language Classroom seen from Students' attitudes","volume":"2","author":[{"family":"Harianingsih","given":"Ika"},{"family":"Jusoh","given":"Zailani"}],"issued":{"date-parts":[["2022",4,1]]}}}],"schema":"https://github.com/citation-style-language/schema/raw/master/csl-citation.json"} </w:instrText>
      </w:r>
      <w:r w:rsidR="002D2EF5" w:rsidRPr="00EE580E">
        <w:rPr>
          <w:rFonts w:ascii="Arial" w:hAnsi="Arial" w:cs="Arial"/>
          <w:lang w:val="es-ES"/>
        </w:rPr>
        <w:fldChar w:fldCharType="separate"/>
      </w:r>
      <w:r w:rsidR="002D2EF5" w:rsidRPr="00EE580E">
        <w:rPr>
          <w:rFonts w:ascii="Arial" w:hAnsi="Arial" w:cs="Arial"/>
        </w:rPr>
        <w:t>(Harianingsih &amp; Jusoh, 2022)</w:t>
      </w:r>
      <w:r w:rsidR="002D2EF5" w:rsidRPr="00EE580E">
        <w:rPr>
          <w:rFonts w:ascii="Arial" w:hAnsi="Arial" w:cs="Arial"/>
          <w:lang w:val="es-ES"/>
        </w:rPr>
        <w:fldChar w:fldCharType="end"/>
      </w:r>
      <w:r w:rsidRPr="00EE580E">
        <w:rPr>
          <w:rFonts w:ascii="Arial" w:hAnsi="Arial" w:cs="Arial"/>
          <w:lang w:val="es-ES"/>
        </w:rPr>
        <w:t>.</w:t>
      </w:r>
    </w:p>
    <w:p w14:paraId="348133A8" w14:textId="700DC16A" w:rsidR="00E33BD0" w:rsidRPr="00EE580E" w:rsidRDefault="00F53F4D">
      <w:pPr>
        <w:spacing w:afterLines="120" w:after="288" w:line="360" w:lineRule="auto"/>
        <w:ind w:firstLine="709"/>
        <w:jc w:val="both"/>
        <w:rPr>
          <w:rFonts w:ascii="Arial" w:hAnsi="Arial" w:cs="Arial"/>
          <w:lang w:val="es-ES"/>
        </w:rPr>
        <w:pPrChange w:id="1323" w:author="MIGUEL FUERTES FERNANDEZ" w:date="2022-08-06T19:31:00Z">
          <w:pPr/>
        </w:pPrChange>
      </w:pPr>
      <w:r w:rsidRPr="00EE580E">
        <w:rPr>
          <w:rFonts w:ascii="Arial" w:hAnsi="Arial" w:cs="Arial"/>
          <w:lang w:val="es-ES"/>
        </w:rPr>
        <w:t xml:space="preserve">Harianingsih prosigue diciendo que </w:t>
      </w:r>
      <w:r w:rsidR="00E33BD0" w:rsidRPr="00EE580E">
        <w:rPr>
          <w:rFonts w:ascii="Arial" w:hAnsi="Arial" w:cs="Arial"/>
          <w:lang w:val="es-ES"/>
        </w:rPr>
        <w:t>en gran medida este posible fallo se pueda deber al tamaño del grupo y de la composición de este. De esta manera un grupo sobre dimensionado o un grupo con competencias no muy afines a la actividad, o sin pluralidad entre sus integrantes van a contribuir a esa fuente de frustración y estrés</w:t>
      </w:r>
      <w:r w:rsidR="002D2EF5" w:rsidRPr="00EE580E">
        <w:rPr>
          <w:rFonts w:ascii="Arial" w:hAnsi="Arial" w:cs="Arial"/>
          <w:lang w:val="es-ES"/>
        </w:rPr>
        <w:t xml:space="preserve"> </w:t>
      </w:r>
      <w:r w:rsidR="002D2EF5" w:rsidRPr="00EE580E">
        <w:rPr>
          <w:rFonts w:ascii="Arial" w:hAnsi="Arial" w:cs="Arial"/>
          <w:lang w:val="es-ES"/>
        </w:rPr>
        <w:fldChar w:fldCharType="begin"/>
      </w:r>
      <w:r w:rsidR="002D2EF5" w:rsidRPr="00EE580E">
        <w:rPr>
          <w:rFonts w:ascii="Arial" w:hAnsi="Arial" w:cs="Arial"/>
          <w:lang w:val="es-ES"/>
        </w:rPr>
        <w:instrText xml:space="preserve"> ADDIN ZOTERO_ITEM CSL_CITATION {"citationID":"DjOAtEmL","properties":{"formattedCitation":"(Harianingsih &amp; Jusoh, 2022)","plainCitation":"(Harianingsih &amp; Jusoh, 2022)","noteIndex":0},"citationItems":[{"id":9,"uris":["http://zotero.org/users/9702781/items/SD9XJJ5Y"],"itemData":{"id":9,"type":"article-journal","abstract":"Cooperative learning (CL) is one of the most effective learning methods that has been widely used in higher education. In the language classroom, it can develop transferable skills and encourage students to use the language. The effectiveness has been argued in numerous of literature. However, not many are concerned about how students feel about being involved in a group learning process. Therefore, this article reviews the literature on CL in the English language classroom. The study aimed to seek the students of English as A Second Language (ESL) / English as A Foreign Language (EFL) views regarding their experiences on group work (GW) both in online and offline settings. Based on the findings, the majority of the students who experienced GW online and offline have a positive perception. Utilizing a CL strategy may benefit students in various ways, including increased self-confidence and motivation, a more student-centered environment, and taking responsibility. In addition, online GW is considered a flexible learning strategy (i.e., time and place schedule management) and easy access to various teaching materials in online settings. Regardless of the benefits, the students who perceived GW negatively were in online settings due to internet connection issues, less GW experience, and unfamiliar with the application and software. Therefore, this study benefits students, academicians, and policymakers.","container-title":"International Journal of English and Applied Linguistics (IJEAL)","DOI":"10.47709/ijeal.v2i1.1423","ISSN":"2797-9482","issue":"1","journalAbbreviation":"IJEAL","language":"en","page":"62-74","source":"DOI.org (Crossref)","title":"A Review of Studies on Cooperative Learning in Language Classroom seen from Students' attitudes","volume":"2","author":[{"family":"Harianingsih","given":"Ika"},{"family":"Jusoh","given":"Zailani"}],"issued":{"date-parts":[["2022",4,1]]}}}],"schema":"https://github.com/citation-style-language/schema/raw/master/csl-citation.json"} </w:instrText>
      </w:r>
      <w:r w:rsidR="002D2EF5" w:rsidRPr="00EE580E">
        <w:rPr>
          <w:rFonts w:ascii="Arial" w:hAnsi="Arial" w:cs="Arial"/>
          <w:lang w:val="es-ES"/>
        </w:rPr>
        <w:fldChar w:fldCharType="separate"/>
      </w:r>
      <w:r w:rsidR="002D2EF5" w:rsidRPr="00EE580E">
        <w:rPr>
          <w:rFonts w:ascii="Arial" w:hAnsi="Arial" w:cs="Arial"/>
        </w:rPr>
        <w:t>(Harianingsih &amp; Jusoh, 2022)</w:t>
      </w:r>
      <w:r w:rsidR="002D2EF5" w:rsidRPr="00EE580E">
        <w:rPr>
          <w:rFonts w:ascii="Arial" w:hAnsi="Arial" w:cs="Arial"/>
          <w:lang w:val="es-ES"/>
        </w:rPr>
        <w:fldChar w:fldCharType="end"/>
      </w:r>
      <w:r w:rsidR="00E33BD0" w:rsidRPr="00EE580E">
        <w:rPr>
          <w:rFonts w:ascii="Arial" w:hAnsi="Arial" w:cs="Arial"/>
          <w:lang w:val="es-ES"/>
        </w:rPr>
        <w:t>.</w:t>
      </w:r>
    </w:p>
    <w:p w14:paraId="2FA32CBC" w14:textId="6F5C56EC" w:rsidR="00E33BD0" w:rsidRPr="00EE580E" w:rsidRDefault="00E33BD0">
      <w:pPr>
        <w:spacing w:afterLines="120" w:after="288" w:line="360" w:lineRule="auto"/>
        <w:ind w:firstLine="709"/>
        <w:jc w:val="both"/>
        <w:rPr>
          <w:rFonts w:ascii="Arial" w:hAnsi="Arial" w:cs="Arial"/>
          <w:lang w:val="es-ES"/>
        </w:rPr>
        <w:pPrChange w:id="1324" w:author="MIGUEL FUERTES FERNANDEZ" w:date="2022-08-06T19:31:00Z">
          <w:pPr/>
        </w:pPrChange>
      </w:pPr>
      <w:r w:rsidRPr="00EE580E">
        <w:rPr>
          <w:rFonts w:ascii="Arial" w:hAnsi="Arial" w:cs="Arial"/>
          <w:lang w:val="es-ES"/>
        </w:rPr>
        <w:t>Herrada recalca que esto es un cambio de paradigma en la forma de dar clase tradicional, que rompe con todo lo anterior, que ya no es una forma de enseñar centrada en el profesor y es una forma centrada en el alumno. Por eso Brown destaca que es importantísimo un entrenamiento en los profesores</w:t>
      </w:r>
      <w:r w:rsidR="002D2EF5" w:rsidRPr="00EE580E">
        <w:rPr>
          <w:rFonts w:ascii="Arial" w:hAnsi="Arial" w:cs="Arial"/>
          <w:lang w:val="es-ES"/>
        </w:rPr>
        <w:t xml:space="preserve"> </w:t>
      </w:r>
      <w:r w:rsidR="002D2EF5" w:rsidRPr="00EE580E">
        <w:rPr>
          <w:rFonts w:ascii="Arial" w:hAnsi="Arial" w:cs="Arial"/>
          <w:lang w:val="es-ES"/>
        </w:rPr>
        <w:fldChar w:fldCharType="begin"/>
      </w:r>
      <w:r w:rsidR="002D2EF5" w:rsidRPr="00EE580E">
        <w:rPr>
          <w:rFonts w:ascii="Arial" w:hAnsi="Arial" w:cs="Arial"/>
          <w:lang w:val="es-ES"/>
        </w:rPr>
        <w:instrText xml:space="preserve"> ADDIN ZOTERO_ITEM CSL_CITATION {"citationID":"0Yie0e6P","properties":{"formattedCitation":"(Herrada Valverde &amp; Ba\\uc0\\u241{}os Navarro, 2018; Lynn Brown, 2021)","plainCitation":"(Herrada Valverde &amp; Baños Navarro, 2018; Lynn Brown, 2021)","noteIndex":0},"citationItems":[{"id":8,"uris":["http://zotero.org/users/9702781/items/A5AVA5D3"],"itemData":{"id":8,"type":"article-journal","abstract":"Information Communication Technologies have brought a revolution in education, causing structural changes in the way we teach and how we learn. Currently, the existence of a wide variety of virtual teaching-learning environments enables teachers and students to interact synchronously or asynchronously using computers and mobile devices. This has led to the implementation of active teaching-learning methodologies with proven pedagogical effectiveness, such as cooperative learning, that encourage students to acquire skills and improve their academic performance. Despite the importance of the subject, almost no papers have analysed the state-of-the-art on educational experiences that promote cooperative learning using new technologies. In order to respond to this demand, this paper presents a comprehensive review of the related bibliography that include a large number of papers written in Spanish in which new technologies are used to implement cooperative learning activities in different subjects and educational levels. From the analysis of these papers, it can be concluded that there is a growing interest by teachers and researchers in implementing cooperative learning using virtual teaching-learning environments and computer applications, as well as social networks or MOOC. Further, these experiences receive positive feedback from teachers and students involved.","container-title":"@tic. revista d'innovació educativa","DOI":"10.7203/attic.20.11266","ISSN":"1989-3477","issue":"20","journalAbbreviation":"@tic","language":"es","page":"16","source":"DOI.org (Crossref)","title":"Aprendizaje cooperativo a través de las nuevas tecnologías: Una revisión","title-short":"Aprendizaje cooperativo a través de las nuevas tecnologías","author":[{"family":"Herrada Valverde","given":"Rosario Isabel"},{"family":"Baños Navarro","given":"Raúl"}],"issued":{"date-parts":[["2018",6,21]]}}},{"id":11,"uris":["http://zotero.org/users/9702781/items/W7B7P3K9"],"itemData":{"id":11,"type":"article-journal","abstract":"The purpose of this literature review is to understand what cooperative learning is, how it affects student intrinsic motivation, identifying some barriers to implementing it, and examine reasons for its failure in some classrooms. This literature review analyzed and critiqued nine empirical studies from around the world and discussed one foundational study, which were all located using Eastern New Mexico University’s Golden Library and professor suggestion. The findings of this literature review show that cooperative learning has a positive impact on student intrinsic motivation, but has problems being appropriately implemented and fails in certain situations. The implications that can be drawn from this author’s research are that cooperative learning is not merely group work, that cooperative learning has a positive impact on student intrinsic motivation, that student age may affect the ability to utilize cooperative learning, that teacher training is desirable in implementing cooperative learning, and that student preparation all have a direct influence on the success or failure of cooperative learning in the classroom.","container-title":"International Journal of Research and Scientific Innovation","DOI":"10.51244/IJRSI.2021.8701","ISSN":"23212705","issue":"07","journalAbbreviation":"IJRSI","language":"en","page":"01-07","source":"DOI.org (Crossref)","title":"Literature Review: Effect of Cooperative Learning on Intrinsic Motivation","title-short":"Literature Review","volume":"08","author":[{"family":"Lynn Brown","given":"Christopher"}],"issued":{"date-parts":[["2021"]]}}}],"schema":"https://github.com/citation-style-language/schema/raw/master/csl-citation.json"} </w:instrText>
      </w:r>
      <w:r w:rsidR="002D2EF5" w:rsidRPr="00EE580E">
        <w:rPr>
          <w:rFonts w:ascii="Arial" w:hAnsi="Arial" w:cs="Arial"/>
          <w:lang w:val="es-ES"/>
        </w:rPr>
        <w:fldChar w:fldCharType="separate"/>
      </w:r>
      <w:r w:rsidR="002D2EF5" w:rsidRPr="00EE580E">
        <w:rPr>
          <w:rFonts w:ascii="Arial" w:hAnsi="Arial" w:cs="Arial"/>
          <w:szCs w:val="24"/>
        </w:rPr>
        <w:t>(Herrada Valverde &amp; Baños Navarro, 2018; Lynn Brown, 2021)</w:t>
      </w:r>
      <w:r w:rsidR="002D2EF5" w:rsidRPr="00EE580E">
        <w:rPr>
          <w:rFonts w:ascii="Arial" w:hAnsi="Arial" w:cs="Arial"/>
          <w:lang w:val="es-ES"/>
        </w:rPr>
        <w:fldChar w:fldCharType="end"/>
      </w:r>
      <w:r w:rsidRPr="00EE580E">
        <w:rPr>
          <w:rFonts w:ascii="Arial" w:hAnsi="Arial" w:cs="Arial"/>
          <w:lang w:val="es-ES"/>
        </w:rPr>
        <w:t>.</w:t>
      </w:r>
    </w:p>
    <w:p w14:paraId="1C4BB2A1" w14:textId="05E70617" w:rsidR="00B048D6" w:rsidRPr="00EE580E" w:rsidRDefault="00E33BD0">
      <w:pPr>
        <w:spacing w:afterLines="120" w:after="288" w:line="360" w:lineRule="auto"/>
        <w:ind w:firstLine="709"/>
        <w:jc w:val="both"/>
        <w:rPr>
          <w:rFonts w:ascii="Arial" w:hAnsi="Arial" w:cs="Arial"/>
          <w:lang w:val="es-ES"/>
        </w:rPr>
        <w:pPrChange w:id="1325" w:author="MIGUEL FUERTES FERNANDEZ" w:date="2022-08-06T19:31:00Z">
          <w:pPr/>
        </w:pPrChange>
      </w:pPr>
      <w:r w:rsidRPr="00EE580E">
        <w:rPr>
          <w:rFonts w:ascii="Arial" w:hAnsi="Arial" w:cs="Arial"/>
          <w:lang w:val="es-ES"/>
        </w:rPr>
        <w:t xml:space="preserve">Del mismo modo que con las TIC, que decía Morrisey que el éxito de la implantación depende de los docentes y de las instituciones, en el caso del aprendizaje basado en colaboración, también depende en gran medida de </w:t>
      </w:r>
      <w:r w:rsidR="00B048D6" w:rsidRPr="00EE580E">
        <w:rPr>
          <w:rFonts w:ascii="Arial" w:hAnsi="Arial" w:cs="Arial"/>
          <w:lang w:val="es-ES"/>
        </w:rPr>
        <w:t>los profesores. De si pueden proveer o no del espacio abierto a la comunicación, el ambiente seguro del que hablaban Brown, Harianingsih o Herrada</w:t>
      </w:r>
      <w:r w:rsidR="002D2EF5" w:rsidRPr="00EE580E">
        <w:rPr>
          <w:rFonts w:ascii="Arial" w:hAnsi="Arial" w:cs="Arial"/>
          <w:lang w:val="es-ES"/>
        </w:rPr>
        <w:t xml:space="preserve"> </w:t>
      </w:r>
      <w:r w:rsidR="002D2EF5" w:rsidRPr="00EE580E">
        <w:rPr>
          <w:rFonts w:ascii="Arial" w:hAnsi="Arial" w:cs="Arial"/>
          <w:lang w:val="es-ES"/>
        </w:rPr>
        <w:fldChar w:fldCharType="begin"/>
      </w:r>
      <w:r w:rsidR="002D2EF5" w:rsidRPr="00EE580E">
        <w:rPr>
          <w:rFonts w:ascii="Arial" w:hAnsi="Arial" w:cs="Arial"/>
          <w:lang w:val="es-ES"/>
        </w:rPr>
        <w:instrText xml:space="preserve"> ADDIN ZOTERO_ITEM CSL_CITATION {"citationID":"nVLBfeKc","properties":{"formattedCitation":"(Harianingsih &amp; Jusoh, 2022; Herrada Valverde &amp; Ba\\uc0\\u241{}os Navarro, 2018; Lynn Brown, 2021; Morrisey, 2007)","plainCitation":"(Harianingsih &amp; Jusoh, 2022; Herrada Valverde &amp; Baños Navarro, 2018; Lynn Brown, 2021; Morrisey, 2007)","noteIndex":0},"citationItems":[{"id":9,"uris":["http://zotero.org/users/9702781/items/SD9XJJ5Y"],"itemData":{"id":9,"type":"article-journal","abstract":"Cooperative learning (CL) is one of the most effective learning methods that has been widely used in higher education. In the language classroom, it can develop transferable skills and encourage students to use the language. The effectiveness has been argued in numerous of literature. However, not many are concerned about how students feel about being involved in a group learning process. Therefore, this article reviews the literature on CL in the English language classroom. The study aimed to seek the students of English as A Second Language (ESL) / English as A Foreign Language (EFL) views regarding their experiences on group work (GW) both in online and offline settings. Based on the findings, the majority of the students who experienced GW online and offline have a positive perception. Utilizing a CL strategy may benefit students in various ways, including increased self-confidence and motivation, a more student-centered environment, and taking responsibility. In addition, online GW is considered a flexible learning strategy (i.e., time and place schedule management) and easy access to various teaching materials in online settings. Regardless of the benefits, the students who perceived GW negatively were in online settings due to internet connection issues, less GW experience, and unfamiliar with the application and software. Therefore, this study benefits students, academicians, and policymakers.","container-title":"International Journal of English and Applied Linguistics (IJEAL)","DOI":"10.47709/ijeal.v2i1.1423","ISSN":"2797-9482","issue":"1","journalAbbreviation":"IJEAL","language":"en","page":"62-74","source":"DOI.org (Crossref)","title":"A Review of Studies on Cooperative Learning in Language Classroom seen from Students' attitudes","volume":"2","author":[{"family":"Harianingsih","given":"Ika"},{"family":"Jusoh","given":"Zailani"}],"issued":{"date-parts":[["2022",4,1]]}}},{"id":8,"uris":["http://zotero.org/users/9702781/items/A5AVA5D3"],"itemData":{"id":8,"type":"article-journal","abstract":"Information Communication Technologies have brought a revolution in education, causing structural changes in the way we teach and how we learn. Currently, the existence of a wide variety of virtual teaching-learning environments enables teachers and students to interact synchronously or asynchronously using computers and mobile devices. This has led to the implementation of active teaching-learning methodologies with proven pedagogical effectiveness, such as cooperative learning, that encourage students to acquire skills and improve their academic performance. Despite the importance of the subject, almost no papers have analysed the state-of-the-art on educational experiences that promote cooperative learning using new technologies. In order to respond to this demand, this paper presents a comprehensive review of the related bibliography that include a large number of papers written in Spanish in which new technologies are used to implement cooperative learning activities in different subjects and educational levels. From the analysis of these papers, it can be concluded that there is a growing interest by teachers and researchers in implementing cooperative learning using virtual teaching-learning environments and computer applications, as well as social networks or MOOC. Further, these experiences receive positive feedback from teachers and students involved.","container-title":"@tic. revista d'innovació educativa","DOI":"10.7203/attic.20.11266","ISSN":"1989-3477","issue":"20","journalAbbreviation":"@tic","language":"es","page":"16","source":"DOI.org (Crossref)","title":"Aprendizaje cooperativo a través de las nuevas tecnologías: Una revisión","title-short":"Aprendizaje cooperativo a través de las nuevas tecnologías","author":[{"family":"Herrada Valverde","given":"Rosario Isabel"},{"family":"Baños Navarro","given":"Raúl"}],"issued":{"date-parts":[["2018",6,21]]}}},{"id":11,"uris":["http://zotero.org/users/9702781/items/W7B7P3K9"],"itemData":{"id":11,"type":"article-journal","abstract":"The purpose of this literature review is to understand what cooperative learning is, how it affects student intrinsic motivation, identifying some barriers to implementing it, and examine reasons for its failure in some classrooms. This literature review analyzed and critiqued nine empirical studies from around the world and discussed one foundational study, which were all located using Eastern New Mexico University’s Golden Library and professor suggestion. The findings of this literature review show that cooperative learning has a positive impact on student intrinsic motivation, but has problems being appropriately implemented and fails in certain situations. The implications that can be drawn from this author’s research are that cooperative learning is not merely group work, that cooperative learning has a positive impact on student intrinsic motivation, that student age may affect the ability to utilize cooperative learning, that teacher training is desirable in implementing cooperative learning, and that student preparation all have a direct influence on the success or failure of cooperative learning in the classroom.","container-title":"International Journal of Research and Scientific Innovation","DOI":"10.51244/IJRSI.2021.8701","ISSN":"23212705","issue":"07","journalAbbreviation":"IJRSI","language":"en","page":"01-07","source":"DOI.org (Crossref)","title":"Literature Review: Effect of Cooperative Learning on Intrinsic Motivation","title-short":"Literature Review","volume":"08","author":[{"family":"Lynn Brown","given":"Christopher"}],"issued":{"date-parts":[["2021"]]}}},{"id":37,"uris":["http://zotero.org/users/9702781/items/2KCW8SAQ"],"itemData":{"id":37,"type":"paper-conference","title":"El uso de TIC en la enseñanza y el aprendizaje. Cuestiones y desafíos","author":[{"family":"Morrisey","given":""}],"issued":{"date-parts":[["2007"]]}}}],"schema":"https://github.com/citation-style-language/schema/raw/master/csl-citation.json"} </w:instrText>
      </w:r>
      <w:r w:rsidR="002D2EF5" w:rsidRPr="00EE580E">
        <w:rPr>
          <w:rFonts w:ascii="Arial" w:hAnsi="Arial" w:cs="Arial"/>
          <w:lang w:val="es-ES"/>
        </w:rPr>
        <w:fldChar w:fldCharType="separate"/>
      </w:r>
      <w:r w:rsidR="002D2EF5" w:rsidRPr="00EE580E">
        <w:rPr>
          <w:rFonts w:ascii="Arial" w:hAnsi="Arial" w:cs="Arial"/>
          <w:szCs w:val="24"/>
        </w:rPr>
        <w:t>(Harianingsih &amp; Jusoh, 2022; Herrada Valverde &amp; Baños Navarro, 2018; Lynn Brown, 2021; Morrisey, 2007)</w:t>
      </w:r>
      <w:r w:rsidR="002D2EF5" w:rsidRPr="00EE580E">
        <w:rPr>
          <w:rFonts w:ascii="Arial" w:hAnsi="Arial" w:cs="Arial"/>
          <w:lang w:val="es-ES"/>
        </w:rPr>
        <w:fldChar w:fldCharType="end"/>
      </w:r>
      <w:r w:rsidR="00B048D6" w:rsidRPr="00EE580E">
        <w:rPr>
          <w:rFonts w:ascii="Arial" w:hAnsi="Arial" w:cs="Arial"/>
          <w:lang w:val="es-ES"/>
        </w:rPr>
        <w:t>.</w:t>
      </w:r>
    </w:p>
    <w:p w14:paraId="1758533A" w14:textId="4BA6DB41" w:rsidR="00B048D6" w:rsidRPr="00EE580E" w:rsidRDefault="00B048D6">
      <w:pPr>
        <w:spacing w:afterLines="120" w:after="288" w:line="360" w:lineRule="auto"/>
        <w:ind w:firstLine="709"/>
        <w:jc w:val="both"/>
        <w:rPr>
          <w:rFonts w:ascii="Arial" w:hAnsi="Arial" w:cs="Arial"/>
          <w:lang w:val="es-ES"/>
        </w:rPr>
        <w:pPrChange w:id="1326" w:author="MIGUEL FUERTES FERNANDEZ" w:date="2022-08-06T19:31:00Z">
          <w:pPr/>
        </w:pPrChange>
      </w:pPr>
      <w:r w:rsidRPr="00EE580E">
        <w:rPr>
          <w:rFonts w:ascii="Arial" w:hAnsi="Arial" w:cs="Arial"/>
          <w:lang w:val="es-ES"/>
        </w:rPr>
        <w:t xml:space="preserve">Dice Brown que hay que estar atentos a la comunicación y a la resolución de problemas. Es por esto por lo que dependiendo de la edad de los participantes o de la composición de los grupos </w:t>
      </w:r>
      <w:r w:rsidR="002D2EF5" w:rsidRPr="00EE580E">
        <w:rPr>
          <w:rFonts w:ascii="Arial" w:hAnsi="Arial" w:cs="Arial"/>
          <w:lang w:val="es-ES"/>
        </w:rPr>
        <w:fldChar w:fldCharType="begin"/>
      </w:r>
      <w:r w:rsidR="002D2EF5" w:rsidRPr="00EE580E">
        <w:rPr>
          <w:rFonts w:ascii="Arial" w:hAnsi="Arial" w:cs="Arial"/>
          <w:lang w:val="es-ES"/>
        </w:rPr>
        <w:instrText xml:space="preserve"> ADDIN ZOTERO_ITEM CSL_CITATION {"citationID":"yuguRTjs","properties":{"formattedCitation":"(Harianingsih &amp; Jusoh, 2022)","plainCitation":"(Harianingsih &amp; Jusoh, 2022)","noteIndex":0},"citationItems":[{"id":9,"uris":["http://zotero.org/users/9702781/items/SD9XJJ5Y"],"itemData":{"id":9,"type":"article-journal","abstract":"Cooperative learning (CL) is one of the most effective learning methods that has been widely used in higher education. In the language classroom, it can develop transferable skills and encourage students to use the language. The effectiveness has been argued in numerous of literature. However, not many are concerned about how students feel about being involved in a group learning process. Therefore, this article reviews the literature on CL in the English language classroom. The study aimed to seek the students of English as A Second Language (ESL) / English as A Foreign Language (EFL) views regarding their experiences on group work (GW) both in online and offline settings. Based on the findings, the majority of the students who experienced GW online and offline have a positive perception. Utilizing a CL strategy may benefit students in various ways, including increased self-confidence and motivation, a more student-centered environment, and taking responsibility. In addition, online GW is considered a flexible learning strategy (i.e., time and place schedule management) and easy access to various teaching materials in online settings. Regardless of the benefits, the students who perceived GW negatively were in online settings due to internet connection issues, less GW experience, and unfamiliar with the application and software. Therefore, this study benefits students, academicians, and policymakers.","container-title":"International Journal of English and Applied Linguistics (IJEAL)","DOI":"10.47709/ijeal.v2i1.1423","ISSN":"2797-9482","issue":"1","journalAbbreviation":"IJEAL","language":"en","page":"62-74","source":"DOI.org (Crossref)","title":"A Review of Studies on Cooperative Learning in Language Classroom seen from Students' attitudes","volume":"2","author":[{"family":"Harianingsih","given":"Ika"},{"family":"Jusoh","given":"Zailani"}],"issued":{"date-parts":[["2022",4,1]]}}}],"schema":"https://github.com/citation-style-language/schema/raw/master/csl-citation.json"} </w:instrText>
      </w:r>
      <w:r w:rsidR="002D2EF5" w:rsidRPr="00EE580E">
        <w:rPr>
          <w:rFonts w:ascii="Arial" w:hAnsi="Arial" w:cs="Arial"/>
          <w:lang w:val="es-ES"/>
        </w:rPr>
        <w:fldChar w:fldCharType="separate"/>
      </w:r>
      <w:r w:rsidR="002D2EF5" w:rsidRPr="00EE580E">
        <w:rPr>
          <w:rFonts w:ascii="Arial" w:hAnsi="Arial" w:cs="Arial"/>
        </w:rPr>
        <w:t>(Harianingsih &amp; Jusoh, 2022)</w:t>
      </w:r>
      <w:r w:rsidR="002D2EF5" w:rsidRPr="00EE580E">
        <w:rPr>
          <w:rFonts w:ascii="Arial" w:hAnsi="Arial" w:cs="Arial"/>
          <w:lang w:val="es-ES"/>
        </w:rPr>
        <w:fldChar w:fldCharType="end"/>
      </w:r>
      <w:r w:rsidRPr="00EE580E">
        <w:rPr>
          <w:rFonts w:ascii="Arial" w:hAnsi="Arial" w:cs="Arial"/>
          <w:lang w:val="es-ES"/>
        </w:rPr>
        <w:t>, puede haber más diferencias en estas competencias y puede no llevar a buen término el proyecto.</w:t>
      </w:r>
    </w:p>
    <w:p w14:paraId="61418695" w14:textId="6CBD0C31" w:rsidR="0032156A" w:rsidRPr="00EE580E" w:rsidDel="00F327AA" w:rsidRDefault="00B048D6">
      <w:pPr>
        <w:spacing w:afterLines="120" w:after="288" w:line="360" w:lineRule="auto"/>
        <w:ind w:firstLine="709"/>
        <w:jc w:val="both"/>
        <w:rPr>
          <w:del w:id="1327" w:author="MIGUEL FUERTES FERNANDEZ" w:date="2022-08-06T19:35:00Z"/>
          <w:rFonts w:ascii="Arial" w:hAnsi="Arial" w:cs="Arial"/>
          <w:lang w:val="es-ES"/>
        </w:rPr>
        <w:pPrChange w:id="1328" w:author="MIGUEL FUERTES FERNANDEZ" w:date="2022-08-06T19:31:00Z">
          <w:pPr/>
        </w:pPrChange>
      </w:pPr>
      <w:r w:rsidRPr="00EE580E">
        <w:rPr>
          <w:rFonts w:ascii="Arial" w:hAnsi="Arial" w:cs="Arial"/>
          <w:lang w:val="es-ES"/>
        </w:rPr>
        <w:t xml:space="preserve">De todo lo </w:t>
      </w:r>
      <w:r w:rsidR="00AF274B" w:rsidRPr="00EE580E">
        <w:rPr>
          <w:rFonts w:ascii="Arial" w:hAnsi="Arial" w:cs="Arial"/>
          <w:lang w:val="es-ES"/>
        </w:rPr>
        <w:t>anterior</w:t>
      </w:r>
      <w:r w:rsidRPr="00EE580E">
        <w:rPr>
          <w:rFonts w:ascii="Arial" w:hAnsi="Arial" w:cs="Arial"/>
          <w:lang w:val="es-ES"/>
        </w:rPr>
        <w:t xml:space="preserve"> es fácil sacar </w:t>
      </w:r>
      <w:r w:rsidR="00AF274B" w:rsidRPr="00EE580E">
        <w:rPr>
          <w:rFonts w:ascii="Arial" w:hAnsi="Arial" w:cs="Arial"/>
          <w:lang w:val="es-ES"/>
        </w:rPr>
        <w:t>dos</w:t>
      </w:r>
      <w:r w:rsidRPr="00EE580E">
        <w:rPr>
          <w:rFonts w:ascii="Arial" w:hAnsi="Arial" w:cs="Arial"/>
          <w:lang w:val="es-ES"/>
        </w:rPr>
        <w:t xml:space="preserve"> conclusiones. El trabajo colaborativo, de base, no </w:t>
      </w:r>
      <w:r w:rsidR="00AF274B" w:rsidRPr="00EE580E">
        <w:rPr>
          <w:rFonts w:ascii="Arial" w:hAnsi="Arial" w:cs="Arial"/>
          <w:lang w:val="es-ES"/>
        </w:rPr>
        <w:t>está</w:t>
      </w:r>
      <w:r w:rsidRPr="00EE580E">
        <w:rPr>
          <w:rFonts w:ascii="Arial" w:hAnsi="Arial" w:cs="Arial"/>
          <w:lang w:val="es-ES"/>
        </w:rPr>
        <w:t xml:space="preserve"> hecho para niños ya que se </w:t>
      </w:r>
      <w:r w:rsidR="00AF274B" w:rsidRPr="00EE580E">
        <w:rPr>
          <w:rFonts w:ascii="Arial" w:hAnsi="Arial" w:cs="Arial"/>
          <w:lang w:val="es-ES"/>
        </w:rPr>
        <w:t>requiere</w:t>
      </w:r>
      <w:r w:rsidRPr="00EE580E">
        <w:rPr>
          <w:rFonts w:ascii="Arial" w:hAnsi="Arial" w:cs="Arial"/>
          <w:lang w:val="es-ES"/>
        </w:rPr>
        <w:t xml:space="preserve"> de cierta edad y </w:t>
      </w:r>
      <w:r w:rsidR="00AF274B" w:rsidRPr="00EE580E">
        <w:rPr>
          <w:rFonts w:ascii="Arial" w:hAnsi="Arial" w:cs="Arial"/>
          <w:lang w:val="es-ES"/>
        </w:rPr>
        <w:t>sobre todo</w:t>
      </w:r>
      <w:r w:rsidRPr="00EE580E">
        <w:rPr>
          <w:rFonts w:ascii="Arial" w:hAnsi="Arial" w:cs="Arial"/>
          <w:lang w:val="es-ES"/>
        </w:rPr>
        <w:t xml:space="preserve"> de ciertas competencias para que triunfe esta forma de enseñar. El trabajo colaborativo depende en gran medida de </w:t>
      </w:r>
      <w:r w:rsidR="00AF274B" w:rsidRPr="00EE580E">
        <w:rPr>
          <w:rFonts w:ascii="Arial" w:hAnsi="Arial" w:cs="Arial"/>
          <w:lang w:val="es-ES"/>
        </w:rPr>
        <w:t>cómo</w:t>
      </w:r>
      <w:r w:rsidRPr="00EE580E">
        <w:rPr>
          <w:rFonts w:ascii="Arial" w:hAnsi="Arial" w:cs="Arial"/>
          <w:lang w:val="es-ES"/>
        </w:rPr>
        <w:t xml:space="preserve"> se implemente, gran trabajo de esto depende del profesor, tiene que ser capaz de </w:t>
      </w:r>
      <w:r w:rsidR="00AF274B" w:rsidRPr="00EE580E">
        <w:rPr>
          <w:rFonts w:ascii="Arial" w:hAnsi="Arial" w:cs="Arial"/>
          <w:lang w:val="es-ES"/>
        </w:rPr>
        <w:t xml:space="preserve">gestionar la atmosfera </w:t>
      </w:r>
      <w:r w:rsidR="002D2EF5" w:rsidRPr="00EE580E">
        <w:rPr>
          <w:rFonts w:ascii="Arial" w:hAnsi="Arial" w:cs="Arial"/>
          <w:lang w:val="es-ES"/>
        </w:rPr>
        <w:fldChar w:fldCharType="begin"/>
      </w:r>
      <w:r w:rsidR="002D2EF5" w:rsidRPr="00EE580E">
        <w:rPr>
          <w:rFonts w:ascii="Arial" w:hAnsi="Arial" w:cs="Arial"/>
          <w:lang w:val="es-ES"/>
        </w:rPr>
        <w:instrText xml:space="preserve"> ADDIN ZOTERO_ITEM CSL_CITATION {"citationID":"HytBtNRS","properties":{"formattedCitation":"(Harianingsih &amp; Jusoh, 2022)","plainCitation":"(Harianingsih &amp; Jusoh, 2022)","noteIndex":0},"citationItems":[{"id":9,"uris":["http://zotero.org/users/9702781/items/SD9XJJ5Y"],"itemData":{"id":9,"type":"article-journal","abstract":"Cooperative learning (CL) is one of the most effective learning methods that has been widely used in higher education. In the language classroom, it can develop transferable skills and encourage students to use the language. The effectiveness has been argued in numerous of literature. However, not many are concerned about how students feel about being involved in a group learning process. Therefore, this article reviews the literature on CL in the English language classroom. The study aimed to seek the students of English as A Second Language (ESL) / English as A Foreign Language (EFL) views regarding their experiences on group work (GW) both in online and offline settings. Based on the findings, the majority of the students who experienced GW online and offline have a positive perception. Utilizing a CL strategy may benefit students in various ways, including increased self-confidence and motivation, a more student-centered environment, and taking responsibility. In addition, online GW is considered a flexible learning strategy (i.e., time and place schedule management) and easy access to various teaching materials in online settings. Regardless of the benefits, the students who perceived GW negatively were in online settings due to internet connection issues, less GW experience, and unfamiliar with the application and software. Therefore, this study benefits students, academicians, and policymakers.","container-title":"International Journal of English and Applied Linguistics (IJEAL)","DOI":"10.47709/ijeal.v2i1.1423","ISSN":"2797-9482","issue":"1","journalAbbreviation":"IJEAL","language":"en","page":"62-74","source":"DOI.org (Crossref)","title":"A Review of Studies on Cooperative Learning in Language Classroom seen from Students' attitudes","volume":"2","author":[{"family":"Harianingsih","given":"Ika"},{"family":"Jusoh","given":"Zailani"}],"issued":{"date-parts":[["2022",4,1]]}}}],"schema":"https://github.com/citation-style-language/schema/raw/master/csl-citation.json"} </w:instrText>
      </w:r>
      <w:r w:rsidR="002D2EF5" w:rsidRPr="00EE580E">
        <w:rPr>
          <w:rFonts w:ascii="Arial" w:hAnsi="Arial" w:cs="Arial"/>
          <w:lang w:val="es-ES"/>
        </w:rPr>
        <w:fldChar w:fldCharType="separate"/>
      </w:r>
      <w:r w:rsidR="002D2EF5" w:rsidRPr="00EE580E">
        <w:rPr>
          <w:rFonts w:ascii="Arial" w:hAnsi="Arial" w:cs="Arial"/>
        </w:rPr>
        <w:t>(Harianingsih &amp; Jusoh, 2022)</w:t>
      </w:r>
      <w:r w:rsidR="002D2EF5" w:rsidRPr="00EE580E">
        <w:rPr>
          <w:rFonts w:ascii="Arial" w:hAnsi="Arial" w:cs="Arial"/>
          <w:lang w:val="es-ES"/>
        </w:rPr>
        <w:fldChar w:fldCharType="end"/>
      </w:r>
      <w:r w:rsidR="00AF274B" w:rsidRPr="00EE580E">
        <w:rPr>
          <w:rFonts w:ascii="Arial" w:hAnsi="Arial" w:cs="Arial"/>
          <w:lang w:val="es-ES"/>
        </w:rPr>
        <w:t xml:space="preserve">, el clima de trabajo </w:t>
      </w:r>
      <w:r w:rsidR="002D2EF5" w:rsidRPr="00EE580E">
        <w:rPr>
          <w:rFonts w:ascii="Arial" w:hAnsi="Arial" w:cs="Arial"/>
          <w:lang w:val="es-ES"/>
        </w:rPr>
        <w:fldChar w:fldCharType="begin"/>
      </w:r>
      <w:r w:rsidR="002D2EF5" w:rsidRPr="00EE580E">
        <w:rPr>
          <w:rFonts w:ascii="Arial" w:hAnsi="Arial" w:cs="Arial"/>
          <w:lang w:val="es-ES"/>
        </w:rPr>
        <w:instrText xml:space="preserve"> ADDIN ZOTERO_ITEM CSL_CITATION {"citationID":"Hcuvjegy","properties":{"formattedCitation":"(Herrada Valverde &amp; Ba\\uc0\\u241{}os Navarro, 2018)","plainCitation":"(Herrada Valverde &amp; Baños Navarro, 2018)","noteIndex":0},"citationItems":[{"id":8,"uris":["http://zotero.org/users/9702781/items/A5AVA5D3"],"itemData":{"id":8,"type":"article-journal","abstract":"Information Communication Technologies have brought a revolution in education, causing structural changes in the way we teach and how we learn. Currently, the existence of a wide variety of virtual teaching-learning environments enables teachers and students to interact synchronously or asynchronously using computers and mobile devices. This has led to the implementation of active teaching-learning methodologies with proven pedagogical effectiveness, such as cooperative learning, that encourage students to acquire skills and improve their academic performance. Despite the importance of the subject, almost no papers have analysed the state-of-the-art on educational experiences that promote cooperative learning using new technologies. In order to respond to this demand, this paper presents a comprehensive review of the related bibliography that include a large number of papers written in Spanish in which new technologies are used to implement cooperative learning activities in different subjects and educational levels. From the analysis of these papers, it can be concluded that there is a growing interest by teachers and researchers in implementing cooperative learning using virtual teaching-learning environments and computer applications, as well as social networks or MOOC. Further, these experiences receive positive feedback from teachers and students involved.","container-title":"@tic. revista d'innovació educativa","DOI":"10.7203/attic.20.11266","ISSN":"1989-3477","issue":"20","journalAbbreviation":"@tic","language":"es","page":"16","source":"DOI.org (Crossref)","title":"Aprendizaje cooperativo a través de las nuevas tecnologías: Una revisión","title-short":"Aprendizaje cooperativo a través de las nuevas tecnologías","author":[{"family":"Herrada Valverde","given":"Rosario Isabel"},{"family":"Baños Navarro","given":"Raúl"}],"issued":{"date-parts":[["2018",6,21]]}}}],"schema":"https://github.com/citation-style-language/schema/raw/master/csl-citation.json"} </w:instrText>
      </w:r>
      <w:r w:rsidR="002D2EF5" w:rsidRPr="00EE580E">
        <w:rPr>
          <w:rFonts w:ascii="Arial" w:hAnsi="Arial" w:cs="Arial"/>
          <w:lang w:val="es-ES"/>
        </w:rPr>
        <w:fldChar w:fldCharType="separate"/>
      </w:r>
      <w:r w:rsidR="002D2EF5" w:rsidRPr="00EE580E">
        <w:rPr>
          <w:rFonts w:ascii="Arial" w:hAnsi="Arial" w:cs="Arial"/>
          <w:szCs w:val="24"/>
        </w:rPr>
        <w:t>(Herrada Valverde &amp; Baños Navarro, 2018)</w:t>
      </w:r>
      <w:r w:rsidR="002D2EF5" w:rsidRPr="00EE580E">
        <w:rPr>
          <w:rFonts w:ascii="Arial" w:hAnsi="Arial" w:cs="Arial"/>
          <w:lang w:val="es-ES"/>
        </w:rPr>
        <w:fldChar w:fldCharType="end"/>
      </w:r>
      <w:r w:rsidR="00AF274B" w:rsidRPr="00EE580E">
        <w:rPr>
          <w:rFonts w:ascii="Arial" w:hAnsi="Arial" w:cs="Arial"/>
          <w:lang w:val="es-ES"/>
        </w:rPr>
        <w:t xml:space="preserve">, la interacción social </w:t>
      </w:r>
      <w:r w:rsidR="002D2EF5" w:rsidRPr="00EE580E">
        <w:rPr>
          <w:rFonts w:ascii="Arial" w:hAnsi="Arial" w:cs="Arial"/>
          <w:lang w:val="es-ES"/>
        </w:rPr>
        <w:fldChar w:fldCharType="begin"/>
      </w:r>
      <w:r w:rsidR="002D2EF5" w:rsidRPr="00EE580E">
        <w:rPr>
          <w:rFonts w:ascii="Arial" w:hAnsi="Arial" w:cs="Arial"/>
          <w:lang w:val="es-ES"/>
        </w:rPr>
        <w:instrText xml:space="preserve"> ADDIN ZOTERO_ITEM CSL_CITATION {"citationID":"wmm9mhD8","properties":{"formattedCitation":"(Forslund Frykedal &amp; Chiriac, 2014; Herrada Valverde &amp; Ba\\uc0\\u241{}os Navarro, 2018; Lynn Brown, 2021)","plainCitation":"(Forslund Frykedal &amp; Chiriac, 2014; Herrada Valverde &amp; Baños Navarro, 2018; Lynn Brown, 2021)","noteIndex":0},"citationItems":[{"id":10,"uris":["http://zotero.org/users/9702781/items/74ZN8RGL"],"itemData":{"id":10,"type":"article-journal","abstract":"This study aims to provide a better understanding of teachers’ managing roles when using group work in the classroom. Building on Granström’s 2 concepts of leadership and teachership, a more speciﬁc aim is to investigate teachers’ managing roles when using group work and how teachers’ presumptions affect the way in which they manage the pedagogical mode. The results show that teachers’ managing roles inﬂuence teachers’ willingness to use group work. Teachers may be unwilling to use group work based on their presumption that it teaches students only collaboration abilities and not subject knowledge. This may be a supplemental yet signiﬁcant explanation as to why group work continues to decrease in classrooms.","container-title":"Scandinavian Journal of Educational Research","DOI":"10.1080/00313831.2012.725098","ISSN":"0031-3831, 1470-1170","issue":"2","journalAbbreviation":"Scandinavian Journal of Educational Research","language":"en","page":"222-234","source":"DOI.org (Crossref)","title":"Group Work Management in the Classroom","volume":"58","author":[{"family":"Forslund Frykedal","given":"Karin"},{"family":"Chiriac","given":"Eva Hammar"}],"issued":{"date-parts":[["2014",3,4]]}}},{"id":8,"uris":["http://zotero.org/users/9702781/items/A5AVA5D3"],"itemData":{"id":8,"type":"article-journal","abstract":"Information Communication Technologies have brought a revolution in education, causing structural changes in the way we teach and how we learn. Currently, the existence of a wide variety of virtual teaching-learning environments enables teachers and students to interact synchronously or asynchronously using computers and mobile devices. This has led to the implementation of active teaching-learning methodologies with proven pedagogical effectiveness, such as cooperative learning, that encourage students to acquire skills and improve their academic performance. Despite the importance of the subject, almost no papers have analysed the state-of-the-art on educational experiences that promote cooperative learning using new technologies. In order to respond to this demand, this paper presents a comprehensive review of the related bibliography that include a large number of papers written in Spanish in which new technologies are used to implement cooperative learning activities in different subjects and educational levels. From the analysis of these papers, it can be concluded that there is a growing interest by teachers and researchers in implementing cooperative learning using virtual teaching-learning environments and computer applications, as well as social networks or MOOC. Further, these experiences receive positive feedback from teachers and students involved.","container-title":"@tic. revista d'innovació educativa","DOI":"10.7203/attic.20.11266","ISSN":"1989-3477","issue":"20","journalAbbreviation":"@tic","language":"es","page":"16","source":"DOI.org (Crossref)","title":"Aprendizaje cooperativo a través de las nuevas tecnologías: Una revisión","title-short":"Aprendizaje cooperativo a través de las nuevas tecnologías","author":[{"family":"Herrada Valverde","given":"Rosario Isabel"},{"family":"Baños Navarro","given":"Raúl"}],"issued":{"date-parts":[["2018",6,21]]}}},{"id":11,"uris":["http://zotero.org/users/9702781/items/W7B7P3K9"],"itemData":{"id":11,"type":"article-journal","abstract":"The purpose of this literature review is to understand what cooperative learning is, how it affects student intrinsic motivation, identifying some barriers to implementing it, and examine reasons for its failure in some classrooms. This literature review analyzed and critiqued nine empirical studies from around the world and discussed one foundational study, which were all located using Eastern New Mexico University’s Golden Library and professor suggestion. The findings of this literature review show that cooperative learning has a positive impact on student intrinsic motivation, but has problems being appropriately implemented and fails in certain situations. The implications that can be drawn from this author’s research are that cooperative learning is not merely group work, that cooperative learning has a positive impact on student intrinsic motivation, that student age may affect the ability to utilize cooperative learning, that teacher training is desirable in implementing cooperative learning, and that student preparation all have a direct influence on the success or failure of cooperative learning in the classroom.","container-title":"International Journal of Research and Scientific Innovation","DOI":"10.51244/IJRSI.2021.8701","ISSN":"23212705","issue":"07","journalAbbreviation":"IJRSI","language":"en","page":"01-07","source":"DOI.org (Crossref)","title":"Literature Review: Effect of Cooperative Learning on Intrinsic Motivation","title-short":"Literature Review","volume":"08","author":[{"family":"Lynn Brown","given":"Christopher"}],"issued":{"date-parts":[["2021"]]}}}],"schema":"https://github.com/citation-style-language/schema/raw/master/csl-citation.json"} </w:instrText>
      </w:r>
      <w:r w:rsidR="002D2EF5" w:rsidRPr="00EE580E">
        <w:rPr>
          <w:rFonts w:ascii="Arial" w:hAnsi="Arial" w:cs="Arial"/>
          <w:lang w:val="es-ES"/>
        </w:rPr>
        <w:fldChar w:fldCharType="separate"/>
      </w:r>
      <w:r w:rsidR="002D2EF5" w:rsidRPr="00EE580E">
        <w:rPr>
          <w:rFonts w:ascii="Arial" w:hAnsi="Arial" w:cs="Arial"/>
          <w:szCs w:val="24"/>
        </w:rPr>
        <w:t>(Forslund Frykedal &amp; Chiriac, 2014; Herrada Valverde &amp; Baños Navarro, 2018; Lynn Brown, 2021)</w:t>
      </w:r>
      <w:r w:rsidR="002D2EF5" w:rsidRPr="00EE580E">
        <w:rPr>
          <w:rFonts w:ascii="Arial" w:hAnsi="Arial" w:cs="Arial"/>
          <w:lang w:val="es-ES"/>
        </w:rPr>
        <w:fldChar w:fldCharType="end"/>
      </w:r>
      <w:r w:rsidR="00AF274B" w:rsidRPr="00EE580E">
        <w:rPr>
          <w:rFonts w:ascii="Arial" w:hAnsi="Arial" w:cs="Arial"/>
          <w:lang w:val="es-ES"/>
        </w:rPr>
        <w:t xml:space="preserve"> y en general todos los apartados antes mencionados.</w:t>
      </w:r>
    </w:p>
    <w:p w14:paraId="1C3EB1D4" w14:textId="77777777" w:rsidR="0032156A" w:rsidRPr="00EE580E" w:rsidRDefault="0032156A">
      <w:pPr>
        <w:spacing w:afterLines="120" w:after="288" w:line="360" w:lineRule="auto"/>
        <w:ind w:firstLine="709"/>
        <w:jc w:val="both"/>
        <w:rPr>
          <w:rFonts w:ascii="Arial" w:hAnsi="Arial" w:cs="Arial"/>
          <w:lang w:val="es-ES"/>
        </w:rPr>
        <w:pPrChange w:id="1329" w:author="MIGUEL FUERTES FERNANDEZ" w:date="2022-08-06T19:35:00Z">
          <w:pPr/>
        </w:pPrChange>
      </w:pPr>
    </w:p>
    <w:p w14:paraId="2B75C253" w14:textId="50111D1C" w:rsidR="0032156A" w:rsidRPr="00EE580E" w:rsidRDefault="0032156A" w:rsidP="00501048">
      <w:pPr>
        <w:pStyle w:val="Ttulo2plantilla"/>
        <w:rPr>
          <w:lang w:val="es-ES"/>
        </w:rPr>
        <w:pPrChange w:id="1330" w:author="MIGUEL FUERTES FERNANDEZ" w:date="2022-08-25T18:52:00Z">
          <w:pPr/>
        </w:pPrChange>
      </w:pPr>
      <w:bookmarkStart w:id="1331" w:name="_Toc112348065"/>
      <w:r w:rsidRPr="00EE580E">
        <w:rPr>
          <w:lang w:val="es-ES"/>
        </w:rPr>
        <w:t xml:space="preserve">Trabajo colaborativo en contraposición al trabajo en grupo </w:t>
      </w:r>
      <w:ins w:id="1332" w:author="MIGUEL FUERTES FERNANDEZ" w:date="2022-08-25T19:28:00Z">
        <w:r w:rsidR="003517F7">
          <w:rPr>
            <w:lang w:val="es-ES"/>
          </w:rPr>
          <w:t>y</w:t>
        </w:r>
      </w:ins>
      <w:del w:id="1333" w:author="MIGUEL FUERTES FERNANDEZ" w:date="2022-08-25T19:28:00Z">
        <w:r w:rsidRPr="00EE580E" w:rsidDel="003517F7">
          <w:rPr>
            <w:lang w:val="es-ES"/>
          </w:rPr>
          <w:delText>u</w:delText>
        </w:r>
      </w:del>
      <w:r w:rsidRPr="00EE580E">
        <w:rPr>
          <w:lang w:val="es-ES"/>
        </w:rPr>
        <w:t xml:space="preserve"> otras formas organizativas</w:t>
      </w:r>
      <w:bookmarkEnd w:id="1331"/>
    </w:p>
    <w:p w14:paraId="42214152" w14:textId="4E5E2F8B" w:rsidR="009821DB" w:rsidRPr="00EE580E" w:rsidRDefault="009821DB">
      <w:pPr>
        <w:spacing w:afterLines="120" w:after="288" w:line="360" w:lineRule="auto"/>
        <w:ind w:firstLine="709"/>
        <w:jc w:val="both"/>
        <w:rPr>
          <w:rFonts w:ascii="Arial" w:hAnsi="Arial" w:cs="Arial"/>
          <w:lang w:val="es-ES"/>
        </w:rPr>
        <w:pPrChange w:id="1334" w:author="MIGUEL FUERTES FERNANDEZ" w:date="2022-08-06T19:31:00Z">
          <w:pPr/>
        </w:pPrChange>
      </w:pPr>
      <w:r w:rsidRPr="00EE580E">
        <w:rPr>
          <w:rFonts w:ascii="Arial" w:hAnsi="Arial" w:cs="Arial"/>
          <w:lang w:val="es-ES"/>
        </w:rPr>
        <w:t>Frykedal expone las 3 formas más comunes de organizar una clase o un trabajo. Según el autor las 3 formas de organizar el trabajo son usando toda la clase como un solo grupo, haciendo grupos individuales, o lo que es lo mismo, no haciendo grupos, y haciendo grupos de trabajo</w:t>
      </w:r>
      <w:r w:rsidR="002D2EF5" w:rsidRPr="00EE580E">
        <w:rPr>
          <w:rFonts w:ascii="Arial" w:hAnsi="Arial" w:cs="Arial"/>
          <w:lang w:val="es-ES"/>
        </w:rPr>
        <w:t xml:space="preserve"> </w:t>
      </w:r>
      <w:r w:rsidR="002D2EF5" w:rsidRPr="00EE580E">
        <w:rPr>
          <w:rFonts w:ascii="Arial" w:hAnsi="Arial" w:cs="Arial"/>
          <w:lang w:val="es-ES"/>
        </w:rPr>
        <w:fldChar w:fldCharType="begin"/>
      </w:r>
      <w:r w:rsidR="002D2EF5" w:rsidRPr="00EE580E">
        <w:rPr>
          <w:rFonts w:ascii="Arial" w:hAnsi="Arial" w:cs="Arial"/>
          <w:lang w:val="es-ES"/>
        </w:rPr>
        <w:instrText xml:space="preserve"> ADDIN ZOTERO_ITEM CSL_CITATION {"citationID":"uq1UqRdx","properties":{"formattedCitation":"(Forslund Frykedal &amp; Chiriac, 2014)","plainCitation":"(Forslund Frykedal &amp; Chiriac, 2014)","noteIndex":0},"citationItems":[{"id":10,"uris":["http://zotero.org/users/9702781/items/74ZN8RGL"],"itemData":{"id":10,"type":"article-journal","abstract":"This study aims to provide a better understanding of teachers’ managing roles when using group work in the classroom. Building on Granström’s 2 concepts of leadership and teachership, a more speciﬁc aim is to investigate teachers’ managing roles when using group work and how teachers’ presumptions affect the way in which they manage the pedagogical mode. The results show that teachers’ managing roles inﬂuence teachers’ willingness to use group work. Teachers may be unwilling to use group work based on their presumption that it teaches students only collaboration abilities and not subject knowledge. This may be a supplemental yet signiﬁcant explanation as to why group work continues to decrease in classrooms.","container-title":"Scandinavian Journal of Educational Research","DOI":"10.1080/00313831.2012.725098","ISSN":"0031-3831, 1470-1170","issue":"2","journalAbbreviation":"Scandinavian Journal of Educational Research","language":"en","page":"222-234","source":"DOI.org (Crossref)","title":"Group Work Management in the Classroom","volume":"58","author":[{"family":"Forslund Frykedal","given":"Karin"},{"family":"Chiriac","given":"Eva Hammar"}],"issued":{"date-parts":[["2014",3,4]]}}}],"schema":"https://github.com/citation-style-language/schema/raw/master/csl-citation.json"} </w:instrText>
      </w:r>
      <w:r w:rsidR="002D2EF5" w:rsidRPr="00EE580E">
        <w:rPr>
          <w:rFonts w:ascii="Arial" w:hAnsi="Arial" w:cs="Arial"/>
          <w:lang w:val="es-ES"/>
        </w:rPr>
        <w:fldChar w:fldCharType="separate"/>
      </w:r>
      <w:r w:rsidR="002D2EF5" w:rsidRPr="00EE580E">
        <w:rPr>
          <w:rFonts w:ascii="Arial" w:hAnsi="Arial" w:cs="Arial"/>
        </w:rPr>
        <w:t>(Forslund Frykedal &amp; Chiriac, 2014)</w:t>
      </w:r>
      <w:r w:rsidR="002D2EF5" w:rsidRPr="00EE580E">
        <w:rPr>
          <w:rFonts w:ascii="Arial" w:hAnsi="Arial" w:cs="Arial"/>
          <w:lang w:val="es-ES"/>
        </w:rPr>
        <w:fldChar w:fldCharType="end"/>
      </w:r>
      <w:r w:rsidRPr="00EE580E">
        <w:rPr>
          <w:rFonts w:ascii="Arial" w:hAnsi="Arial" w:cs="Arial"/>
          <w:lang w:val="es-ES"/>
        </w:rPr>
        <w:t>.</w:t>
      </w:r>
    </w:p>
    <w:p w14:paraId="7C9F6FB6" w14:textId="37C66256" w:rsidR="00140AAE" w:rsidRPr="00EE580E" w:rsidRDefault="00140AAE">
      <w:pPr>
        <w:spacing w:afterLines="120" w:after="288" w:line="360" w:lineRule="auto"/>
        <w:ind w:firstLine="709"/>
        <w:jc w:val="both"/>
        <w:rPr>
          <w:rFonts w:ascii="Arial" w:hAnsi="Arial" w:cs="Arial"/>
          <w:lang w:val="es-ES"/>
        </w:rPr>
        <w:pPrChange w:id="1335" w:author="MIGUEL FUERTES FERNANDEZ" w:date="2022-08-06T19:31:00Z">
          <w:pPr/>
        </w:pPrChange>
      </w:pPr>
      <w:r w:rsidRPr="00EE580E">
        <w:rPr>
          <w:rFonts w:ascii="Arial" w:hAnsi="Arial" w:cs="Arial"/>
          <w:lang w:val="es-ES"/>
        </w:rPr>
        <w:t>Trabajos de toda la clase y sobre todo trabajos individuales es el paradigma implantado hasta la fecha, y del que Brown y Herrada quieren huir, y al ser el implantado, es una de las dificultades que se encuentran para poder adoptar el aprendizaje colaborativo.</w:t>
      </w:r>
    </w:p>
    <w:p w14:paraId="50B7416D" w14:textId="48033203" w:rsidR="00140AAE" w:rsidRPr="00EE580E" w:rsidRDefault="00140AAE">
      <w:pPr>
        <w:spacing w:afterLines="120" w:after="288" w:line="360" w:lineRule="auto"/>
        <w:ind w:firstLine="709"/>
        <w:jc w:val="both"/>
        <w:rPr>
          <w:rFonts w:ascii="Arial" w:hAnsi="Arial" w:cs="Arial"/>
          <w:lang w:val="es-ES"/>
        </w:rPr>
        <w:pPrChange w:id="1336" w:author="MIGUEL FUERTES FERNANDEZ" w:date="2022-08-06T19:31:00Z">
          <w:pPr/>
        </w:pPrChange>
      </w:pPr>
      <w:r w:rsidRPr="00EE580E">
        <w:rPr>
          <w:rFonts w:ascii="Arial" w:hAnsi="Arial" w:cs="Arial"/>
          <w:lang w:val="es-ES"/>
        </w:rPr>
        <w:t xml:space="preserve">Por su lado Harianingsih, diferencia y dice que el trabajo en </w:t>
      </w:r>
      <w:r w:rsidR="00B82E64" w:rsidRPr="00EE580E">
        <w:rPr>
          <w:rFonts w:ascii="Arial" w:hAnsi="Arial" w:cs="Arial"/>
          <w:lang w:val="es-ES"/>
        </w:rPr>
        <w:t>grupos</w:t>
      </w:r>
      <w:r w:rsidRPr="00EE580E">
        <w:rPr>
          <w:rFonts w:ascii="Arial" w:hAnsi="Arial" w:cs="Arial"/>
          <w:lang w:val="es-ES"/>
        </w:rPr>
        <w:t xml:space="preserve"> no necesariamente es trabajo colaborativo</w:t>
      </w:r>
      <w:r w:rsidR="001A6A0D" w:rsidRPr="00EE580E">
        <w:rPr>
          <w:rFonts w:ascii="Arial" w:hAnsi="Arial" w:cs="Arial"/>
          <w:lang w:val="es-ES"/>
        </w:rPr>
        <w:t xml:space="preserve">. Define que el trabajo colaborativo va </w:t>
      </w:r>
      <w:r w:rsidR="00B82E64" w:rsidRPr="00EE580E">
        <w:rPr>
          <w:rFonts w:ascii="Arial" w:hAnsi="Arial" w:cs="Arial"/>
          <w:lang w:val="es-ES"/>
        </w:rPr>
        <w:t>más</w:t>
      </w:r>
      <w:r w:rsidR="001A6A0D" w:rsidRPr="00EE580E">
        <w:rPr>
          <w:rFonts w:ascii="Arial" w:hAnsi="Arial" w:cs="Arial"/>
          <w:lang w:val="es-ES"/>
        </w:rPr>
        <w:t xml:space="preserve"> allá, como se ha explicado, tiene una forma distinta de evaluar el progreso, se da cierta autonomía a los alumnos a llevar a cabo su empresa, se crea una atmosfera para hablar con libertad y se genera casi involuntariamente una motivación intrínseca que llama al compromiso</w:t>
      </w:r>
      <w:r w:rsidR="002D2EF5" w:rsidRPr="00EE580E">
        <w:rPr>
          <w:rFonts w:ascii="Arial" w:hAnsi="Arial" w:cs="Arial"/>
          <w:lang w:val="es-ES"/>
        </w:rPr>
        <w:t xml:space="preserve"> </w:t>
      </w:r>
      <w:r w:rsidR="002D2EF5" w:rsidRPr="00EE580E">
        <w:rPr>
          <w:rFonts w:ascii="Arial" w:hAnsi="Arial" w:cs="Arial"/>
          <w:lang w:val="es-ES"/>
        </w:rPr>
        <w:fldChar w:fldCharType="begin"/>
      </w:r>
      <w:r w:rsidR="002D2EF5" w:rsidRPr="00EE580E">
        <w:rPr>
          <w:rFonts w:ascii="Arial" w:hAnsi="Arial" w:cs="Arial"/>
          <w:lang w:val="es-ES"/>
        </w:rPr>
        <w:instrText xml:space="preserve"> ADDIN ZOTERO_ITEM CSL_CITATION {"citationID":"ZrW8ilhA","properties":{"formattedCitation":"(Harianingsih &amp; Jusoh, 2022)","plainCitation":"(Harianingsih &amp; Jusoh, 2022)","noteIndex":0},"citationItems":[{"id":9,"uris":["http://zotero.org/users/9702781/items/SD9XJJ5Y"],"itemData":{"id":9,"type":"article-journal","abstract":"Cooperative learning (CL) is one of the most effective learning methods that has been widely used in higher education. In the language classroom, it can develop transferable skills and encourage students to use the language. The effectiveness has been argued in numerous of literature. However, not many are concerned about how students feel about being involved in a group learning process. Therefore, this article reviews the literature on CL in the English language classroom. The study aimed to seek the students of English as A Second Language (ESL) / English as A Foreign Language (EFL) views regarding their experiences on group work (GW) both in online and offline settings. Based on the findings, the majority of the students who experienced GW online and offline have a positive perception. Utilizing a CL strategy may benefit students in various ways, including increased self-confidence and motivation, a more student-centered environment, and taking responsibility. In addition, online GW is considered a flexible learning strategy (i.e., time and place schedule management) and easy access to various teaching materials in online settings. Regardless of the benefits, the students who perceived GW negatively were in online settings due to internet connection issues, less GW experience, and unfamiliar with the application and software. Therefore, this study benefits students, academicians, and policymakers.","container-title":"International Journal of English and Applied Linguistics (IJEAL)","DOI":"10.47709/ijeal.v2i1.1423","ISSN":"2797-9482","issue":"1","journalAbbreviation":"IJEAL","language":"en","page":"62-74","source":"DOI.org (Crossref)","title":"A Review of Studies on Cooperative Learning in Language Classroom seen from Students' attitudes","volume":"2","author":[{"family":"Harianingsih","given":"Ika"},{"family":"Jusoh","given":"Zailani"}],"issued":{"date-parts":[["2022",4,1]]}}}],"schema":"https://github.com/citation-style-language/schema/raw/master/csl-citation.json"} </w:instrText>
      </w:r>
      <w:r w:rsidR="002D2EF5" w:rsidRPr="00EE580E">
        <w:rPr>
          <w:rFonts w:ascii="Arial" w:hAnsi="Arial" w:cs="Arial"/>
          <w:lang w:val="es-ES"/>
        </w:rPr>
        <w:fldChar w:fldCharType="separate"/>
      </w:r>
      <w:r w:rsidR="002D2EF5" w:rsidRPr="00EE580E">
        <w:rPr>
          <w:rFonts w:ascii="Arial" w:hAnsi="Arial" w:cs="Arial"/>
        </w:rPr>
        <w:t>(Harianingsih &amp; Jusoh, 2022)</w:t>
      </w:r>
      <w:r w:rsidR="002D2EF5" w:rsidRPr="00EE580E">
        <w:rPr>
          <w:rFonts w:ascii="Arial" w:hAnsi="Arial" w:cs="Arial"/>
          <w:lang w:val="es-ES"/>
        </w:rPr>
        <w:fldChar w:fldCharType="end"/>
      </w:r>
      <w:r w:rsidR="001A6A0D" w:rsidRPr="00EE580E">
        <w:rPr>
          <w:rFonts w:ascii="Arial" w:hAnsi="Arial" w:cs="Arial"/>
          <w:lang w:val="es-ES"/>
        </w:rPr>
        <w:t>.</w:t>
      </w:r>
    </w:p>
    <w:p w14:paraId="70506D46" w14:textId="21EC1BB2" w:rsidR="001A6A0D" w:rsidRPr="00EE580E" w:rsidRDefault="001A6A0D">
      <w:pPr>
        <w:spacing w:afterLines="120" w:after="288" w:line="360" w:lineRule="auto"/>
        <w:ind w:firstLine="709"/>
        <w:jc w:val="both"/>
        <w:rPr>
          <w:rFonts w:ascii="Arial" w:eastAsiaTheme="majorEastAsia" w:hAnsi="Arial" w:cs="Arial"/>
          <w:color w:val="C00000"/>
          <w:sz w:val="36"/>
          <w:szCs w:val="32"/>
          <w:lang w:eastAsia="es-ES"/>
        </w:rPr>
        <w:pPrChange w:id="1337" w:author="MIGUEL FUERTES FERNANDEZ" w:date="2022-08-06T19:31:00Z">
          <w:pPr/>
        </w:pPrChange>
      </w:pPr>
      <w:r w:rsidRPr="00EE580E">
        <w:rPr>
          <w:rFonts w:ascii="Arial" w:hAnsi="Arial" w:cs="Arial"/>
          <w:lang w:val="es-ES"/>
        </w:rPr>
        <w:t xml:space="preserve">De esta manera, Frykedal, critica </w:t>
      </w:r>
      <w:r w:rsidR="00B82E64" w:rsidRPr="00EE580E">
        <w:rPr>
          <w:rFonts w:ascii="Arial" w:hAnsi="Arial" w:cs="Arial"/>
          <w:lang w:val="es-ES"/>
        </w:rPr>
        <w:t>que,</w:t>
      </w:r>
      <w:r w:rsidRPr="00EE580E">
        <w:rPr>
          <w:rFonts w:ascii="Arial" w:hAnsi="Arial" w:cs="Arial"/>
          <w:lang w:val="es-ES"/>
        </w:rPr>
        <w:t xml:space="preserve"> en el trabajo en grupos, son los propios profesores los que dirigen los distintos roles dentro de cada grupo, de tal forma que se puede dar el caso en el que se le dé más importancia a la colaboración en sí, </w:t>
      </w:r>
      <w:r w:rsidR="00947B3A" w:rsidRPr="00EE580E">
        <w:rPr>
          <w:rFonts w:ascii="Arial" w:hAnsi="Arial" w:cs="Arial"/>
          <w:lang w:val="es-ES"/>
        </w:rPr>
        <w:t>que,</w:t>
      </w:r>
      <w:r w:rsidRPr="00EE580E">
        <w:rPr>
          <w:rFonts w:ascii="Arial" w:hAnsi="Arial" w:cs="Arial"/>
          <w:lang w:val="es-ES"/>
        </w:rPr>
        <w:t xml:space="preserve"> a los propios contenidos, desvirtuando así, en cierta manera, el objetivo de educar al alumno</w:t>
      </w:r>
      <w:r w:rsidR="002D2EF5" w:rsidRPr="00EE580E">
        <w:rPr>
          <w:rFonts w:ascii="Arial" w:hAnsi="Arial" w:cs="Arial"/>
          <w:lang w:val="es-ES"/>
        </w:rPr>
        <w:t xml:space="preserve"> </w:t>
      </w:r>
      <w:r w:rsidR="002D2EF5" w:rsidRPr="00EE580E">
        <w:rPr>
          <w:rFonts w:ascii="Arial" w:hAnsi="Arial" w:cs="Arial"/>
          <w:lang w:val="es-ES"/>
        </w:rPr>
        <w:fldChar w:fldCharType="begin"/>
      </w:r>
      <w:r w:rsidR="002D2EF5" w:rsidRPr="00EE580E">
        <w:rPr>
          <w:rFonts w:ascii="Arial" w:hAnsi="Arial" w:cs="Arial"/>
          <w:lang w:val="es-ES"/>
        </w:rPr>
        <w:instrText xml:space="preserve"> ADDIN ZOTERO_ITEM CSL_CITATION {"citationID":"EoBw3r6i","properties":{"formattedCitation":"(Forslund Frykedal &amp; Chiriac, 2014)","plainCitation":"(Forslund Frykedal &amp; Chiriac, 2014)","noteIndex":0},"citationItems":[{"id":10,"uris":["http://zotero.org/users/9702781/items/74ZN8RGL"],"itemData":{"id":10,"type":"article-journal","abstract":"This study aims to provide a better understanding of teachers’ managing roles when using group work in the classroom. Building on Granström’s 2 concepts of leadership and teachership, a more speciﬁc aim is to investigate teachers’ managing roles when using group work and how teachers’ presumptions affect the way in which they manage the pedagogical mode. The results show that teachers’ managing roles inﬂuence teachers’ willingness to use group work. Teachers may be unwilling to use group work based on their presumption that it teaches students only collaboration abilities and not subject knowledge. This may be a supplemental yet signiﬁcant explanation as to why group work continues to decrease in classrooms.","container-title":"Scandinavian Journal of Educational Research","DOI":"10.1080/00313831.2012.725098","ISSN":"0031-3831, 1470-1170","issue":"2","journalAbbreviation":"Scandinavian Journal of Educational Research","language":"en","page":"222-234","source":"DOI.org (Crossref)","title":"Group Work Management in the Classroom","volume":"58","author":[{"family":"Forslund Frykedal","given":"Karin"},{"family":"Chiriac","given":"Eva Hammar"}],"issued":{"date-parts":[["2014",3,4]]}}}],"schema":"https://github.com/citation-style-language/schema/raw/master/csl-citation.json"} </w:instrText>
      </w:r>
      <w:r w:rsidR="002D2EF5" w:rsidRPr="00EE580E">
        <w:rPr>
          <w:rFonts w:ascii="Arial" w:hAnsi="Arial" w:cs="Arial"/>
          <w:lang w:val="es-ES"/>
        </w:rPr>
        <w:fldChar w:fldCharType="separate"/>
      </w:r>
      <w:r w:rsidR="002D2EF5" w:rsidRPr="00EE580E">
        <w:rPr>
          <w:rFonts w:ascii="Arial" w:hAnsi="Arial" w:cs="Arial"/>
        </w:rPr>
        <w:t>(Forslund Frykedal &amp; Chiriac, 2014)</w:t>
      </w:r>
      <w:r w:rsidR="002D2EF5" w:rsidRPr="00EE580E">
        <w:rPr>
          <w:rFonts w:ascii="Arial" w:hAnsi="Arial" w:cs="Arial"/>
          <w:lang w:val="es-ES"/>
        </w:rPr>
        <w:fldChar w:fldCharType="end"/>
      </w:r>
      <w:r w:rsidRPr="00EE580E">
        <w:rPr>
          <w:rFonts w:ascii="Arial" w:hAnsi="Arial" w:cs="Arial"/>
          <w:lang w:val="es-ES"/>
        </w:rPr>
        <w:t>.</w:t>
      </w:r>
    </w:p>
    <w:p w14:paraId="02710D70" w14:textId="7AEA4CC5" w:rsidR="00B82E64" w:rsidRPr="00EE580E" w:rsidDel="00F327AA" w:rsidRDefault="001A6A0D">
      <w:pPr>
        <w:spacing w:afterLines="120" w:after="288" w:line="360" w:lineRule="auto"/>
        <w:ind w:firstLine="709"/>
        <w:jc w:val="both"/>
        <w:rPr>
          <w:del w:id="1338" w:author="MIGUEL FUERTES FERNANDEZ" w:date="2022-08-06T19:35:00Z"/>
          <w:rFonts w:ascii="Arial" w:hAnsi="Arial" w:cs="Arial"/>
          <w:lang w:eastAsia="es-ES"/>
        </w:rPr>
        <w:pPrChange w:id="1339" w:author="MIGUEL FUERTES FERNANDEZ" w:date="2022-08-06T19:31:00Z">
          <w:pPr/>
        </w:pPrChange>
      </w:pPr>
      <w:r w:rsidRPr="00EE580E">
        <w:rPr>
          <w:rFonts w:ascii="Arial" w:hAnsi="Arial" w:cs="Arial"/>
          <w:lang w:eastAsia="es-ES"/>
        </w:rPr>
        <w:t xml:space="preserve">Por </w:t>
      </w:r>
      <w:r w:rsidR="00F47917" w:rsidRPr="00EE580E">
        <w:rPr>
          <w:rFonts w:ascii="Arial" w:hAnsi="Arial" w:cs="Arial"/>
          <w:lang w:eastAsia="es-ES"/>
        </w:rPr>
        <w:t>último</w:t>
      </w:r>
      <w:r w:rsidRPr="00EE580E">
        <w:rPr>
          <w:rFonts w:ascii="Arial" w:hAnsi="Arial" w:cs="Arial"/>
          <w:lang w:eastAsia="es-ES"/>
        </w:rPr>
        <w:t xml:space="preserve">, Herrada, comenta que hay varias formas de innovación, ayudando o contribuyendo a este cambio de paradigma del que se hablaba en párrafos </w:t>
      </w:r>
      <w:r w:rsidR="00F47917" w:rsidRPr="00EE580E">
        <w:rPr>
          <w:rFonts w:ascii="Arial" w:hAnsi="Arial" w:cs="Arial"/>
          <w:lang w:eastAsia="es-ES"/>
        </w:rPr>
        <w:t>anteriores</w:t>
      </w:r>
      <w:r w:rsidRPr="00EE580E">
        <w:rPr>
          <w:rFonts w:ascii="Arial" w:hAnsi="Arial" w:cs="Arial"/>
          <w:lang w:eastAsia="es-ES"/>
        </w:rPr>
        <w:t xml:space="preserve">. De esta manera, </w:t>
      </w:r>
      <w:r w:rsidR="00F47917" w:rsidRPr="00EE580E">
        <w:rPr>
          <w:rFonts w:ascii="Arial" w:hAnsi="Arial" w:cs="Arial"/>
          <w:lang w:eastAsia="es-ES"/>
        </w:rPr>
        <w:t>distingue</w:t>
      </w:r>
      <w:r w:rsidRPr="00EE580E">
        <w:rPr>
          <w:rFonts w:ascii="Arial" w:hAnsi="Arial" w:cs="Arial"/>
          <w:lang w:eastAsia="es-ES"/>
        </w:rPr>
        <w:t xml:space="preserve"> el aprendizaje basado en proyectos que </w:t>
      </w:r>
      <w:r w:rsidR="00F47917" w:rsidRPr="00EE580E">
        <w:rPr>
          <w:rFonts w:ascii="Arial" w:hAnsi="Arial" w:cs="Arial"/>
          <w:lang w:eastAsia="es-ES"/>
        </w:rPr>
        <w:t>está</w:t>
      </w:r>
      <w:r w:rsidRPr="00EE580E">
        <w:rPr>
          <w:rFonts w:ascii="Arial" w:hAnsi="Arial" w:cs="Arial"/>
          <w:lang w:eastAsia="es-ES"/>
        </w:rPr>
        <w:t xml:space="preserve"> muy ligado al aprendizaje colaborativo y </w:t>
      </w:r>
      <w:r w:rsidR="00F47917" w:rsidRPr="00EE580E">
        <w:rPr>
          <w:rFonts w:ascii="Arial" w:hAnsi="Arial" w:cs="Arial"/>
          <w:lang w:eastAsia="es-ES"/>
        </w:rPr>
        <w:t>el concepto de clase invertida</w:t>
      </w:r>
      <w:r w:rsidR="002D2EF5" w:rsidRPr="00EE580E">
        <w:rPr>
          <w:rFonts w:ascii="Arial" w:hAnsi="Arial" w:cs="Arial"/>
          <w:lang w:eastAsia="es-ES"/>
        </w:rPr>
        <w:t xml:space="preserve"> </w:t>
      </w:r>
      <w:r w:rsidR="002D2EF5" w:rsidRPr="00EE580E">
        <w:rPr>
          <w:rFonts w:ascii="Arial" w:hAnsi="Arial" w:cs="Arial"/>
          <w:lang w:eastAsia="es-ES"/>
        </w:rPr>
        <w:fldChar w:fldCharType="begin"/>
      </w:r>
      <w:r w:rsidR="002D2EF5" w:rsidRPr="00EE580E">
        <w:rPr>
          <w:rFonts w:ascii="Arial" w:hAnsi="Arial" w:cs="Arial"/>
          <w:lang w:eastAsia="es-ES"/>
        </w:rPr>
        <w:instrText xml:space="preserve"> ADDIN ZOTERO_ITEM CSL_CITATION {"citationID":"R3oL2Rx2","properties":{"formattedCitation":"(Herrada Valverde &amp; Ba\\uc0\\u241{}os Navarro, 2018)","plainCitation":"(Herrada Valverde &amp; Baños Navarro, 2018)","noteIndex":0},"citationItems":[{"id":8,"uris":["http://zotero.org/users/9702781/items/A5AVA5D3"],"itemData":{"id":8,"type":"article-journal","abstract":"Information Communication Technologies have brought a revolution in education, causing structural changes in the way we teach and how we learn. Currently, the existence of a wide variety of virtual teaching-learning environments enables teachers and students to interact synchronously or asynchronously using computers and mobile devices. This has led to the implementation of active teaching-learning methodologies with proven pedagogical effectiveness, such as cooperative learning, that encourage students to acquire skills and improve their academic performance. Despite the importance of the subject, almost no papers have analysed the state-of-the-art on educational experiences that promote cooperative learning using new technologies. In order to respond to this demand, this paper presents a comprehensive review of the related bibliography that include a large number of papers written in Spanish in which new technologies are used to implement cooperative learning activities in different subjects and educational levels. From the analysis of these papers, it can be concluded that there is a growing interest by teachers and researchers in implementing cooperative learning using virtual teaching-learning environments and computer applications, as well as social networks or MOOC. Further, these experiences receive positive feedback from teachers and students involved.","container-title":"@tic. revista d'innovació educativa","DOI":"10.7203/attic.20.11266","ISSN":"1989-3477","issue":"20","journalAbbreviation":"@tic","language":"es","page":"16","source":"DOI.org (Crossref)","title":"Aprendizaje cooperativo a través de las nuevas tecnologías: Una revisión","title-short":"Aprendizaje cooperativo a través de las nuevas tecnologías","author":[{"family":"Herrada Valverde","given":"Rosario Isabel"},{"family":"Baños Navarro","given":"Raúl"}],"issued":{"date-parts":[["2018",6,21]]}}}],"schema":"https://github.com/citation-style-language/schema/raw/master/csl-citation.json"} </w:instrText>
      </w:r>
      <w:r w:rsidR="002D2EF5" w:rsidRPr="00EE580E">
        <w:rPr>
          <w:rFonts w:ascii="Arial" w:hAnsi="Arial" w:cs="Arial"/>
          <w:lang w:eastAsia="es-ES"/>
        </w:rPr>
        <w:fldChar w:fldCharType="separate"/>
      </w:r>
      <w:r w:rsidR="002D2EF5" w:rsidRPr="00EE580E">
        <w:rPr>
          <w:rFonts w:ascii="Arial" w:hAnsi="Arial" w:cs="Arial"/>
          <w:szCs w:val="24"/>
        </w:rPr>
        <w:t>(Herrada Valverde &amp; Baños Navarro, 2018)</w:t>
      </w:r>
      <w:r w:rsidR="002D2EF5" w:rsidRPr="00EE580E">
        <w:rPr>
          <w:rFonts w:ascii="Arial" w:hAnsi="Arial" w:cs="Arial"/>
          <w:lang w:eastAsia="es-ES"/>
        </w:rPr>
        <w:fldChar w:fldCharType="end"/>
      </w:r>
      <w:r w:rsidR="00F47917" w:rsidRPr="00EE580E">
        <w:rPr>
          <w:rFonts w:ascii="Arial" w:hAnsi="Arial" w:cs="Arial"/>
          <w:lang w:eastAsia="es-ES"/>
        </w:rPr>
        <w:t>.</w:t>
      </w:r>
    </w:p>
    <w:p w14:paraId="3FFCF377" w14:textId="77777777" w:rsidR="00565B81" w:rsidRPr="00EE580E" w:rsidDel="00F327AA" w:rsidRDefault="00565B81">
      <w:pPr>
        <w:spacing w:afterLines="120" w:after="288" w:line="360" w:lineRule="auto"/>
        <w:ind w:firstLine="709"/>
        <w:jc w:val="both"/>
        <w:rPr>
          <w:del w:id="1340" w:author="MIGUEL FUERTES FERNANDEZ" w:date="2022-08-06T19:35:00Z"/>
          <w:rFonts w:ascii="Arial" w:hAnsi="Arial" w:cs="Arial"/>
          <w:b/>
          <w:bCs/>
          <w:lang w:eastAsia="es-ES"/>
        </w:rPr>
        <w:pPrChange w:id="1341" w:author="MIGUEL FUERTES FERNANDEZ" w:date="2022-08-06T19:31:00Z">
          <w:pPr/>
        </w:pPrChange>
      </w:pPr>
    </w:p>
    <w:p w14:paraId="5630C6D2" w14:textId="77777777" w:rsidR="005C5B6E" w:rsidRPr="00EE580E" w:rsidRDefault="005C5B6E">
      <w:pPr>
        <w:spacing w:afterLines="120" w:after="288" w:line="360" w:lineRule="auto"/>
        <w:ind w:firstLine="709"/>
        <w:jc w:val="both"/>
        <w:rPr>
          <w:rFonts w:ascii="Arial" w:hAnsi="Arial" w:cs="Arial"/>
          <w:b/>
          <w:bCs/>
          <w:lang w:eastAsia="es-ES"/>
        </w:rPr>
        <w:pPrChange w:id="1342" w:author="MIGUEL FUERTES FERNANDEZ" w:date="2022-08-06T19:35:00Z">
          <w:pPr/>
        </w:pPrChange>
      </w:pPr>
    </w:p>
    <w:p w14:paraId="4E365983" w14:textId="21F52FA0" w:rsidR="00AC30F5" w:rsidRPr="00EE580E" w:rsidRDefault="00AC30F5" w:rsidP="00501048">
      <w:pPr>
        <w:pStyle w:val="Ttulo2plantilla"/>
        <w:pPrChange w:id="1343" w:author="MIGUEL FUERTES FERNANDEZ" w:date="2022-08-25T18:52:00Z">
          <w:pPr/>
        </w:pPrChange>
      </w:pPr>
      <w:bookmarkStart w:id="1344" w:name="_Toc112348066"/>
      <w:r w:rsidRPr="00EE580E">
        <w:t>Alumnos con necesidades especiales</w:t>
      </w:r>
      <w:bookmarkEnd w:id="1344"/>
    </w:p>
    <w:p w14:paraId="2D5349C6" w14:textId="77777777" w:rsidR="00B423AE" w:rsidRPr="00EE580E" w:rsidRDefault="00AC30F5">
      <w:pPr>
        <w:spacing w:afterLines="120" w:after="288" w:line="360" w:lineRule="auto"/>
        <w:ind w:firstLine="709"/>
        <w:jc w:val="both"/>
        <w:rPr>
          <w:rFonts w:ascii="Arial" w:hAnsi="Arial" w:cs="Arial"/>
          <w:lang w:eastAsia="es-ES"/>
        </w:rPr>
        <w:pPrChange w:id="1345" w:author="MIGUEL FUERTES FERNANDEZ" w:date="2022-08-06T19:31:00Z">
          <w:pPr/>
        </w:pPrChange>
      </w:pPr>
      <w:r w:rsidRPr="00EE580E">
        <w:rPr>
          <w:rFonts w:ascii="Arial" w:hAnsi="Arial" w:cs="Arial"/>
          <w:lang w:eastAsia="es-ES"/>
        </w:rPr>
        <w:t>Hasta ahora se han expuesto características del aprendizaje colaborativo y del aprendizaje basado en proyectos que aplican a toda clase de alumnos. Pero en la clase habitual, no hay solo un tipo de alumnos. ¿Qué pasa con aquellos alumnos que tienen necesidades especiales?</w:t>
      </w:r>
    </w:p>
    <w:p w14:paraId="5B6F53E0" w14:textId="77777777" w:rsidR="00B423AE" w:rsidRPr="00EE580E" w:rsidRDefault="00B423AE">
      <w:pPr>
        <w:spacing w:afterLines="120" w:after="288" w:line="360" w:lineRule="auto"/>
        <w:ind w:firstLine="709"/>
        <w:jc w:val="both"/>
        <w:rPr>
          <w:rFonts w:ascii="Arial" w:eastAsia="Times New Roman" w:hAnsi="Arial" w:cs="Arial"/>
          <w:lang w:val="es-ES" w:eastAsia="es-ES_tradnl"/>
        </w:rPr>
        <w:pPrChange w:id="1346" w:author="MIGUEL FUERTES FERNANDEZ" w:date="2022-08-06T19:31:00Z">
          <w:pPr/>
        </w:pPrChange>
      </w:pPr>
      <w:r w:rsidRPr="00EE580E">
        <w:rPr>
          <w:rFonts w:ascii="Arial" w:hAnsi="Arial" w:cs="Arial"/>
          <w:lang w:eastAsia="es-ES"/>
        </w:rPr>
        <w:t>Según la LOE los alumnos con necesidades especiales son “</w:t>
      </w:r>
      <w:commentRangeStart w:id="1347"/>
      <w:r w:rsidRPr="00EE580E">
        <w:rPr>
          <w:rFonts w:ascii="Arial" w:eastAsia="Times New Roman" w:hAnsi="Arial" w:cs="Arial"/>
          <w:i/>
          <w:iCs/>
          <w:lang w:val="es-ES" w:eastAsia="es-ES_tradnl"/>
        </w:rPr>
        <w:t>Conjunto de alumnos que requieren una atención educativa diferente a la ordinaria por presentar necesidades educativas especiales, por retraso madurativo, por trastornos del desarrollo del lenguaje y la comunicación, por trastornos de atención o de aprendizaje, por trastornos por déficit de atención e hiperactividad (TDHA), por desconocimiento grave de la lengua de aprendizaje, por encontrarse en situación de vulnerabilidad socioeducativa, por sus altas capacidades intelectuales, por haberse incorporado tarde al sistema educativo o por condiciones personales o de historia escolar.</w:t>
      </w:r>
      <w:commentRangeEnd w:id="1347"/>
      <w:r w:rsidRPr="00EE580E">
        <w:rPr>
          <w:rStyle w:val="CommentReference"/>
        </w:rPr>
        <w:commentReference w:id="1347"/>
      </w:r>
      <w:r w:rsidRPr="00EE580E">
        <w:rPr>
          <w:rFonts w:ascii="Arial" w:eastAsia="Times New Roman" w:hAnsi="Arial" w:cs="Arial"/>
          <w:lang w:val="es-ES" w:eastAsia="es-ES_tradnl"/>
        </w:rPr>
        <w:t>”</w:t>
      </w:r>
    </w:p>
    <w:p w14:paraId="555B8AD0" w14:textId="20C306A5" w:rsidR="009C6429" w:rsidRPr="00EE580E" w:rsidRDefault="00B423AE">
      <w:pPr>
        <w:spacing w:afterLines="120" w:after="288" w:line="360" w:lineRule="auto"/>
        <w:ind w:firstLine="709"/>
        <w:jc w:val="both"/>
        <w:rPr>
          <w:rFonts w:ascii="Arial" w:eastAsia="Times New Roman" w:hAnsi="Arial" w:cs="Arial"/>
          <w:lang w:val="es-ES" w:eastAsia="es-ES_tradnl"/>
        </w:rPr>
        <w:pPrChange w:id="1348" w:author="MIGUEL FUERTES FERNANDEZ" w:date="2022-08-06T19:31:00Z">
          <w:pPr/>
        </w:pPrChange>
      </w:pPr>
      <w:r w:rsidRPr="00EE580E">
        <w:rPr>
          <w:rFonts w:ascii="Arial" w:eastAsia="Times New Roman" w:hAnsi="Arial" w:cs="Arial"/>
          <w:lang w:val="es-ES" w:eastAsia="es-ES_tradnl"/>
        </w:rPr>
        <w:t xml:space="preserve">Bajo este paraguas es fácil plantearse como han de ser los grupos heterogéneos que incorporen en sus filas alguien perteneciente a este grupo. Johnson &amp; Johnson </w:t>
      </w:r>
      <w:r w:rsidR="004C0067" w:rsidRPr="00EE580E">
        <w:rPr>
          <w:rFonts w:ascii="Arial" w:eastAsia="Times New Roman" w:hAnsi="Arial" w:cs="Arial"/>
          <w:lang w:val="es-ES" w:eastAsia="es-ES_tradnl"/>
        </w:rPr>
        <w:t>enfatizan</w:t>
      </w:r>
      <w:r w:rsidRPr="00EE580E">
        <w:rPr>
          <w:rFonts w:ascii="Arial" w:eastAsia="Times New Roman" w:hAnsi="Arial" w:cs="Arial"/>
          <w:lang w:val="es-ES" w:eastAsia="es-ES_tradnl"/>
        </w:rPr>
        <w:t xml:space="preserve"> en la necesidad de crear grupos verdaderos, en crear relaciones</w:t>
      </w:r>
      <w:r w:rsidR="004C0067" w:rsidRPr="00EE580E">
        <w:rPr>
          <w:rFonts w:ascii="Arial" w:eastAsia="Times New Roman" w:hAnsi="Arial" w:cs="Arial"/>
          <w:lang w:val="es-ES" w:eastAsia="es-ES_tradnl"/>
        </w:rPr>
        <w:t xml:space="preserve"> de forma que estas personas más necesitadas no queden aislados, solos y alienados</w:t>
      </w:r>
      <w:r w:rsidR="00421C17" w:rsidRPr="00EE580E">
        <w:rPr>
          <w:rFonts w:ascii="Arial" w:eastAsia="Times New Roman" w:hAnsi="Arial" w:cs="Arial"/>
          <w:lang w:val="es-ES" w:eastAsia="es-ES_tradnl"/>
        </w:rPr>
        <w:t xml:space="preserve"> </w:t>
      </w:r>
      <w:r w:rsidR="00421C17" w:rsidRPr="00EE580E">
        <w:rPr>
          <w:rFonts w:ascii="Arial" w:eastAsia="Times New Roman" w:hAnsi="Arial" w:cs="Arial"/>
          <w:lang w:val="es-ES" w:eastAsia="es-ES_tradnl"/>
        </w:rPr>
        <w:fldChar w:fldCharType="begin"/>
      </w:r>
      <w:r w:rsidR="00421C17" w:rsidRPr="00EE580E">
        <w:rPr>
          <w:rFonts w:ascii="Arial" w:eastAsia="Times New Roman" w:hAnsi="Arial" w:cs="Arial"/>
          <w:lang w:val="es-ES" w:eastAsia="es-ES_tradnl"/>
        </w:rPr>
        <w:instrText xml:space="preserve"> ADDIN ZOTERO_ITEM CSL_CITATION {"citationID":"J9BvkAXS","properties":{"formattedCitation":"(Johnson &amp; Johnson, 1989)","plainCitation":"(Johnson &amp; Johnson, 1989)","noteIndex":0},"citationItems":[{"id":24,"uris":["http://zotero.org/users/9702781/items/YYWQFP8S"],"itemData":{"id":24,"type":"article-journal","container-title":"The Pointer","DOI":"10.1080/05544246.1989.9945370","ISSN":"0554-4246","issue":"2","journalAbbreviation":"The Pointer","language":"en","page":"5-11","source":"DOI.org (Crossref)","title":"Cooperative Learning: What Special Education Teachers Need to Know","title-short":"Cooperative Learning","volume":"33","author":[{"family":"Johnson","given":"David W."},{"family":"Johnson","given":"Roger T."}],"issued":{"date-parts":[["1989",1]]}}}],"schema":"https://github.com/citation-style-language/schema/raw/master/csl-citation.json"} </w:instrText>
      </w:r>
      <w:r w:rsidR="00421C17" w:rsidRPr="00EE580E">
        <w:rPr>
          <w:rFonts w:ascii="Arial" w:eastAsia="Times New Roman" w:hAnsi="Arial" w:cs="Arial"/>
          <w:lang w:val="es-ES" w:eastAsia="es-ES_tradnl"/>
        </w:rPr>
        <w:fldChar w:fldCharType="separate"/>
      </w:r>
      <w:r w:rsidR="00421C17" w:rsidRPr="00EE580E">
        <w:rPr>
          <w:rFonts w:ascii="Arial" w:hAnsi="Arial" w:cs="Arial"/>
        </w:rPr>
        <w:t>(Johnson &amp; Johnson, 1989)</w:t>
      </w:r>
      <w:r w:rsidR="00421C17" w:rsidRPr="00EE580E">
        <w:rPr>
          <w:rFonts w:ascii="Arial" w:eastAsia="Times New Roman" w:hAnsi="Arial" w:cs="Arial"/>
          <w:lang w:val="es-ES" w:eastAsia="es-ES_tradnl"/>
        </w:rPr>
        <w:fldChar w:fldCharType="end"/>
      </w:r>
      <w:r w:rsidR="004C0067" w:rsidRPr="00EE580E">
        <w:rPr>
          <w:rFonts w:ascii="Arial" w:eastAsia="Times New Roman" w:hAnsi="Arial" w:cs="Arial"/>
          <w:lang w:val="es-ES" w:eastAsia="es-ES_tradnl"/>
        </w:rPr>
        <w:t>.</w:t>
      </w:r>
    </w:p>
    <w:p w14:paraId="054FF7F8" w14:textId="0E690209" w:rsidR="009C6429" w:rsidRPr="00EE580E" w:rsidRDefault="009C6429">
      <w:pPr>
        <w:spacing w:afterLines="120" w:after="288" w:line="360" w:lineRule="auto"/>
        <w:ind w:firstLine="709"/>
        <w:jc w:val="both"/>
        <w:rPr>
          <w:rFonts w:ascii="Arial" w:eastAsia="Times New Roman" w:hAnsi="Arial" w:cs="Arial"/>
          <w:lang w:val="es-ES" w:eastAsia="es-ES_tradnl"/>
        </w:rPr>
        <w:pPrChange w:id="1349" w:author="MIGUEL FUERTES FERNANDEZ" w:date="2022-08-06T19:31:00Z">
          <w:pPr/>
        </w:pPrChange>
      </w:pPr>
      <w:r w:rsidRPr="00EE580E">
        <w:rPr>
          <w:rFonts w:ascii="Arial" w:eastAsia="Times New Roman" w:hAnsi="Arial" w:cs="Arial"/>
          <w:lang w:val="es-ES" w:eastAsia="es-ES_tradnl"/>
        </w:rPr>
        <w:t>Esto supone una ruptura con todo lo enseñado hasta la fecha, con las tendencias que decía Herrada que hay que romper, con la educación centrada en el profesor y en los resultados de Brown y el cambio de paradigma que este propone</w:t>
      </w:r>
      <w:r w:rsidR="00421C17" w:rsidRPr="00EE580E">
        <w:rPr>
          <w:rFonts w:ascii="Arial" w:eastAsia="Times New Roman" w:hAnsi="Arial" w:cs="Arial"/>
          <w:lang w:val="es-ES" w:eastAsia="es-ES_tradnl"/>
        </w:rPr>
        <w:t xml:space="preserve"> </w:t>
      </w:r>
      <w:r w:rsidR="00421C17" w:rsidRPr="00EE580E">
        <w:rPr>
          <w:rFonts w:ascii="Arial" w:eastAsia="Times New Roman" w:hAnsi="Arial" w:cs="Arial"/>
          <w:lang w:val="es-ES" w:eastAsia="es-ES_tradnl"/>
        </w:rPr>
        <w:fldChar w:fldCharType="begin"/>
      </w:r>
      <w:r w:rsidR="00421C17" w:rsidRPr="00EE580E">
        <w:rPr>
          <w:rFonts w:ascii="Arial" w:eastAsia="Times New Roman" w:hAnsi="Arial" w:cs="Arial"/>
          <w:lang w:val="es-ES" w:eastAsia="es-ES_tradnl"/>
        </w:rPr>
        <w:instrText xml:space="preserve"> ADDIN ZOTERO_ITEM CSL_CITATION {"citationID":"CHUl8xYl","properties":{"formattedCitation":"(Lynn Brown, 2021)","plainCitation":"(Lynn Brown, 2021)","noteIndex":0},"citationItems":[{"id":11,"uris":["http://zotero.org/users/9702781/items/W7B7P3K9"],"itemData":{"id":11,"type":"article-journal","abstract":"The purpose of this literature review is to understand what cooperative learning is, how it affects student intrinsic motivation, identifying some barriers to implementing it, and examine reasons for its failure in some classrooms. This literature review analyzed and critiqued nine empirical studies from around the world and discussed one foundational study, which were all located using Eastern New Mexico University’s Golden Library and professor suggestion. The findings of this literature review show that cooperative learning has a positive impact on student intrinsic motivation, but has problems being appropriately implemented and fails in certain situations. The implications that can be drawn from this author’s research are that cooperative learning is not merely group work, that cooperative learning has a positive impact on student intrinsic motivation, that student age may affect the ability to utilize cooperative learning, that teacher training is desirable in implementing cooperative learning, and that student preparation all have a direct influence on the success or failure of cooperative learning in the classroom.","container-title":"International Journal of Research and Scientific Innovation","DOI":"10.51244/IJRSI.2021.8701","ISSN":"23212705","issue":"07","journalAbbreviation":"IJRSI","language":"en","page":"01-07","source":"DOI.org (Crossref)","title":"Literature Review: Effect of Cooperative Learning on Intrinsic Motivation","title-short":"Literature Review","volume":"08","author":[{"family":"Lynn Brown","given":"Christopher"}],"issued":{"date-parts":[["2021"]]}}}],"schema":"https://github.com/citation-style-language/schema/raw/master/csl-citation.json"} </w:instrText>
      </w:r>
      <w:r w:rsidR="00421C17" w:rsidRPr="00EE580E">
        <w:rPr>
          <w:rFonts w:ascii="Arial" w:eastAsia="Times New Roman" w:hAnsi="Arial" w:cs="Arial"/>
          <w:lang w:val="es-ES" w:eastAsia="es-ES_tradnl"/>
        </w:rPr>
        <w:fldChar w:fldCharType="separate"/>
      </w:r>
      <w:r w:rsidR="00421C17" w:rsidRPr="00EE580E">
        <w:rPr>
          <w:rFonts w:ascii="Arial" w:hAnsi="Arial" w:cs="Arial"/>
        </w:rPr>
        <w:t>(Lynn Brown, 2021)</w:t>
      </w:r>
      <w:r w:rsidR="00421C17" w:rsidRPr="00EE580E">
        <w:rPr>
          <w:rFonts w:ascii="Arial" w:eastAsia="Times New Roman" w:hAnsi="Arial" w:cs="Arial"/>
          <w:lang w:val="es-ES" w:eastAsia="es-ES_tradnl"/>
        </w:rPr>
        <w:fldChar w:fldCharType="end"/>
      </w:r>
      <w:r w:rsidRPr="00EE580E">
        <w:rPr>
          <w:rFonts w:ascii="Arial" w:eastAsia="Times New Roman" w:hAnsi="Arial" w:cs="Arial"/>
          <w:lang w:val="es-ES" w:eastAsia="es-ES_tradnl"/>
        </w:rPr>
        <w:t>.</w:t>
      </w:r>
    </w:p>
    <w:p w14:paraId="5FDC5731" w14:textId="1A167FC7" w:rsidR="006C245B" w:rsidRPr="00EE580E" w:rsidRDefault="009C6429">
      <w:pPr>
        <w:spacing w:afterLines="120" w:after="288" w:line="360" w:lineRule="auto"/>
        <w:ind w:firstLine="709"/>
        <w:jc w:val="both"/>
        <w:rPr>
          <w:rFonts w:ascii="Arial" w:eastAsia="Times New Roman" w:hAnsi="Arial" w:cs="Arial"/>
          <w:lang w:val="es-ES" w:eastAsia="es-ES_tradnl"/>
        </w:rPr>
        <w:pPrChange w:id="1350" w:author="MIGUEL FUERTES FERNANDEZ" w:date="2022-08-06T19:31:00Z">
          <w:pPr/>
        </w:pPrChange>
      </w:pPr>
      <w:r w:rsidRPr="00EE580E">
        <w:rPr>
          <w:rFonts w:ascii="Arial" w:eastAsia="Times New Roman" w:hAnsi="Arial" w:cs="Arial"/>
          <w:lang w:val="es-ES" w:eastAsia="es-ES_tradnl"/>
        </w:rPr>
        <w:t>Johnson &amp; Johnson hacen hincapié en que hay que dejar de lado la competitividad y abrazar el aprendizaje colaborativo como una manera en que ese cambio de paradigma puede darse</w:t>
      </w:r>
      <w:r w:rsidR="00421C17" w:rsidRPr="00EE580E">
        <w:rPr>
          <w:rFonts w:ascii="Arial" w:eastAsia="Times New Roman" w:hAnsi="Arial" w:cs="Arial"/>
          <w:lang w:val="es-ES" w:eastAsia="es-ES_tradnl"/>
        </w:rPr>
        <w:t xml:space="preserve"> </w:t>
      </w:r>
      <w:r w:rsidR="00421C17" w:rsidRPr="00EE580E">
        <w:rPr>
          <w:rFonts w:ascii="Arial" w:eastAsia="Times New Roman" w:hAnsi="Arial" w:cs="Arial"/>
          <w:lang w:val="es-ES" w:eastAsia="es-ES_tradnl"/>
        </w:rPr>
        <w:fldChar w:fldCharType="begin"/>
      </w:r>
      <w:r w:rsidR="00421C17" w:rsidRPr="00EE580E">
        <w:rPr>
          <w:rFonts w:ascii="Arial" w:eastAsia="Times New Roman" w:hAnsi="Arial" w:cs="Arial"/>
          <w:lang w:val="es-ES" w:eastAsia="es-ES_tradnl"/>
        </w:rPr>
        <w:instrText xml:space="preserve"> ADDIN ZOTERO_ITEM CSL_CITATION {"citationID":"8IXlG1Li","properties":{"formattedCitation":"(Johnson &amp; Johnson, 1989)","plainCitation":"(Johnson &amp; Johnson, 1989)","noteIndex":0},"citationItems":[{"id":24,"uris":["http://zotero.org/users/9702781/items/YYWQFP8S"],"itemData":{"id":24,"type":"article-journal","container-title":"The Pointer","DOI":"10.1080/05544246.1989.9945370","ISSN":"0554-4246","issue":"2","journalAbbreviation":"The Pointer","language":"en","page":"5-11","source":"DOI.org (Crossref)","title":"Cooperative Learning: What Special Education Teachers Need to Know","title-short":"Cooperative Learning","volume":"33","author":[{"family":"Johnson","given":"David W."},{"family":"Johnson","given":"Roger T."}],"issued":{"date-parts":[["1989",1]]}}}],"schema":"https://github.com/citation-style-language/schema/raw/master/csl-citation.json"} </w:instrText>
      </w:r>
      <w:r w:rsidR="00421C17" w:rsidRPr="00EE580E">
        <w:rPr>
          <w:rFonts w:ascii="Arial" w:eastAsia="Times New Roman" w:hAnsi="Arial" w:cs="Arial"/>
          <w:lang w:val="es-ES" w:eastAsia="es-ES_tradnl"/>
        </w:rPr>
        <w:fldChar w:fldCharType="separate"/>
      </w:r>
      <w:r w:rsidR="00421C17" w:rsidRPr="00EE580E">
        <w:rPr>
          <w:rFonts w:ascii="Arial" w:hAnsi="Arial" w:cs="Arial"/>
        </w:rPr>
        <w:t>(Johnson &amp; Johnson, 1989)</w:t>
      </w:r>
      <w:r w:rsidR="00421C17" w:rsidRPr="00EE580E">
        <w:rPr>
          <w:rFonts w:ascii="Arial" w:eastAsia="Times New Roman" w:hAnsi="Arial" w:cs="Arial"/>
          <w:lang w:val="es-ES" w:eastAsia="es-ES_tradnl"/>
        </w:rPr>
        <w:fldChar w:fldCharType="end"/>
      </w:r>
      <w:r w:rsidRPr="00EE580E">
        <w:rPr>
          <w:rFonts w:ascii="Arial" w:eastAsia="Times New Roman" w:hAnsi="Arial" w:cs="Arial"/>
          <w:lang w:val="es-ES" w:eastAsia="es-ES_tradnl"/>
        </w:rPr>
        <w:t>.</w:t>
      </w:r>
    </w:p>
    <w:p w14:paraId="340598C7" w14:textId="77777777" w:rsidR="006C245B" w:rsidRPr="00EE580E" w:rsidRDefault="006C245B">
      <w:pPr>
        <w:spacing w:afterLines="120" w:after="288" w:line="360" w:lineRule="auto"/>
        <w:ind w:firstLine="709"/>
        <w:jc w:val="both"/>
        <w:rPr>
          <w:rFonts w:ascii="Arial" w:eastAsia="Times New Roman" w:hAnsi="Arial" w:cs="Arial"/>
          <w:lang w:val="es-ES" w:eastAsia="es-ES_tradnl"/>
        </w:rPr>
        <w:pPrChange w:id="1351" w:author="MIGUEL FUERTES FERNANDEZ" w:date="2022-08-06T19:31:00Z">
          <w:pPr/>
        </w:pPrChange>
      </w:pPr>
      <w:r w:rsidRPr="00EE580E">
        <w:rPr>
          <w:rFonts w:ascii="Arial" w:eastAsia="Times New Roman" w:hAnsi="Arial" w:cs="Arial"/>
          <w:lang w:val="es-ES" w:eastAsia="es-ES_tradnl"/>
        </w:rPr>
        <w:t>Es por eso por lo que proponen grupos cuya duración supere el año de vida. Y aquí distinguen entre los grupos “Ad-Hoc” creados para el momento, cuando por ejemplo se les pide a los alumnos que discutan algo con una pareja, grupos rápidos, de corta duración en el tiempo, y grupos “formales” pensados para tareas más largas con un mayor grado de compromiso y donde definitivamente los integrantes no son anónimos.</w:t>
      </w:r>
    </w:p>
    <w:p w14:paraId="1F90B62C" w14:textId="578F10F1" w:rsidR="001566A6" w:rsidRPr="00EE580E" w:rsidRDefault="001566A6">
      <w:pPr>
        <w:spacing w:afterLines="120" w:after="288" w:line="360" w:lineRule="auto"/>
        <w:ind w:firstLine="709"/>
        <w:jc w:val="both"/>
        <w:rPr>
          <w:rFonts w:ascii="Arial" w:eastAsia="Times New Roman" w:hAnsi="Arial" w:cs="Arial"/>
          <w:lang w:val="es-ES" w:eastAsia="es-ES_tradnl"/>
        </w:rPr>
        <w:pPrChange w:id="1352" w:author="MIGUEL FUERTES FERNANDEZ" w:date="2022-08-06T19:31:00Z">
          <w:pPr/>
        </w:pPrChange>
      </w:pPr>
      <w:r w:rsidRPr="00EE580E">
        <w:rPr>
          <w:rFonts w:ascii="Arial" w:eastAsia="Times New Roman" w:hAnsi="Arial" w:cs="Arial"/>
          <w:lang w:val="es-ES" w:eastAsia="es-ES_tradnl"/>
        </w:rPr>
        <w:t>En un grupo heterogéneo, con integrantes con necesidades especiales es más importante aún si cabe planificar estos grupos con cuidado. Es importante que durante la actividad y la vida del grupo estos integrantes se sientan arropados por sus compañeros, en quienes debemos motivar un sentimiento de apoyo y acogida.</w:t>
      </w:r>
    </w:p>
    <w:p w14:paraId="2689BFF9" w14:textId="3189C240" w:rsidR="00680DAD" w:rsidRPr="00EE580E" w:rsidRDefault="00680DAD">
      <w:pPr>
        <w:spacing w:afterLines="120" w:after="288" w:line="360" w:lineRule="auto"/>
        <w:ind w:firstLine="709"/>
        <w:jc w:val="both"/>
        <w:rPr>
          <w:rFonts w:ascii="Arial" w:eastAsia="Times New Roman" w:hAnsi="Arial" w:cs="Arial"/>
          <w:lang w:val="es-ES" w:eastAsia="es-ES_tradnl"/>
        </w:rPr>
        <w:pPrChange w:id="1353" w:author="MIGUEL FUERTES FERNANDEZ" w:date="2022-08-06T19:31:00Z">
          <w:pPr/>
        </w:pPrChange>
      </w:pPr>
      <w:r w:rsidRPr="00EE580E">
        <w:rPr>
          <w:rFonts w:ascii="Arial" w:eastAsia="Times New Roman" w:hAnsi="Arial" w:cs="Arial"/>
          <w:lang w:val="es-ES" w:eastAsia="es-ES_tradnl"/>
        </w:rPr>
        <w:t>Siguen recalcando la importancia de construir relaciones para las personas con necesidades especiales y estar muy atentos a las posibles problemáticas que pueden darse. Johnson &amp; Johnson identifican 3 principales problemas que pueden darse: Ansiedad entre los alumnos con necesidades especiales, ansiedad entre los alumnos sin necesidades especiales y pasividad de los alumnos con necesidades especiales</w:t>
      </w:r>
      <w:r w:rsidR="00F0031A" w:rsidRPr="00EE580E">
        <w:rPr>
          <w:rFonts w:ascii="Arial" w:eastAsia="Times New Roman" w:hAnsi="Arial" w:cs="Arial"/>
          <w:lang w:val="es-ES" w:eastAsia="es-ES_tradnl"/>
        </w:rPr>
        <w:t xml:space="preserve"> </w:t>
      </w:r>
      <w:r w:rsidR="00F0031A" w:rsidRPr="00EE580E">
        <w:rPr>
          <w:rFonts w:ascii="Arial" w:eastAsia="Times New Roman" w:hAnsi="Arial" w:cs="Arial"/>
          <w:lang w:val="es-ES" w:eastAsia="es-ES_tradnl"/>
        </w:rPr>
        <w:fldChar w:fldCharType="begin"/>
      </w:r>
      <w:r w:rsidR="00F0031A" w:rsidRPr="00EE580E">
        <w:rPr>
          <w:rFonts w:ascii="Arial" w:eastAsia="Times New Roman" w:hAnsi="Arial" w:cs="Arial"/>
          <w:lang w:val="es-ES" w:eastAsia="es-ES_tradnl"/>
        </w:rPr>
        <w:instrText xml:space="preserve"> ADDIN ZOTERO_ITEM CSL_CITATION {"citationID":"BLdNuU2o","properties":{"formattedCitation":"(Johnson &amp; Johnson, 1989)","plainCitation":"(Johnson &amp; Johnson, 1989)","noteIndex":0},"citationItems":[{"id":24,"uris":["http://zotero.org/users/9702781/items/YYWQFP8S"],"itemData":{"id":24,"type":"article-journal","container-title":"The Pointer","DOI":"10.1080/05544246.1989.9945370","ISSN":"0554-4246","issue":"2","journalAbbreviation":"The Pointer","language":"en","page":"5-11","source":"DOI.org (Crossref)","title":"Cooperative Learning: What Special Education Teachers Need to Know","title-short":"Cooperative Learning","volume":"33","author":[{"family":"Johnson","given":"David W."},{"family":"Johnson","given":"Roger T."}],"issued":{"date-parts":[["1989",1]]}}}],"schema":"https://github.com/citation-style-language/schema/raw/master/csl-citation.json"} </w:instrText>
      </w:r>
      <w:r w:rsidR="00F0031A" w:rsidRPr="00EE580E">
        <w:rPr>
          <w:rFonts w:ascii="Arial" w:eastAsia="Times New Roman" w:hAnsi="Arial" w:cs="Arial"/>
          <w:lang w:val="es-ES" w:eastAsia="es-ES_tradnl"/>
        </w:rPr>
        <w:fldChar w:fldCharType="separate"/>
      </w:r>
      <w:r w:rsidR="00F0031A" w:rsidRPr="00EE580E">
        <w:rPr>
          <w:rFonts w:ascii="Arial" w:hAnsi="Arial" w:cs="Arial"/>
        </w:rPr>
        <w:t>(Johnson &amp; Johnson, 1989)</w:t>
      </w:r>
      <w:r w:rsidR="00F0031A" w:rsidRPr="00EE580E">
        <w:rPr>
          <w:rFonts w:ascii="Arial" w:eastAsia="Times New Roman" w:hAnsi="Arial" w:cs="Arial"/>
          <w:lang w:val="es-ES" w:eastAsia="es-ES_tradnl"/>
        </w:rPr>
        <w:fldChar w:fldCharType="end"/>
      </w:r>
      <w:r w:rsidRPr="00EE580E">
        <w:rPr>
          <w:rFonts w:ascii="Arial" w:eastAsia="Times New Roman" w:hAnsi="Arial" w:cs="Arial"/>
          <w:lang w:val="es-ES" w:eastAsia="es-ES_tradnl"/>
        </w:rPr>
        <w:t>.</w:t>
      </w:r>
    </w:p>
    <w:p w14:paraId="5E2A82D6" w14:textId="62D7AC65" w:rsidR="00680DAD" w:rsidRPr="00EE580E" w:rsidRDefault="00D222A6">
      <w:pPr>
        <w:spacing w:afterLines="120" w:after="288" w:line="360" w:lineRule="auto"/>
        <w:ind w:firstLine="709"/>
        <w:jc w:val="both"/>
        <w:rPr>
          <w:rFonts w:ascii="Arial" w:eastAsia="Times New Roman" w:hAnsi="Arial" w:cs="Arial"/>
          <w:lang w:val="es-ES" w:eastAsia="es-ES_tradnl"/>
        </w:rPr>
        <w:pPrChange w:id="1354" w:author="MIGUEL FUERTES FERNANDEZ" w:date="2022-08-06T19:31:00Z">
          <w:pPr/>
        </w:pPrChange>
      </w:pPr>
      <w:r w:rsidRPr="00EE580E">
        <w:rPr>
          <w:rFonts w:ascii="Arial" w:eastAsia="Times New Roman" w:hAnsi="Arial" w:cs="Arial"/>
          <w:lang w:val="es-ES" w:eastAsia="es-ES_tradnl"/>
        </w:rPr>
        <w:t>Ansiedad de los alumnos con necesidades especiales, al darse cuenta de que igual aportan menos al grupo que sus compañeros, que no entienden lo que se pide, que no pueden en principio aportar a la discusión. Johnson &amp; Johnson proponen como solución a este problema, explicar, explicar y explicar, las veces que haga falta. Empatizar con el alumno, crear un espacio de confianza</w:t>
      </w:r>
      <w:r w:rsidR="00F0031A" w:rsidRPr="00EE580E">
        <w:rPr>
          <w:rFonts w:ascii="Arial" w:eastAsia="Times New Roman" w:hAnsi="Arial" w:cs="Arial"/>
          <w:lang w:val="es-ES" w:eastAsia="es-ES_tradnl"/>
        </w:rPr>
        <w:t xml:space="preserve"> </w:t>
      </w:r>
      <w:r w:rsidR="00F0031A" w:rsidRPr="00EE580E">
        <w:rPr>
          <w:rFonts w:ascii="Arial" w:eastAsia="Times New Roman" w:hAnsi="Arial" w:cs="Arial"/>
          <w:lang w:val="es-ES" w:eastAsia="es-ES_tradnl"/>
        </w:rPr>
        <w:fldChar w:fldCharType="begin"/>
      </w:r>
      <w:r w:rsidR="00F0031A" w:rsidRPr="00EE580E">
        <w:rPr>
          <w:rFonts w:ascii="Arial" w:eastAsia="Times New Roman" w:hAnsi="Arial" w:cs="Arial"/>
          <w:lang w:val="es-ES" w:eastAsia="es-ES_tradnl"/>
        </w:rPr>
        <w:instrText xml:space="preserve"> ADDIN ZOTERO_ITEM CSL_CITATION {"citationID":"dJ5eGVyf","properties":{"formattedCitation":"(Johnson &amp; Johnson, 1989)","plainCitation":"(Johnson &amp; Johnson, 1989)","noteIndex":0},"citationItems":[{"id":24,"uris":["http://zotero.org/users/9702781/items/YYWQFP8S"],"itemData":{"id":24,"type":"article-journal","container-title":"The Pointer","DOI":"10.1080/05544246.1989.9945370","ISSN":"0554-4246","issue":"2","journalAbbreviation":"The Pointer","language":"en","page":"5-11","source":"DOI.org (Crossref)","title":"Cooperative Learning: What Special Education Teachers Need to Know","title-short":"Cooperative Learning","volume":"33","author":[{"family":"Johnson","given":"David W."},{"family":"Johnson","given":"Roger T."}],"issued":{"date-parts":[["1989",1]]}}}],"schema":"https://github.com/citation-style-language/schema/raw/master/csl-citation.json"} </w:instrText>
      </w:r>
      <w:r w:rsidR="00F0031A" w:rsidRPr="00EE580E">
        <w:rPr>
          <w:rFonts w:ascii="Arial" w:eastAsia="Times New Roman" w:hAnsi="Arial" w:cs="Arial"/>
          <w:lang w:val="es-ES" w:eastAsia="es-ES_tradnl"/>
        </w:rPr>
        <w:fldChar w:fldCharType="separate"/>
      </w:r>
      <w:r w:rsidR="00F0031A" w:rsidRPr="00EE580E">
        <w:rPr>
          <w:rFonts w:ascii="Arial" w:hAnsi="Arial" w:cs="Arial"/>
        </w:rPr>
        <w:t>(Johnson &amp; Johnson, 1989)</w:t>
      </w:r>
      <w:r w:rsidR="00F0031A" w:rsidRPr="00EE580E">
        <w:rPr>
          <w:rFonts w:ascii="Arial" w:eastAsia="Times New Roman" w:hAnsi="Arial" w:cs="Arial"/>
          <w:lang w:val="es-ES" w:eastAsia="es-ES_tradnl"/>
        </w:rPr>
        <w:fldChar w:fldCharType="end"/>
      </w:r>
      <w:r w:rsidRPr="00EE580E">
        <w:rPr>
          <w:rFonts w:ascii="Arial" w:eastAsia="Times New Roman" w:hAnsi="Arial" w:cs="Arial"/>
          <w:lang w:val="es-ES" w:eastAsia="es-ES_tradnl"/>
        </w:rPr>
        <w:t>.</w:t>
      </w:r>
    </w:p>
    <w:p w14:paraId="5E82DE32" w14:textId="6E9CF08C" w:rsidR="00C10ED8" w:rsidRPr="00EE580E" w:rsidRDefault="00D222A6">
      <w:pPr>
        <w:spacing w:afterLines="120" w:after="288" w:line="360" w:lineRule="auto"/>
        <w:ind w:firstLine="709"/>
        <w:jc w:val="both"/>
        <w:rPr>
          <w:rFonts w:ascii="Arial" w:eastAsia="Times New Roman" w:hAnsi="Arial" w:cs="Arial"/>
          <w:lang w:val="es-ES" w:eastAsia="es-ES_tradnl"/>
        </w:rPr>
        <w:pPrChange w:id="1355" w:author="MIGUEL FUERTES FERNANDEZ" w:date="2022-08-06T19:31:00Z">
          <w:pPr/>
        </w:pPrChange>
      </w:pPr>
      <w:r w:rsidRPr="00EE580E">
        <w:rPr>
          <w:rFonts w:ascii="Arial" w:eastAsia="Times New Roman" w:hAnsi="Arial" w:cs="Arial"/>
          <w:lang w:val="es-ES" w:eastAsia="es-ES_tradnl"/>
        </w:rPr>
        <w:t xml:space="preserve">Ansiedad de los alumnos sin necesidades especiales, al ver que por tener en el grupo algún alumno con necesidades especiales, su nota puede ser afectada, ya que el rendimiento a priori del grupo no es el óptimo. Johnson &amp; Johnson proponen para este tipo de casos dar responsabilidades a los alumnos sin necesidades especiales, de acoger a sus compañeros, que sean ellos los que se </w:t>
      </w:r>
      <w:r w:rsidR="00C10ED8" w:rsidRPr="00EE580E">
        <w:rPr>
          <w:rFonts w:ascii="Arial" w:eastAsia="Times New Roman" w:hAnsi="Arial" w:cs="Arial"/>
          <w:lang w:val="es-ES" w:eastAsia="es-ES_tradnl"/>
        </w:rPr>
        <w:t>encarguen</w:t>
      </w:r>
      <w:r w:rsidRPr="00EE580E">
        <w:rPr>
          <w:rFonts w:ascii="Arial" w:eastAsia="Times New Roman" w:hAnsi="Arial" w:cs="Arial"/>
          <w:lang w:val="es-ES" w:eastAsia="es-ES_tradnl"/>
        </w:rPr>
        <w:t xml:space="preserve"> de crear el espacio de confianza que </w:t>
      </w:r>
      <w:r w:rsidR="00C10ED8" w:rsidRPr="00EE580E">
        <w:rPr>
          <w:rFonts w:ascii="Arial" w:eastAsia="Times New Roman" w:hAnsi="Arial" w:cs="Arial"/>
          <w:lang w:val="es-ES" w:eastAsia="es-ES_tradnl"/>
        </w:rPr>
        <w:t xml:space="preserve">comentaba antes. Proponen también aplicar diferentes baremos entre grupos e individuos, tener en cuenta que igual los objetivos alcanzados no son los que se pretendían, atender a esta diversidad en el grupo y dejar claro que el baremo será diferente, y que la nota del ejercicio quedará correctamente plasmada. Por </w:t>
      </w:r>
      <w:r w:rsidR="0055416E" w:rsidRPr="00EE580E">
        <w:rPr>
          <w:rFonts w:ascii="Arial" w:eastAsia="Times New Roman" w:hAnsi="Arial" w:cs="Arial"/>
          <w:lang w:val="es-ES" w:eastAsia="es-ES_tradnl"/>
        </w:rPr>
        <w:t>último,</w:t>
      </w:r>
      <w:r w:rsidR="00C10ED8" w:rsidRPr="00EE580E">
        <w:rPr>
          <w:rFonts w:ascii="Arial" w:eastAsia="Times New Roman" w:hAnsi="Arial" w:cs="Arial"/>
          <w:lang w:val="es-ES" w:eastAsia="es-ES_tradnl"/>
        </w:rPr>
        <w:t xml:space="preserve"> proponen, que este baremo sea favorable al grupo heterogeneo, así estos grupos heterogéneos podrán tener una mayor puntuación o punto extra, incentivando así la acogida de estos grupos heterogéneos</w:t>
      </w:r>
      <w:r w:rsidR="00F0031A" w:rsidRPr="00EE580E">
        <w:rPr>
          <w:rFonts w:ascii="Arial" w:eastAsia="Times New Roman" w:hAnsi="Arial" w:cs="Arial"/>
          <w:lang w:val="es-ES" w:eastAsia="es-ES_tradnl"/>
        </w:rPr>
        <w:t xml:space="preserve"> </w:t>
      </w:r>
      <w:r w:rsidR="00F0031A" w:rsidRPr="00EE580E">
        <w:rPr>
          <w:rFonts w:ascii="Arial" w:eastAsia="Times New Roman" w:hAnsi="Arial" w:cs="Arial"/>
          <w:lang w:val="es-ES" w:eastAsia="es-ES_tradnl"/>
        </w:rPr>
        <w:fldChar w:fldCharType="begin"/>
      </w:r>
      <w:r w:rsidR="00F0031A" w:rsidRPr="00EE580E">
        <w:rPr>
          <w:rFonts w:ascii="Arial" w:eastAsia="Times New Roman" w:hAnsi="Arial" w:cs="Arial"/>
          <w:lang w:val="es-ES" w:eastAsia="es-ES_tradnl"/>
        </w:rPr>
        <w:instrText xml:space="preserve"> ADDIN ZOTERO_ITEM CSL_CITATION {"citationID":"7NSre3sK","properties":{"formattedCitation":"(Johnson &amp; Johnson, 1989)","plainCitation":"(Johnson &amp; Johnson, 1989)","noteIndex":0},"citationItems":[{"id":24,"uris":["http://zotero.org/users/9702781/items/YYWQFP8S"],"itemData":{"id":24,"type":"article-journal","container-title":"The Pointer","DOI":"10.1080/05544246.1989.9945370","ISSN":"0554-4246","issue":"2","journalAbbreviation":"The Pointer","language":"en","page":"5-11","source":"DOI.org (Crossref)","title":"Cooperative Learning: What Special Education Teachers Need to Know","title-short":"Cooperative Learning","volume":"33","author":[{"family":"Johnson","given":"David W."},{"family":"Johnson","given":"Roger T."}],"issued":{"date-parts":[["1989",1]]}}}],"schema":"https://github.com/citation-style-language/schema/raw/master/csl-citation.json"} </w:instrText>
      </w:r>
      <w:r w:rsidR="00F0031A" w:rsidRPr="00EE580E">
        <w:rPr>
          <w:rFonts w:ascii="Arial" w:eastAsia="Times New Roman" w:hAnsi="Arial" w:cs="Arial"/>
          <w:lang w:val="es-ES" w:eastAsia="es-ES_tradnl"/>
        </w:rPr>
        <w:fldChar w:fldCharType="separate"/>
      </w:r>
      <w:r w:rsidR="00F0031A" w:rsidRPr="00EE580E">
        <w:rPr>
          <w:rFonts w:ascii="Arial" w:hAnsi="Arial" w:cs="Arial"/>
        </w:rPr>
        <w:t>(Johnson &amp; Johnson, 1989)</w:t>
      </w:r>
      <w:r w:rsidR="00F0031A" w:rsidRPr="00EE580E">
        <w:rPr>
          <w:rFonts w:ascii="Arial" w:eastAsia="Times New Roman" w:hAnsi="Arial" w:cs="Arial"/>
          <w:lang w:val="es-ES" w:eastAsia="es-ES_tradnl"/>
        </w:rPr>
        <w:fldChar w:fldCharType="end"/>
      </w:r>
      <w:r w:rsidR="00C10ED8" w:rsidRPr="00EE580E">
        <w:rPr>
          <w:rFonts w:ascii="Arial" w:eastAsia="Times New Roman" w:hAnsi="Arial" w:cs="Arial"/>
          <w:lang w:val="es-ES" w:eastAsia="es-ES_tradnl"/>
        </w:rPr>
        <w:t>.</w:t>
      </w:r>
    </w:p>
    <w:p w14:paraId="2892F728" w14:textId="694F9B2D" w:rsidR="00B27176" w:rsidRPr="00EE580E" w:rsidDel="00F327AA" w:rsidRDefault="00C10ED8">
      <w:pPr>
        <w:spacing w:afterLines="120" w:after="288" w:line="360" w:lineRule="auto"/>
        <w:ind w:firstLine="709"/>
        <w:jc w:val="both"/>
        <w:rPr>
          <w:del w:id="1356" w:author="MIGUEL FUERTES FERNANDEZ" w:date="2022-08-06T19:35:00Z"/>
          <w:rFonts w:ascii="Arial" w:eastAsia="Times New Roman" w:hAnsi="Arial" w:cs="Arial"/>
          <w:lang w:val="es-ES" w:eastAsia="es-ES_tradnl"/>
        </w:rPr>
        <w:pPrChange w:id="1357" w:author="MIGUEL FUERTES FERNANDEZ" w:date="2022-08-06T19:31:00Z">
          <w:pPr/>
        </w:pPrChange>
      </w:pPr>
      <w:r w:rsidRPr="00EE580E">
        <w:rPr>
          <w:rFonts w:ascii="Arial" w:eastAsia="Times New Roman" w:hAnsi="Arial" w:cs="Arial"/>
          <w:lang w:val="es-ES" w:eastAsia="es-ES_tradnl"/>
        </w:rPr>
        <w:t>Pasividad de los alumnos con necesidades especiales. Muchas veces detectaban que los alumnos con necesidades especiales solían quedar relegados</w:t>
      </w:r>
      <w:r w:rsidR="0055416E" w:rsidRPr="00EE580E">
        <w:rPr>
          <w:rFonts w:ascii="Arial" w:eastAsia="Times New Roman" w:hAnsi="Arial" w:cs="Arial"/>
          <w:lang w:val="es-ES" w:eastAsia="es-ES_tradnl"/>
        </w:rPr>
        <w:t xml:space="preserve"> a un segundo plano, bien por inactividad debida a no entender el planteamiento, bien porque sus compañeros no tomaban en serio su papel</w:t>
      </w:r>
      <w:r w:rsidR="00B27176" w:rsidRPr="00EE580E">
        <w:rPr>
          <w:rFonts w:ascii="Arial" w:eastAsia="Times New Roman" w:hAnsi="Arial" w:cs="Arial"/>
          <w:lang w:val="es-ES" w:eastAsia="es-ES_tradnl"/>
        </w:rPr>
        <w:t>. A este problema Johnson &amp; Johnson ofrecían la solución de obligar/decidir que el alumno del grupo con necesidades especiales tomase un rol más protagónico dentro del grupo hasta el punto de hacerlo esencial. Visto lo expuesto en el párrafo anterior, esto podría generar ansiedad entre sus compañeros, pero se aplica también la solución antes expuesta. Así mismo, para no caer en la pasividad, afirman que también es importante que los alumnos sin necesidades especiales tendrían que involucrarse hasta el punto de involucrar a los alumnos pasivos</w:t>
      </w:r>
      <w:r w:rsidR="00F0031A" w:rsidRPr="00EE580E">
        <w:rPr>
          <w:rFonts w:ascii="Arial" w:eastAsia="Times New Roman" w:hAnsi="Arial" w:cs="Arial"/>
          <w:lang w:val="es-ES" w:eastAsia="es-ES_tradnl"/>
        </w:rPr>
        <w:t xml:space="preserve"> </w:t>
      </w:r>
      <w:r w:rsidR="00F0031A" w:rsidRPr="00EE580E">
        <w:rPr>
          <w:rFonts w:ascii="Arial" w:eastAsia="Times New Roman" w:hAnsi="Arial" w:cs="Arial"/>
          <w:lang w:val="es-ES" w:eastAsia="es-ES_tradnl"/>
        </w:rPr>
        <w:fldChar w:fldCharType="begin"/>
      </w:r>
      <w:r w:rsidR="00F0031A" w:rsidRPr="00EE580E">
        <w:rPr>
          <w:rFonts w:ascii="Arial" w:eastAsia="Times New Roman" w:hAnsi="Arial" w:cs="Arial"/>
          <w:lang w:val="es-ES" w:eastAsia="es-ES_tradnl"/>
        </w:rPr>
        <w:instrText xml:space="preserve"> ADDIN ZOTERO_ITEM CSL_CITATION {"citationID":"rXDdeC8R","properties":{"formattedCitation":"(Johnson &amp; Johnson, 1989)","plainCitation":"(Johnson &amp; Johnson, 1989)","noteIndex":0},"citationItems":[{"id":24,"uris":["http://zotero.org/users/9702781/items/YYWQFP8S"],"itemData":{"id":24,"type":"article-journal","container-title":"The Pointer","DOI":"10.1080/05544246.1989.9945370","ISSN":"0554-4246","issue":"2","journalAbbreviation":"The Pointer","language":"en","page":"5-11","source":"DOI.org (Crossref)","title":"Cooperative Learning: What Special Education Teachers Need to Know","title-short":"Cooperative Learning","volume":"33","author":[{"family":"Johnson","given":"David W."},{"family":"Johnson","given":"Roger T."}],"issued":{"date-parts":[["1989",1]]}}}],"schema":"https://github.com/citation-style-language/schema/raw/master/csl-citation.json"} </w:instrText>
      </w:r>
      <w:r w:rsidR="00F0031A" w:rsidRPr="00EE580E">
        <w:rPr>
          <w:rFonts w:ascii="Arial" w:eastAsia="Times New Roman" w:hAnsi="Arial" w:cs="Arial"/>
          <w:lang w:val="es-ES" w:eastAsia="es-ES_tradnl"/>
        </w:rPr>
        <w:fldChar w:fldCharType="separate"/>
      </w:r>
      <w:r w:rsidR="00F0031A" w:rsidRPr="00EE580E">
        <w:rPr>
          <w:rFonts w:ascii="Arial" w:hAnsi="Arial" w:cs="Arial"/>
        </w:rPr>
        <w:t>(Johnson &amp; Johnson, 1989)</w:t>
      </w:r>
      <w:r w:rsidR="00F0031A" w:rsidRPr="00EE580E">
        <w:rPr>
          <w:rFonts w:ascii="Arial" w:eastAsia="Times New Roman" w:hAnsi="Arial" w:cs="Arial"/>
          <w:lang w:val="es-ES" w:eastAsia="es-ES_tradnl"/>
        </w:rPr>
        <w:fldChar w:fldCharType="end"/>
      </w:r>
      <w:r w:rsidR="00B27176" w:rsidRPr="00EE580E">
        <w:rPr>
          <w:rFonts w:ascii="Arial" w:eastAsia="Times New Roman" w:hAnsi="Arial" w:cs="Arial"/>
          <w:lang w:val="es-ES" w:eastAsia="es-ES_tradnl"/>
        </w:rPr>
        <w:t>.</w:t>
      </w:r>
    </w:p>
    <w:p w14:paraId="3F99823D" w14:textId="77777777" w:rsidR="00466172" w:rsidRPr="00EE580E" w:rsidRDefault="00466172">
      <w:pPr>
        <w:spacing w:afterLines="120" w:after="288" w:line="360" w:lineRule="auto"/>
        <w:ind w:firstLine="709"/>
        <w:jc w:val="both"/>
        <w:rPr>
          <w:rFonts w:ascii="Arial" w:hAnsi="Arial" w:cs="Arial"/>
          <w:b/>
          <w:bCs/>
          <w:lang w:eastAsia="es-ES"/>
        </w:rPr>
        <w:pPrChange w:id="1358" w:author="MIGUEL FUERTES FERNANDEZ" w:date="2022-08-06T19:35:00Z">
          <w:pPr/>
        </w:pPrChange>
      </w:pPr>
    </w:p>
    <w:p w14:paraId="22130913" w14:textId="77777777" w:rsidR="00466172" w:rsidRPr="00EE580E" w:rsidRDefault="00466172" w:rsidP="00501048">
      <w:pPr>
        <w:pStyle w:val="Ttulo2plantilla"/>
        <w:pPrChange w:id="1359" w:author="MIGUEL FUERTES FERNANDEZ" w:date="2022-08-25T18:52:00Z">
          <w:pPr/>
        </w:pPrChange>
      </w:pPr>
      <w:bookmarkStart w:id="1360" w:name="_Toc112348067"/>
      <w:r w:rsidRPr="00EE580E">
        <w:t>¿Cómo se crean estos grupos de trabajo?</w:t>
      </w:r>
      <w:bookmarkEnd w:id="1360"/>
    </w:p>
    <w:p w14:paraId="1B655751" w14:textId="5F311B2D" w:rsidR="00695593" w:rsidRPr="00EE580E" w:rsidRDefault="00466172">
      <w:pPr>
        <w:spacing w:afterLines="120" w:after="288" w:line="360" w:lineRule="auto"/>
        <w:ind w:firstLine="709"/>
        <w:jc w:val="both"/>
        <w:rPr>
          <w:rFonts w:ascii="Arial" w:hAnsi="Arial" w:cs="Arial"/>
          <w:lang w:eastAsia="es-ES"/>
        </w:rPr>
        <w:pPrChange w:id="1361" w:author="MIGUEL FUERTES FERNANDEZ" w:date="2022-08-06T19:31:00Z">
          <w:pPr/>
        </w:pPrChange>
      </w:pPr>
      <w:r w:rsidRPr="00EE580E">
        <w:rPr>
          <w:rFonts w:ascii="Arial" w:hAnsi="Arial" w:cs="Arial"/>
          <w:lang w:eastAsia="es-ES"/>
        </w:rPr>
        <w:t>Johnson &amp; Johnson</w:t>
      </w:r>
      <w:r w:rsidR="00D176F1" w:rsidRPr="00EE580E">
        <w:rPr>
          <w:rFonts w:ascii="Arial" w:hAnsi="Arial" w:cs="Arial"/>
          <w:lang w:eastAsia="es-ES"/>
        </w:rPr>
        <w:t xml:space="preserve"> primero definen cuales son los roles del profesor dentro de una dinámica de trabajo en grupo o trabajo colaborativo. Afirman, tal y como afirman los demás autores de este documento, que para que haya un cambio de paradigma, el rol del profesor debe cambiar, y no solo es quien enseña la materia y manda callar, sino que ahora pasa a un segundo plano, figurativamente hablando, y facilita que sean los propios alumnos quienes den con la solución</w:t>
      </w:r>
      <w:r w:rsidR="00C07879" w:rsidRPr="00EE580E">
        <w:rPr>
          <w:rFonts w:ascii="Arial" w:hAnsi="Arial" w:cs="Arial"/>
          <w:lang w:eastAsia="es-ES"/>
        </w:rPr>
        <w:t xml:space="preserve"> </w:t>
      </w:r>
      <w:r w:rsidR="00C07879" w:rsidRPr="00EE580E">
        <w:rPr>
          <w:rFonts w:ascii="Arial" w:hAnsi="Arial" w:cs="Arial"/>
          <w:lang w:eastAsia="es-ES"/>
        </w:rPr>
        <w:fldChar w:fldCharType="begin"/>
      </w:r>
      <w:r w:rsidR="00C07879" w:rsidRPr="00EE580E">
        <w:rPr>
          <w:rFonts w:ascii="Arial" w:hAnsi="Arial" w:cs="Arial"/>
          <w:lang w:eastAsia="es-ES"/>
        </w:rPr>
        <w:instrText xml:space="preserve"> ADDIN ZOTERO_ITEM CSL_CITATION {"citationID":"DYC2aaoC","properties":{"formattedCitation":"(Johnson &amp; Johnson, 1989)","plainCitation":"(Johnson &amp; Johnson, 1989)","noteIndex":0},"citationItems":[{"id":24,"uris":["http://zotero.org/users/9702781/items/YYWQFP8S"],"itemData":{"id":24,"type":"article-journal","container-title":"The Pointer","DOI":"10.1080/05544246.1989.9945370","ISSN":"0554-4246","issue":"2","journalAbbreviation":"The Pointer","language":"en","page":"5-11","source":"DOI.org (Crossref)","title":"Cooperative Learning: What Special Education Teachers Need to Know","title-short":"Cooperative Learning","volume":"33","author":[{"family":"Johnson","given":"David W."},{"family":"Johnson","given":"Roger T."}],"issued":{"date-parts":[["1989",1]]}}}],"schema":"https://github.com/citation-style-language/schema/raw/master/csl-citation.json"} </w:instrText>
      </w:r>
      <w:r w:rsidR="00C07879" w:rsidRPr="00EE580E">
        <w:rPr>
          <w:rFonts w:ascii="Arial" w:hAnsi="Arial" w:cs="Arial"/>
          <w:lang w:eastAsia="es-ES"/>
        </w:rPr>
        <w:fldChar w:fldCharType="separate"/>
      </w:r>
      <w:r w:rsidR="00C07879" w:rsidRPr="00EE580E">
        <w:rPr>
          <w:rFonts w:ascii="Arial" w:hAnsi="Arial" w:cs="Arial"/>
        </w:rPr>
        <w:t>(Johnson &amp; Johnson, 1989)</w:t>
      </w:r>
      <w:r w:rsidR="00C07879" w:rsidRPr="00EE580E">
        <w:rPr>
          <w:rFonts w:ascii="Arial" w:hAnsi="Arial" w:cs="Arial"/>
          <w:lang w:eastAsia="es-ES"/>
        </w:rPr>
        <w:fldChar w:fldCharType="end"/>
      </w:r>
      <w:r w:rsidR="00D176F1" w:rsidRPr="00EE580E">
        <w:rPr>
          <w:rFonts w:ascii="Arial" w:hAnsi="Arial" w:cs="Arial"/>
          <w:lang w:eastAsia="es-ES"/>
        </w:rPr>
        <w:t xml:space="preserve">. </w:t>
      </w:r>
    </w:p>
    <w:p w14:paraId="568CB0E9" w14:textId="51E03080" w:rsidR="00695593" w:rsidRPr="00EE580E" w:rsidRDefault="00D176F1">
      <w:pPr>
        <w:spacing w:afterLines="120" w:after="288" w:line="360" w:lineRule="auto"/>
        <w:ind w:firstLine="709"/>
        <w:jc w:val="both"/>
        <w:rPr>
          <w:rFonts w:ascii="Arial" w:hAnsi="Arial" w:cs="Arial"/>
          <w:lang w:eastAsia="es-ES"/>
        </w:rPr>
        <w:pPrChange w:id="1362" w:author="MIGUEL FUERTES FERNANDEZ" w:date="2022-08-06T19:31:00Z">
          <w:pPr/>
        </w:pPrChange>
      </w:pPr>
      <w:r w:rsidRPr="00EE580E">
        <w:rPr>
          <w:rFonts w:ascii="Arial" w:hAnsi="Arial" w:cs="Arial"/>
          <w:lang w:eastAsia="es-ES"/>
        </w:rPr>
        <w:t xml:space="preserve">Plantean entonces que el profesor sea un experto académico que </w:t>
      </w:r>
      <w:r w:rsidR="00695593" w:rsidRPr="00EE580E">
        <w:rPr>
          <w:rFonts w:ascii="Arial" w:hAnsi="Arial" w:cs="Arial"/>
          <w:lang w:eastAsia="es-ES"/>
        </w:rPr>
        <w:t>está presente en el aula en el momento de la actividad, al que los alumnos pueden preguntar y que actúa como último recurso cuando no se sabe a dónde acudir.</w:t>
      </w:r>
    </w:p>
    <w:p w14:paraId="15C1465D" w14:textId="086AB4D1" w:rsidR="00F836DB" w:rsidRPr="00EE580E" w:rsidRDefault="00695593">
      <w:pPr>
        <w:spacing w:afterLines="120" w:after="288" w:line="360" w:lineRule="auto"/>
        <w:ind w:firstLine="709"/>
        <w:jc w:val="both"/>
        <w:rPr>
          <w:rFonts w:ascii="Arial" w:hAnsi="Arial" w:cs="Arial"/>
          <w:lang w:eastAsia="es-ES"/>
        </w:rPr>
        <w:pPrChange w:id="1363" w:author="MIGUEL FUERTES FERNANDEZ" w:date="2022-08-06T19:31:00Z">
          <w:pPr/>
        </w:pPrChange>
      </w:pPr>
      <w:r w:rsidRPr="00EE580E">
        <w:rPr>
          <w:rFonts w:ascii="Arial" w:hAnsi="Arial" w:cs="Arial"/>
          <w:lang w:eastAsia="es-ES"/>
        </w:rPr>
        <w:t>A la vez, el profesor actúa como un “</w:t>
      </w:r>
      <w:r w:rsidR="003E4437" w:rsidRPr="00EE580E">
        <w:rPr>
          <w:rFonts w:ascii="Arial" w:hAnsi="Arial" w:cs="Arial"/>
          <w:lang w:eastAsia="es-ES"/>
        </w:rPr>
        <w:t>mánager</w:t>
      </w:r>
      <w:r w:rsidRPr="00EE580E">
        <w:rPr>
          <w:rFonts w:ascii="Arial" w:hAnsi="Arial" w:cs="Arial"/>
          <w:lang w:eastAsia="es-ES"/>
        </w:rPr>
        <w:t>” de la clase. Facilita la comunicación en los grupos, modera la conversación, facilita el ambiente para que los alumnos puedan llevar a cabo su tarea.</w:t>
      </w:r>
    </w:p>
    <w:p w14:paraId="329295AA" w14:textId="77777777" w:rsidR="00F836DB" w:rsidRPr="00EE580E" w:rsidRDefault="00F836DB">
      <w:pPr>
        <w:spacing w:afterLines="120" w:after="288" w:line="360" w:lineRule="auto"/>
        <w:ind w:firstLine="709"/>
        <w:jc w:val="both"/>
        <w:rPr>
          <w:rFonts w:ascii="Arial" w:hAnsi="Arial" w:cs="Arial"/>
          <w:lang w:eastAsia="es-ES"/>
        </w:rPr>
        <w:pPrChange w:id="1364" w:author="MIGUEL FUERTES FERNANDEZ" w:date="2022-08-06T19:31:00Z">
          <w:pPr/>
        </w:pPrChange>
      </w:pPr>
      <w:r w:rsidRPr="00EE580E">
        <w:rPr>
          <w:rFonts w:ascii="Arial" w:hAnsi="Arial" w:cs="Arial"/>
          <w:lang w:eastAsia="es-ES"/>
        </w:rPr>
        <w:t>En definitiva, el profesor queda relegado a un segundo término, a una tarea pasiva dentro de la actividad. Pasiva, pero no por ello menos importante.</w:t>
      </w:r>
    </w:p>
    <w:p w14:paraId="14EAF074" w14:textId="77777777" w:rsidR="00F836DB" w:rsidRPr="00EE580E" w:rsidRDefault="00F836DB">
      <w:pPr>
        <w:spacing w:afterLines="120" w:after="288" w:line="360" w:lineRule="auto"/>
        <w:ind w:firstLine="709"/>
        <w:jc w:val="both"/>
        <w:rPr>
          <w:rFonts w:ascii="Arial" w:hAnsi="Arial" w:cs="Arial"/>
          <w:lang w:eastAsia="es-ES"/>
        </w:rPr>
        <w:pPrChange w:id="1365" w:author="MIGUEL FUERTES FERNANDEZ" w:date="2022-08-06T19:31:00Z">
          <w:pPr/>
        </w:pPrChange>
      </w:pPr>
      <w:r w:rsidRPr="00EE580E">
        <w:rPr>
          <w:rFonts w:ascii="Arial" w:hAnsi="Arial" w:cs="Arial"/>
          <w:lang w:eastAsia="es-ES"/>
        </w:rPr>
        <w:t>Atendiendo a esta perspectiva es importante planificar y entender como ha de hacerse el grupo y que tareas tiene el profesor de cara a plantear y realizar la actividad.</w:t>
      </w:r>
    </w:p>
    <w:p w14:paraId="7AD214D9" w14:textId="5BDFC7DF" w:rsidR="00894070" w:rsidRPr="00EE580E" w:rsidRDefault="00F836DB">
      <w:pPr>
        <w:spacing w:afterLines="120" w:after="288" w:line="360" w:lineRule="auto"/>
        <w:ind w:firstLine="709"/>
        <w:jc w:val="both"/>
        <w:rPr>
          <w:rFonts w:ascii="Arial" w:hAnsi="Arial" w:cs="Arial"/>
          <w:lang w:eastAsia="es-ES"/>
        </w:rPr>
        <w:pPrChange w:id="1366" w:author="MIGUEL FUERTES FERNANDEZ" w:date="2022-08-06T19:31:00Z">
          <w:pPr/>
        </w:pPrChange>
      </w:pPr>
      <w:r w:rsidRPr="00EE580E">
        <w:rPr>
          <w:rFonts w:ascii="Arial" w:hAnsi="Arial" w:cs="Arial"/>
          <w:lang w:eastAsia="es-ES"/>
        </w:rPr>
        <w:t>Según Johnson &amp; Johnson estas tareas son las siguientes:</w:t>
      </w:r>
      <w:r w:rsidR="00A96AAE" w:rsidRPr="00EE580E">
        <w:rPr>
          <w:rFonts w:ascii="Arial" w:hAnsi="Arial" w:cs="Arial"/>
          <w:lang w:eastAsia="es-ES"/>
        </w:rPr>
        <w:t xml:space="preserve"> definir claramente los objetivos de la lección, </w:t>
      </w:r>
      <w:r w:rsidR="00894070" w:rsidRPr="00EE580E">
        <w:rPr>
          <w:rFonts w:ascii="Arial" w:hAnsi="Arial" w:cs="Arial"/>
          <w:lang w:eastAsia="es-ES"/>
        </w:rPr>
        <w:t>tomar las decisiones pertinentes, explicar la tarea y los requerimientos y monitorizar y asistir</w:t>
      </w:r>
      <w:r w:rsidR="00C07879" w:rsidRPr="00EE580E">
        <w:rPr>
          <w:rFonts w:ascii="Arial" w:hAnsi="Arial" w:cs="Arial"/>
          <w:lang w:eastAsia="es-ES"/>
        </w:rPr>
        <w:t xml:space="preserve"> </w:t>
      </w:r>
      <w:r w:rsidR="00C07879" w:rsidRPr="00EE580E">
        <w:rPr>
          <w:rFonts w:ascii="Arial" w:hAnsi="Arial" w:cs="Arial"/>
          <w:lang w:eastAsia="es-ES"/>
        </w:rPr>
        <w:fldChar w:fldCharType="begin"/>
      </w:r>
      <w:r w:rsidR="00C07879" w:rsidRPr="00EE580E">
        <w:rPr>
          <w:rFonts w:ascii="Arial" w:hAnsi="Arial" w:cs="Arial"/>
          <w:lang w:eastAsia="es-ES"/>
        </w:rPr>
        <w:instrText xml:space="preserve"> ADDIN ZOTERO_ITEM CSL_CITATION {"citationID":"yYL7MTaA","properties":{"formattedCitation":"(Johnson &amp; Johnson, 1989)","plainCitation":"(Johnson &amp; Johnson, 1989)","noteIndex":0},"citationItems":[{"id":24,"uris":["http://zotero.org/users/9702781/items/YYWQFP8S"],"itemData":{"id":24,"type":"article-journal","container-title":"The Pointer","DOI":"10.1080/05544246.1989.9945370","ISSN":"0554-4246","issue":"2","journalAbbreviation":"The Pointer","language":"en","page":"5-11","source":"DOI.org (Crossref)","title":"Cooperative Learning: What Special Education Teachers Need to Know","title-short":"Cooperative Learning","volume":"33","author":[{"family":"Johnson","given":"David W."},{"family":"Johnson","given":"Roger T."}],"issued":{"date-parts":[["1989",1]]}}}],"schema":"https://github.com/citation-style-language/schema/raw/master/csl-citation.json"} </w:instrText>
      </w:r>
      <w:r w:rsidR="00C07879" w:rsidRPr="00EE580E">
        <w:rPr>
          <w:rFonts w:ascii="Arial" w:hAnsi="Arial" w:cs="Arial"/>
          <w:lang w:eastAsia="es-ES"/>
        </w:rPr>
        <w:fldChar w:fldCharType="separate"/>
      </w:r>
      <w:r w:rsidR="00C07879" w:rsidRPr="00EE580E">
        <w:rPr>
          <w:rFonts w:ascii="Arial" w:hAnsi="Arial" w:cs="Arial"/>
        </w:rPr>
        <w:t>(Johnson &amp; Johnson, 1989)</w:t>
      </w:r>
      <w:r w:rsidR="00C07879" w:rsidRPr="00EE580E">
        <w:rPr>
          <w:rFonts w:ascii="Arial" w:hAnsi="Arial" w:cs="Arial"/>
          <w:lang w:eastAsia="es-ES"/>
        </w:rPr>
        <w:fldChar w:fldCharType="end"/>
      </w:r>
      <w:r w:rsidR="00894070" w:rsidRPr="00EE580E">
        <w:rPr>
          <w:rFonts w:ascii="Arial" w:hAnsi="Arial" w:cs="Arial"/>
          <w:lang w:eastAsia="es-ES"/>
        </w:rPr>
        <w:t>.</w:t>
      </w:r>
    </w:p>
    <w:p w14:paraId="1BFB586C" w14:textId="4BE91FFF" w:rsidR="00894070" w:rsidRPr="00EE580E" w:rsidRDefault="00894070">
      <w:pPr>
        <w:spacing w:afterLines="120" w:after="288" w:line="360" w:lineRule="auto"/>
        <w:ind w:firstLine="709"/>
        <w:jc w:val="both"/>
        <w:rPr>
          <w:rFonts w:ascii="Arial" w:hAnsi="Arial" w:cs="Arial"/>
          <w:lang w:eastAsia="es-ES"/>
        </w:rPr>
        <w:pPrChange w:id="1367" w:author="MIGUEL FUERTES FERNANDEZ" w:date="2022-08-06T19:31:00Z">
          <w:pPr/>
        </w:pPrChange>
      </w:pPr>
      <w:r w:rsidRPr="00EE580E">
        <w:rPr>
          <w:rFonts w:ascii="Arial" w:hAnsi="Arial" w:cs="Arial"/>
          <w:lang w:eastAsia="es-ES"/>
        </w:rPr>
        <w:t xml:space="preserve">Cuando hablan de decisiones, lo que el profesor ha de plantearse es la composición del grupo. Vistos los objetivos, el profesor ha de darse cuenta de </w:t>
      </w:r>
      <w:r w:rsidR="0006348D" w:rsidRPr="00EE580E">
        <w:rPr>
          <w:rFonts w:ascii="Arial" w:hAnsi="Arial" w:cs="Arial"/>
          <w:lang w:eastAsia="es-ES"/>
        </w:rPr>
        <w:t>cómo</w:t>
      </w:r>
      <w:r w:rsidRPr="00EE580E">
        <w:rPr>
          <w:rFonts w:ascii="Arial" w:hAnsi="Arial" w:cs="Arial"/>
          <w:lang w:eastAsia="es-ES"/>
        </w:rPr>
        <w:t xml:space="preserve"> ha de ser el grupo que necesita para dicha actividad, debe tener presente que roles va a asignar a cada alumno y que materiales son necesarios para llevar a cabo la tarea.</w:t>
      </w:r>
    </w:p>
    <w:p w14:paraId="50A0EAB2" w14:textId="6A64E948" w:rsidR="00894070" w:rsidRPr="00EE580E" w:rsidDel="00F327AA" w:rsidRDefault="00894070">
      <w:pPr>
        <w:spacing w:afterLines="120" w:after="288" w:line="360" w:lineRule="auto"/>
        <w:ind w:firstLine="709"/>
        <w:jc w:val="both"/>
        <w:rPr>
          <w:del w:id="1368" w:author="MIGUEL FUERTES FERNANDEZ" w:date="2022-08-06T19:35:00Z"/>
          <w:rFonts w:ascii="Arial" w:hAnsi="Arial" w:cs="Arial"/>
          <w:lang w:eastAsia="es-ES"/>
        </w:rPr>
        <w:pPrChange w:id="1369" w:author="MIGUEL FUERTES FERNANDEZ" w:date="2022-08-06T19:31:00Z">
          <w:pPr/>
        </w:pPrChange>
      </w:pPr>
      <w:r w:rsidRPr="00EE580E">
        <w:rPr>
          <w:rFonts w:ascii="Arial" w:hAnsi="Arial" w:cs="Arial"/>
          <w:lang w:eastAsia="es-ES"/>
        </w:rPr>
        <w:t xml:space="preserve">Referente a monitorizar y asistir, Johnson &amp; Johnson afirman que los alumnos deben apoyarse entre ellos, tienen que ser ellos mismos quienes se expliquen la lección, volviendo a </w:t>
      </w:r>
      <w:r w:rsidR="00942555" w:rsidRPr="00EE580E">
        <w:rPr>
          <w:rFonts w:ascii="Arial" w:hAnsi="Arial" w:cs="Arial"/>
          <w:lang w:eastAsia="es-ES"/>
        </w:rPr>
        <w:t>lo</w:t>
      </w:r>
      <w:r w:rsidRPr="00EE580E">
        <w:rPr>
          <w:rFonts w:ascii="Arial" w:hAnsi="Arial" w:cs="Arial"/>
          <w:lang w:eastAsia="es-ES"/>
        </w:rPr>
        <w:t xml:space="preserve"> antes mencionados de que la labor del profesor pasa a un segundo plano y solo adquiere el rol de administrador de la clase y fuente de conocimiento</w:t>
      </w:r>
      <w:r w:rsidR="00ED5ED7" w:rsidRPr="00EE580E">
        <w:rPr>
          <w:rFonts w:ascii="Arial" w:hAnsi="Arial" w:cs="Arial"/>
          <w:lang w:eastAsia="es-ES"/>
        </w:rPr>
        <w:t xml:space="preserve"> </w:t>
      </w:r>
      <w:r w:rsidR="00ED5ED7" w:rsidRPr="00EE580E">
        <w:rPr>
          <w:rFonts w:ascii="Arial" w:hAnsi="Arial" w:cs="Arial"/>
          <w:lang w:eastAsia="es-ES"/>
        </w:rPr>
        <w:fldChar w:fldCharType="begin"/>
      </w:r>
      <w:r w:rsidR="00ED5ED7" w:rsidRPr="00EE580E">
        <w:rPr>
          <w:rFonts w:ascii="Arial" w:hAnsi="Arial" w:cs="Arial"/>
          <w:lang w:eastAsia="es-ES"/>
        </w:rPr>
        <w:instrText xml:space="preserve"> ADDIN ZOTERO_ITEM CSL_CITATION {"citationID":"0UG8FeZi","properties":{"formattedCitation":"(Johnson &amp; Johnson, 1989)","plainCitation":"(Johnson &amp; Johnson, 1989)","noteIndex":0},"citationItems":[{"id":24,"uris":["http://zotero.org/users/9702781/items/YYWQFP8S"],"itemData":{"id":24,"type":"article-journal","container-title":"The Pointer","DOI":"10.1080/05544246.1989.9945370","ISSN":"0554-4246","issue":"2","journalAbbreviation":"The Pointer","language":"en","page":"5-11","source":"DOI.org (Crossref)","title":"Cooperative Learning: What Special Education Teachers Need to Know","title-short":"Cooperative Learning","volume":"33","author":[{"family":"Johnson","given":"David W."},{"family":"Johnson","given":"Roger T."}],"issued":{"date-parts":[["1989",1]]}}}],"schema":"https://github.com/citation-style-language/schema/raw/master/csl-citation.json"} </w:instrText>
      </w:r>
      <w:r w:rsidR="00ED5ED7" w:rsidRPr="00EE580E">
        <w:rPr>
          <w:rFonts w:ascii="Arial" w:hAnsi="Arial" w:cs="Arial"/>
          <w:lang w:eastAsia="es-ES"/>
        </w:rPr>
        <w:fldChar w:fldCharType="separate"/>
      </w:r>
      <w:r w:rsidR="00ED5ED7" w:rsidRPr="00EE580E">
        <w:rPr>
          <w:rFonts w:ascii="Arial" w:hAnsi="Arial" w:cs="Arial"/>
        </w:rPr>
        <w:t>(Johnson &amp; Johnson, 1989)</w:t>
      </w:r>
      <w:r w:rsidR="00ED5ED7" w:rsidRPr="00EE580E">
        <w:rPr>
          <w:rFonts w:ascii="Arial" w:hAnsi="Arial" w:cs="Arial"/>
          <w:lang w:eastAsia="es-ES"/>
        </w:rPr>
        <w:fldChar w:fldCharType="end"/>
      </w:r>
      <w:r w:rsidRPr="00EE580E">
        <w:rPr>
          <w:rFonts w:ascii="Arial" w:hAnsi="Arial" w:cs="Arial"/>
          <w:lang w:eastAsia="es-ES"/>
        </w:rPr>
        <w:t>.</w:t>
      </w:r>
    </w:p>
    <w:p w14:paraId="20F2E766" w14:textId="77777777" w:rsidR="000C0939" w:rsidRPr="00EE580E" w:rsidRDefault="000C0939">
      <w:pPr>
        <w:spacing w:afterLines="120" w:after="288" w:line="360" w:lineRule="auto"/>
        <w:ind w:firstLine="709"/>
        <w:jc w:val="both"/>
        <w:rPr>
          <w:rFonts w:ascii="Arial" w:hAnsi="Arial" w:cs="Arial"/>
          <w:b/>
          <w:bCs/>
          <w:lang w:eastAsia="es-ES"/>
        </w:rPr>
        <w:pPrChange w:id="1370" w:author="MIGUEL FUERTES FERNANDEZ" w:date="2022-08-06T19:35:00Z">
          <w:pPr/>
        </w:pPrChange>
      </w:pPr>
    </w:p>
    <w:p w14:paraId="583700EA" w14:textId="77777777" w:rsidR="006C7ABB" w:rsidRPr="00EE580E" w:rsidRDefault="006C7ABB" w:rsidP="00501048">
      <w:pPr>
        <w:pStyle w:val="Ttulo2plantilla"/>
        <w:rPr>
          <w:ins w:id="1371" w:author="Usuario de Microsoft Office" w:date="2022-07-10T11:37:00Z"/>
        </w:rPr>
        <w:pPrChange w:id="1372" w:author="MIGUEL FUERTES FERNANDEZ" w:date="2022-08-25T18:52:00Z">
          <w:pPr/>
        </w:pPrChange>
      </w:pPr>
      <w:bookmarkStart w:id="1373" w:name="_Toc112348068"/>
      <w:ins w:id="1374" w:author="Usuario de Microsoft Office" w:date="2022-07-10T11:37:00Z">
        <w:r w:rsidRPr="00EE580E">
          <w:t>Test Sociométricos</w:t>
        </w:r>
        <w:bookmarkEnd w:id="1373"/>
      </w:ins>
    </w:p>
    <w:p w14:paraId="09642FCE" w14:textId="38A65F26" w:rsidR="00155CA6" w:rsidRPr="00EE580E" w:rsidRDefault="00155CA6" w:rsidP="00155CA6">
      <w:pPr>
        <w:spacing w:afterLines="120" w:after="288" w:line="360" w:lineRule="auto"/>
        <w:ind w:firstLine="709"/>
        <w:jc w:val="both"/>
        <w:rPr>
          <w:ins w:id="1375" w:author="Usuario de Microsoft Office" w:date="2022-07-10T11:37:00Z"/>
          <w:rFonts w:ascii="Arial" w:hAnsi="Arial" w:cs="Arial"/>
          <w:lang w:eastAsia="es-ES"/>
        </w:rPr>
      </w:pPr>
      <w:commentRangeStart w:id="1376"/>
      <w:r w:rsidRPr="00EE580E">
        <w:rPr>
          <w:rFonts w:ascii="Arial" w:hAnsi="Arial" w:cs="Arial"/>
          <w:lang w:eastAsia="es-ES"/>
        </w:rPr>
        <w:t xml:space="preserve">A </w:t>
      </w:r>
      <w:r w:rsidR="00C108EA" w:rsidRPr="00EE580E">
        <w:rPr>
          <w:rFonts w:ascii="Arial" w:hAnsi="Arial" w:cs="Arial"/>
          <w:lang w:eastAsia="es-ES"/>
        </w:rPr>
        <w:t>continuación,</w:t>
      </w:r>
      <w:r w:rsidRPr="00EE580E">
        <w:rPr>
          <w:rFonts w:ascii="Arial" w:hAnsi="Arial" w:cs="Arial"/>
          <w:lang w:eastAsia="es-ES"/>
        </w:rPr>
        <w:t xml:space="preserve"> se presenta una manera de cuantificar como ha de ser la relación de los alumnos en un grupo, así como también, de </w:t>
      </w:r>
      <w:r w:rsidR="008B4342" w:rsidRPr="00EE580E">
        <w:rPr>
          <w:rFonts w:ascii="Arial" w:hAnsi="Arial" w:cs="Arial"/>
          <w:lang w:eastAsia="es-ES"/>
        </w:rPr>
        <w:t>cómo</w:t>
      </w:r>
      <w:r w:rsidRPr="00EE580E">
        <w:rPr>
          <w:rFonts w:ascii="Arial" w:hAnsi="Arial" w:cs="Arial"/>
          <w:lang w:eastAsia="es-ES"/>
        </w:rPr>
        <w:t xml:space="preserve"> sacar métricas que sirvan para ver </w:t>
      </w:r>
      <w:r w:rsidR="008B4342" w:rsidRPr="00EE580E">
        <w:rPr>
          <w:rFonts w:ascii="Arial" w:hAnsi="Arial" w:cs="Arial"/>
          <w:lang w:eastAsia="es-ES"/>
        </w:rPr>
        <w:t>cómo</w:t>
      </w:r>
      <w:r w:rsidRPr="00EE580E">
        <w:rPr>
          <w:rFonts w:ascii="Arial" w:hAnsi="Arial" w:cs="Arial"/>
          <w:lang w:eastAsia="es-ES"/>
        </w:rPr>
        <w:t xml:space="preserve"> ha de ser esta relación y así poder automatizar este proceso en el futuro.</w:t>
      </w:r>
      <w:commentRangeEnd w:id="1376"/>
      <w:r w:rsidRPr="00EE580E">
        <w:rPr>
          <w:rStyle w:val="CommentReference"/>
        </w:rPr>
        <w:commentReference w:id="1376"/>
      </w:r>
    </w:p>
    <w:p w14:paraId="7A68AB7F" w14:textId="16AEA1BB" w:rsidR="006C7ABB" w:rsidRPr="00EE580E" w:rsidRDefault="006C7ABB">
      <w:pPr>
        <w:spacing w:afterLines="120" w:after="288" w:line="360" w:lineRule="auto"/>
        <w:ind w:firstLine="709"/>
        <w:jc w:val="both"/>
        <w:rPr>
          <w:ins w:id="1377" w:author="Usuario de Microsoft Office" w:date="2022-07-10T11:37:00Z"/>
          <w:rFonts w:ascii="Arial" w:hAnsi="Arial" w:cs="Arial"/>
          <w:lang w:eastAsia="es-ES"/>
        </w:rPr>
        <w:pPrChange w:id="1378" w:author="MIGUEL FUERTES FERNANDEZ" w:date="2022-08-06T19:31:00Z">
          <w:pPr/>
        </w:pPrChange>
      </w:pPr>
      <w:ins w:id="1379" w:author="Usuario de Microsoft Office" w:date="2022-07-10T11:37:00Z">
        <w:r w:rsidRPr="00EE580E">
          <w:rPr>
            <w:rFonts w:ascii="Arial" w:hAnsi="Arial" w:cs="Arial"/>
            <w:lang w:eastAsia="es-ES"/>
          </w:rPr>
          <w:t>Grosu propone para este fin, utilizar las pruebas sociométricas, como una forma de analizar cómo ha de ser la interrelación entre los integrantes de un grupo</w:t>
        </w:r>
      </w:ins>
      <w:r w:rsidR="00C108EA" w:rsidRPr="00EE580E">
        <w:rPr>
          <w:rFonts w:ascii="Arial" w:hAnsi="Arial" w:cs="Arial"/>
          <w:lang w:eastAsia="es-ES"/>
        </w:rPr>
        <w:t xml:space="preserve"> </w:t>
      </w:r>
      <w:r w:rsidR="00C108EA" w:rsidRPr="00EE580E">
        <w:rPr>
          <w:rFonts w:ascii="Arial" w:hAnsi="Arial" w:cs="Arial"/>
          <w:lang w:eastAsia="es-ES"/>
        </w:rPr>
        <w:fldChar w:fldCharType="begin"/>
      </w:r>
      <w:r w:rsidR="00C108EA" w:rsidRPr="00EE580E">
        <w:rPr>
          <w:rFonts w:ascii="Arial" w:hAnsi="Arial" w:cs="Arial"/>
          <w:lang w:eastAsia="es-ES"/>
        </w:rPr>
        <w:instrText xml:space="preserve"> ADDIN ZOTERO_ITEM CSL_CITATION {"citationID":"NHB0Ew00","properties":{"formattedCitation":"(Grosu, 2019)","plainCitation":"(Grosu, 2019)","noteIndex":0},"citationItems":[{"id":34,"uris":["http://zotero.org/users/9702781/items/4TKBLIZI"],"itemData":{"id":34,"type":"article-journal","abstract":"Currently, teenagers face the difficulty of integration and socialization in the new membership group. Knowing the adolescent team not only involves knowing the personality of its members but much more, and this can be achieved by practising various active forms of tourism that are considered to be means of influencing and forming the human character of fairness, modesty, courage and last but not least, teamwork.","container-title":"The Annals of \"Dunarea de Jos\" University of Galati Fascicle XV Physical Education and Sport Management","DOI":"10.35219/efms.2019.1.05","ISSN":"2344-4584, 1454-9832","journalAbbreviation":"EFMS","language":"en","page":"26-30","source":"DOI.org (Crossref)","title":"Sociometric particularities in the social integration of adolescents by practising active forms of tourism","volume":"1","author":[{"family":"Grosu","given":"Maria"}],"issued":{"date-parts":[["2019",7,15]]}}}],"schema":"https://github.com/citation-style-language/schema/raw/master/csl-citation.json"} </w:instrText>
      </w:r>
      <w:r w:rsidR="00C108EA" w:rsidRPr="00EE580E">
        <w:rPr>
          <w:rFonts w:ascii="Arial" w:hAnsi="Arial" w:cs="Arial"/>
          <w:lang w:eastAsia="es-ES"/>
        </w:rPr>
        <w:fldChar w:fldCharType="separate"/>
      </w:r>
      <w:r w:rsidR="00C108EA" w:rsidRPr="00EE580E">
        <w:rPr>
          <w:rFonts w:ascii="Arial" w:hAnsi="Arial" w:cs="Arial"/>
        </w:rPr>
        <w:t>(Grosu, 2019)</w:t>
      </w:r>
      <w:r w:rsidR="00C108EA" w:rsidRPr="00EE580E">
        <w:rPr>
          <w:rFonts w:ascii="Arial" w:hAnsi="Arial" w:cs="Arial"/>
          <w:lang w:eastAsia="es-ES"/>
        </w:rPr>
        <w:fldChar w:fldCharType="end"/>
      </w:r>
      <w:ins w:id="1380" w:author="Usuario de Microsoft Office" w:date="2022-07-10T11:37:00Z">
        <w:r w:rsidRPr="00EE580E">
          <w:rPr>
            <w:rFonts w:ascii="Arial" w:hAnsi="Arial" w:cs="Arial"/>
            <w:lang w:eastAsia="es-ES"/>
          </w:rPr>
          <w:t xml:space="preserve">. </w:t>
        </w:r>
      </w:ins>
    </w:p>
    <w:p w14:paraId="1C881835" w14:textId="77777777" w:rsidR="006C7ABB" w:rsidRPr="00EE580E" w:rsidRDefault="006C7ABB">
      <w:pPr>
        <w:spacing w:afterLines="120" w:after="288" w:line="360" w:lineRule="auto"/>
        <w:ind w:firstLine="709"/>
        <w:jc w:val="both"/>
        <w:rPr>
          <w:ins w:id="1381" w:author="Usuario de Microsoft Office" w:date="2022-07-10T11:37:00Z"/>
          <w:rFonts w:ascii="Arial" w:hAnsi="Arial" w:cs="Arial"/>
          <w:lang w:eastAsia="es-ES"/>
        </w:rPr>
        <w:pPrChange w:id="1382" w:author="MIGUEL FUERTES FERNANDEZ" w:date="2022-08-06T19:31:00Z">
          <w:pPr/>
        </w:pPrChange>
      </w:pPr>
      <w:ins w:id="1383" w:author="Usuario de Microsoft Office" w:date="2022-07-10T11:37:00Z">
        <w:r w:rsidRPr="00EE580E">
          <w:rPr>
            <w:rFonts w:ascii="Arial" w:hAnsi="Arial" w:cs="Arial"/>
            <w:lang w:eastAsia="es-ES"/>
          </w:rPr>
          <w:t>Define integración como el proceso biológico, neurológico y psicológico de abrazar y asimilar la implicación de un elemento. O lo que, trasladado al ámbito social, se traduce en acomodar o resolver conflictos mediante las aspiraciones y las actitudes del comportamiento.</w:t>
        </w:r>
      </w:ins>
    </w:p>
    <w:p w14:paraId="2C15607A" w14:textId="7A194E39" w:rsidR="006C7ABB" w:rsidRPr="00EE580E" w:rsidRDefault="006C7ABB">
      <w:pPr>
        <w:spacing w:afterLines="120" w:after="288" w:line="360" w:lineRule="auto"/>
        <w:ind w:firstLine="709"/>
        <w:jc w:val="both"/>
        <w:rPr>
          <w:ins w:id="1384" w:author="Usuario de Microsoft Office" w:date="2022-07-10T11:37:00Z"/>
          <w:rFonts w:ascii="Arial" w:hAnsi="Arial" w:cs="Arial"/>
          <w:lang w:eastAsia="es-ES"/>
        </w:rPr>
        <w:pPrChange w:id="1385" w:author="MIGUEL FUERTES FERNANDEZ" w:date="2022-08-06T19:31:00Z">
          <w:pPr/>
        </w:pPrChange>
      </w:pPr>
      <w:ins w:id="1386" w:author="Usuario de Microsoft Office" w:date="2022-07-10T11:37:00Z">
        <w:r w:rsidRPr="00EE580E">
          <w:rPr>
            <w:rFonts w:ascii="Arial" w:hAnsi="Arial" w:cs="Arial"/>
            <w:lang w:eastAsia="es-ES"/>
          </w:rPr>
          <w:t>Grosu además, añade que hay varias formas de llegar a esta integración. El domino, el compromiso, la conciliación y la conversión. Para que haya una relación (Johnson &amp; Johnson) hace falta que haya integración entre los integrantes y es por eso que es importante atender a las diferencias y acomodar posibles conflictos</w:t>
        </w:r>
      </w:ins>
      <w:r w:rsidR="00C108EA" w:rsidRPr="00EE580E">
        <w:rPr>
          <w:rFonts w:ascii="Arial" w:hAnsi="Arial" w:cs="Arial"/>
          <w:lang w:eastAsia="es-ES"/>
        </w:rPr>
        <w:t xml:space="preserve"> </w:t>
      </w:r>
      <w:r w:rsidR="00C108EA" w:rsidRPr="00EE580E">
        <w:rPr>
          <w:rFonts w:ascii="Arial" w:hAnsi="Arial" w:cs="Arial"/>
          <w:lang w:eastAsia="es-ES"/>
        </w:rPr>
        <w:fldChar w:fldCharType="begin"/>
      </w:r>
      <w:r w:rsidR="00C108EA" w:rsidRPr="00EE580E">
        <w:rPr>
          <w:rFonts w:ascii="Arial" w:hAnsi="Arial" w:cs="Arial"/>
          <w:lang w:eastAsia="es-ES"/>
        </w:rPr>
        <w:instrText xml:space="preserve"> ADDIN ZOTERO_ITEM CSL_CITATION {"citationID":"0ClF3xlp","properties":{"formattedCitation":"(Grosu, 2019)","plainCitation":"(Grosu, 2019)","noteIndex":0},"citationItems":[{"id":34,"uris":["http://zotero.org/users/9702781/items/4TKBLIZI"],"itemData":{"id":34,"type":"article-journal","abstract":"Currently, teenagers face the difficulty of integration and socialization in the new membership group. Knowing the adolescent team not only involves knowing the personality of its members but much more, and this can be achieved by practising various active forms of tourism that are considered to be means of influencing and forming the human character of fairness, modesty, courage and last but not least, teamwork.","container-title":"The Annals of \"Dunarea de Jos\" University of Galati Fascicle XV Physical Education and Sport Management","DOI":"10.35219/efms.2019.1.05","ISSN":"2344-4584, 1454-9832","journalAbbreviation":"EFMS","language":"en","page":"26-30","source":"DOI.org (Crossref)","title":"Sociometric particularities in the social integration of adolescents by practising active forms of tourism","volume":"1","author":[{"family":"Grosu","given":"Maria"}],"issued":{"date-parts":[["2019",7,15]]}}}],"schema":"https://github.com/citation-style-language/schema/raw/master/csl-citation.json"} </w:instrText>
      </w:r>
      <w:r w:rsidR="00C108EA" w:rsidRPr="00EE580E">
        <w:rPr>
          <w:rFonts w:ascii="Arial" w:hAnsi="Arial" w:cs="Arial"/>
          <w:lang w:eastAsia="es-ES"/>
        </w:rPr>
        <w:fldChar w:fldCharType="separate"/>
      </w:r>
      <w:r w:rsidR="00C108EA" w:rsidRPr="00EE580E">
        <w:rPr>
          <w:rFonts w:ascii="Arial" w:hAnsi="Arial" w:cs="Arial"/>
        </w:rPr>
        <w:t>(Grosu, 2019)</w:t>
      </w:r>
      <w:r w:rsidR="00C108EA" w:rsidRPr="00EE580E">
        <w:rPr>
          <w:rFonts w:ascii="Arial" w:hAnsi="Arial" w:cs="Arial"/>
          <w:lang w:eastAsia="es-ES"/>
        </w:rPr>
        <w:fldChar w:fldCharType="end"/>
      </w:r>
      <w:ins w:id="1387" w:author="Usuario de Microsoft Office" w:date="2022-07-10T11:37:00Z">
        <w:r w:rsidRPr="00EE580E">
          <w:rPr>
            <w:rFonts w:ascii="Arial" w:hAnsi="Arial" w:cs="Arial"/>
            <w:lang w:eastAsia="es-ES"/>
          </w:rPr>
          <w:t>.</w:t>
        </w:r>
      </w:ins>
    </w:p>
    <w:p w14:paraId="4B22FD24" w14:textId="57E2D8B8" w:rsidR="006C7ABB" w:rsidRPr="00EE580E" w:rsidRDefault="006C7ABB">
      <w:pPr>
        <w:spacing w:afterLines="120" w:after="288" w:line="360" w:lineRule="auto"/>
        <w:ind w:firstLine="709"/>
        <w:jc w:val="both"/>
        <w:rPr>
          <w:ins w:id="1388" w:author="Usuario de Microsoft Office" w:date="2022-07-10T11:37:00Z"/>
          <w:rFonts w:ascii="Arial" w:hAnsi="Arial" w:cs="Arial"/>
          <w:lang w:eastAsia="es-ES"/>
        </w:rPr>
        <w:pPrChange w:id="1389" w:author="MIGUEL FUERTES FERNANDEZ" w:date="2022-08-06T19:31:00Z">
          <w:pPr/>
        </w:pPrChange>
      </w:pPr>
      <w:ins w:id="1390" w:author="Usuario de Microsoft Office" w:date="2022-07-10T11:37:00Z">
        <w:r w:rsidRPr="00EE580E">
          <w:rPr>
            <w:rFonts w:ascii="Arial" w:hAnsi="Arial" w:cs="Arial"/>
            <w:lang w:eastAsia="es-ES"/>
          </w:rPr>
          <w:t xml:space="preserve">Tras lo que se ha visto en las páginas anteriores, parece razonable deducir que salvando el dominio, que no incita a la cooperación, sino a la competitividad </w:t>
        </w:r>
      </w:ins>
      <w:r w:rsidR="00C108EA" w:rsidRPr="00EE580E">
        <w:rPr>
          <w:rFonts w:ascii="Arial" w:hAnsi="Arial" w:cs="Arial"/>
          <w:lang w:eastAsia="es-ES"/>
        </w:rPr>
        <w:fldChar w:fldCharType="begin"/>
      </w:r>
      <w:r w:rsidR="00B26DA3" w:rsidRPr="00EE580E">
        <w:rPr>
          <w:rFonts w:ascii="Arial" w:hAnsi="Arial" w:cs="Arial"/>
          <w:lang w:eastAsia="es-ES"/>
        </w:rPr>
        <w:instrText xml:space="preserve"> ADDIN ZOTERO_ITEM CSL_CITATION {"citationID":"vuq93ydP","properties":{"formattedCitation":"(Johnson &amp; Johnson, 1989)","plainCitation":"(Johnson &amp; Johnson, 1989)","noteIndex":0},"citationItems":[{"id":24,"uris":["http://zotero.org/users/9702781/items/YYWQFP8S"],"itemData":{"id":24,"type":"article-journal","container-title":"The Pointer","DOI":"10.1080/05544246.1989.9945370","ISSN":"0554-4246","issue":"2","journalAbbreviation":"The Pointer","language":"en","page":"5-11","source":"DOI.org (Crossref)","title":"Cooperative Learning: What Special Education Teachers Need to Know","title-short":"Cooperative Learning","volume":"33","author":[{"family":"Johnson","given":"David W."},{"family":"Johnson","given":"Roger T."}],"issued":{"date-parts":[["1989",1]]}}}],"schema":"https://github.com/citation-style-language/schema/raw/master/csl-citation.json"} </w:instrText>
      </w:r>
      <w:r w:rsidR="00C108EA" w:rsidRPr="00EE580E">
        <w:rPr>
          <w:rFonts w:ascii="Arial" w:hAnsi="Arial" w:cs="Arial"/>
          <w:lang w:eastAsia="es-ES"/>
        </w:rPr>
        <w:fldChar w:fldCharType="separate"/>
      </w:r>
      <w:r w:rsidR="00B26DA3" w:rsidRPr="00EE580E">
        <w:rPr>
          <w:rFonts w:ascii="Arial" w:hAnsi="Arial" w:cs="Arial"/>
        </w:rPr>
        <w:t>(Johnson &amp; Johnson, 1989)</w:t>
      </w:r>
      <w:r w:rsidR="00C108EA" w:rsidRPr="00EE580E">
        <w:rPr>
          <w:rFonts w:ascii="Arial" w:hAnsi="Arial" w:cs="Arial"/>
          <w:lang w:eastAsia="es-ES"/>
        </w:rPr>
        <w:fldChar w:fldCharType="end"/>
      </w:r>
      <w:ins w:id="1391" w:author="Usuario de Microsoft Office" w:date="2022-07-10T11:37:00Z">
        <w:r w:rsidRPr="00EE580E">
          <w:rPr>
            <w:rFonts w:ascii="Arial" w:hAnsi="Arial" w:cs="Arial"/>
            <w:lang w:eastAsia="es-ES"/>
          </w:rPr>
          <w:t xml:space="preserve"> todas las demás formas de integración aplican.</w:t>
        </w:r>
      </w:ins>
    </w:p>
    <w:p w14:paraId="6BB3CD5B" w14:textId="13E7C747" w:rsidR="00C108EA" w:rsidRPr="00EE580E" w:rsidRDefault="00C108EA" w:rsidP="00C108EA">
      <w:pPr>
        <w:spacing w:afterLines="120" w:after="288" w:line="360" w:lineRule="auto"/>
        <w:ind w:firstLine="709"/>
        <w:jc w:val="both"/>
        <w:rPr>
          <w:ins w:id="1392" w:author="Usuario de Microsoft Office" w:date="2022-07-10T11:37:00Z"/>
          <w:rFonts w:ascii="Arial" w:hAnsi="Arial" w:cs="Arial"/>
          <w:lang w:eastAsia="es-ES"/>
        </w:rPr>
      </w:pPr>
      <w:commentRangeStart w:id="1393"/>
      <w:r w:rsidRPr="00EE580E">
        <w:rPr>
          <w:rFonts w:ascii="Arial" w:hAnsi="Arial" w:cs="Arial"/>
          <w:lang w:eastAsia="es-ES"/>
        </w:rPr>
        <w:t>Analicemos</w:t>
      </w:r>
      <w:commentRangeEnd w:id="1393"/>
      <w:r w:rsidRPr="00EE580E">
        <w:rPr>
          <w:rStyle w:val="CommentReference"/>
        </w:rPr>
        <w:commentReference w:id="1393"/>
      </w:r>
      <w:r w:rsidRPr="00EE580E">
        <w:rPr>
          <w:rFonts w:ascii="Arial" w:hAnsi="Arial" w:cs="Arial"/>
          <w:lang w:eastAsia="es-ES"/>
        </w:rPr>
        <w:t xml:space="preserve"> ahora como se consigue esta afinidad y como se determina la afinidad entre dos alumnos para que puedan o no puedan o quieran o no quieran pertenecer a un mismo grupo. Veremos también que este indicador es cuantificable.</w:t>
      </w:r>
    </w:p>
    <w:p w14:paraId="3A12CD64" w14:textId="3932BA70" w:rsidR="006C7ABB" w:rsidRPr="00EE580E" w:rsidRDefault="006C7ABB">
      <w:pPr>
        <w:spacing w:afterLines="120" w:after="288" w:line="360" w:lineRule="auto"/>
        <w:ind w:firstLine="709"/>
        <w:jc w:val="both"/>
        <w:rPr>
          <w:ins w:id="1394" w:author="Usuario de Microsoft Office" w:date="2022-07-10T11:37:00Z"/>
          <w:rFonts w:ascii="Arial" w:hAnsi="Arial" w:cs="Arial"/>
          <w:lang w:eastAsia="es-ES"/>
        </w:rPr>
        <w:pPrChange w:id="1395" w:author="MIGUEL FUERTES FERNANDEZ" w:date="2022-08-06T19:31:00Z">
          <w:pPr/>
        </w:pPrChange>
      </w:pPr>
      <w:ins w:id="1396" w:author="Usuario de Microsoft Office" w:date="2022-07-10T11:37:00Z">
        <w:r w:rsidRPr="00EE580E">
          <w:rPr>
            <w:rFonts w:ascii="Arial" w:hAnsi="Arial" w:cs="Arial"/>
            <w:lang w:eastAsia="es-ES"/>
          </w:rPr>
          <w:t xml:space="preserve">A esto vienen a ayudar los test sociométricos. Un test sociométrico </w:t>
        </w:r>
      </w:ins>
      <w:r w:rsidR="00B26DA3" w:rsidRPr="00EE580E">
        <w:rPr>
          <w:rFonts w:ascii="Arial" w:hAnsi="Arial" w:cs="Arial"/>
          <w:lang w:eastAsia="es-ES"/>
        </w:rPr>
        <w:fldChar w:fldCharType="begin"/>
      </w:r>
      <w:r w:rsidR="00B26DA3" w:rsidRPr="00EE580E">
        <w:rPr>
          <w:rFonts w:ascii="Arial" w:hAnsi="Arial" w:cs="Arial"/>
          <w:lang w:eastAsia="es-ES"/>
        </w:rPr>
        <w:instrText xml:space="preserve"> ADDIN ZOTERO_ITEM CSL_CITATION {"citationID":"t3bHYtjI","properties":{"formattedCitation":"(Grosu, 2019)","plainCitation":"(Grosu, 2019)","noteIndex":0},"citationItems":[{"id":34,"uris":["http://zotero.org/users/9702781/items/4TKBLIZI"],"itemData":{"id":34,"type":"article-journal","abstract":"Currently, teenagers face the difficulty of integration and socialization in the new membership group. Knowing the adolescent team not only involves knowing the personality of its members but much more, and this can be achieved by practising various active forms of tourism that are considered to be means of influencing and forming the human character of fairness, modesty, courage and last but not least, teamwork.","container-title":"The Annals of \"Dunarea de Jos\" University of Galati Fascicle XV Physical Education and Sport Management","DOI":"10.35219/efms.2019.1.05","ISSN":"2344-4584, 1454-9832","journalAbbreviation":"EFMS","language":"en","page":"26-30","source":"DOI.org (Crossref)","title":"Sociometric particularities in the social integration of adolescents by practising active forms of tourism","volume":"1","author":[{"family":"Grosu","given":"Maria"}],"issued":{"date-parts":[["2019",7,15]]}}}],"schema":"https://github.com/citation-style-language/schema/raw/master/csl-citation.json"} </w:instrText>
      </w:r>
      <w:r w:rsidR="00B26DA3" w:rsidRPr="00EE580E">
        <w:rPr>
          <w:rFonts w:ascii="Arial" w:hAnsi="Arial" w:cs="Arial"/>
          <w:lang w:eastAsia="es-ES"/>
        </w:rPr>
        <w:fldChar w:fldCharType="separate"/>
      </w:r>
      <w:r w:rsidR="00B26DA3" w:rsidRPr="00EE580E">
        <w:rPr>
          <w:rFonts w:ascii="Arial" w:hAnsi="Arial" w:cs="Arial"/>
        </w:rPr>
        <w:t>(Grosu, 2019)</w:t>
      </w:r>
      <w:r w:rsidR="00B26DA3" w:rsidRPr="00EE580E">
        <w:rPr>
          <w:rFonts w:ascii="Arial" w:hAnsi="Arial" w:cs="Arial"/>
          <w:lang w:eastAsia="es-ES"/>
        </w:rPr>
        <w:fldChar w:fldCharType="end"/>
      </w:r>
      <w:ins w:id="1397" w:author="Usuario de Microsoft Office" w:date="2022-07-10T11:37:00Z">
        <w:r w:rsidRPr="00EE580E">
          <w:rPr>
            <w:rFonts w:ascii="Arial" w:hAnsi="Arial" w:cs="Arial"/>
            <w:lang w:eastAsia="es-ES"/>
          </w:rPr>
          <w:t xml:space="preserve"> es una manera de medir, ordenar y representar gráficamente una realidad social y psicosocial.</w:t>
        </w:r>
      </w:ins>
    </w:p>
    <w:p w14:paraId="7E5E50D0" w14:textId="3A8E2346" w:rsidR="006C7ABB" w:rsidRPr="00EE580E" w:rsidRDefault="006C7ABB">
      <w:pPr>
        <w:spacing w:afterLines="120" w:after="288" w:line="360" w:lineRule="auto"/>
        <w:ind w:firstLine="709"/>
        <w:jc w:val="both"/>
        <w:rPr>
          <w:ins w:id="1398" w:author="Usuario de Microsoft Office" w:date="2022-07-10T11:37:00Z"/>
          <w:rFonts w:ascii="Arial" w:hAnsi="Arial" w:cs="Arial"/>
          <w:lang w:eastAsia="es-ES"/>
        </w:rPr>
        <w:pPrChange w:id="1399" w:author="MIGUEL FUERTES FERNANDEZ" w:date="2022-08-06T19:31:00Z">
          <w:pPr/>
        </w:pPrChange>
      </w:pPr>
      <w:commentRangeStart w:id="1400"/>
      <w:ins w:id="1401" w:author="Usuario de Microsoft Office" w:date="2022-07-10T11:37:00Z">
        <w:r w:rsidRPr="00EE580E">
          <w:rPr>
            <w:rFonts w:ascii="Arial" w:hAnsi="Arial" w:cs="Arial"/>
            <w:lang w:eastAsia="es-ES"/>
          </w:rPr>
          <w:t>El test sociométrico es definido por Jacob Levy Moreno en 1934 al intentar dar solución al problema de agrupar alumnos. Define que hay dos formas de concebir las relaciones grupales, desde el punto de vista afectivo y emocional y desde el punto de vista selectivo y ordenado</w:t>
        </w:r>
      </w:ins>
      <w:r w:rsidR="005031C8" w:rsidRPr="00EE580E">
        <w:rPr>
          <w:rFonts w:ascii="Arial" w:hAnsi="Arial" w:cs="Arial"/>
          <w:lang w:eastAsia="es-ES"/>
        </w:rPr>
        <w:t xml:space="preserve"> </w:t>
      </w:r>
      <w:r w:rsidR="005031C8" w:rsidRPr="00EE580E">
        <w:rPr>
          <w:rFonts w:ascii="Arial" w:hAnsi="Arial" w:cs="Arial"/>
          <w:lang w:eastAsia="es-ES"/>
        </w:rPr>
        <w:fldChar w:fldCharType="begin"/>
      </w:r>
      <w:r w:rsidR="005031C8" w:rsidRPr="00EE580E">
        <w:rPr>
          <w:rFonts w:ascii="Arial" w:hAnsi="Arial" w:cs="Arial"/>
          <w:lang w:eastAsia="es-ES"/>
        </w:rPr>
        <w:instrText xml:space="preserve"> ADDIN ZOTERO_ITEM CSL_CITATION {"citationID":"2TOCFpRC","properties":{"formattedCitation":"({\\i{}EL TEST SOCIOM\\uc0\\u201{}TRICO - Procedimiento de nominaci\\uc0\\u243{}n de iguales}, s.\\uc0\\u160{}f.)","plainCitation":"(EL TEST SOCIOMÉTRICO - Procedimiento de nominación de iguales, s. f.)","noteIndex":0},"citationItems":[{"id":36,"uris":["http://zotero.org/users/9702781/items/4BRD8SWT"],"itemData":{"id":36,"type":"speech","event-place":"Universidad de Jaén","language":"es","publisher-place":"Universidad de Jaén","title":"EL TEST SOCIOMÉTRICO - Procedimiento de nominación de iguales"}}],"schema":"https://github.com/citation-style-language/schema/raw/master/csl-citation.json"} </w:instrText>
      </w:r>
      <w:r w:rsidR="005031C8" w:rsidRPr="00EE580E">
        <w:rPr>
          <w:rFonts w:ascii="Arial" w:hAnsi="Arial" w:cs="Arial"/>
          <w:lang w:eastAsia="es-ES"/>
        </w:rPr>
        <w:fldChar w:fldCharType="separate"/>
      </w:r>
      <w:r w:rsidR="005031C8" w:rsidRPr="00EE580E">
        <w:rPr>
          <w:rFonts w:ascii="Arial" w:hAnsi="Arial" w:cs="Arial"/>
          <w:szCs w:val="24"/>
        </w:rPr>
        <w:t>(</w:t>
      </w:r>
      <w:r w:rsidR="005031C8" w:rsidRPr="00EE580E">
        <w:rPr>
          <w:rFonts w:ascii="Arial" w:hAnsi="Arial" w:cs="Arial"/>
          <w:i/>
          <w:iCs/>
          <w:szCs w:val="24"/>
        </w:rPr>
        <w:t>EL TEST SOCIOMÉTRICO - Procedimiento de nominación de iguales</w:t>
      </w:r>
      <w:r w:rsidR="005031C8" w:rsidRPr="00EE580E">
        <w:rPr>
          <w:rFonts w:ascii="Arial" w:hAnsi="Arial" w:cs="Arial"/>
          <w:szCs w:val="24"/>
        </w:rPr>
        <w:t>, s. f.)</w:t>
      </w:r>
      <w:r w:rsidR="005031C8" w:rsidRPr="00EE580E">
        <w:rPr>
          <w:rFonts w:ascii="Arial" w:hAnsi="Arial" w:cs="Arial"/>
          <w:lang w:eastAsia="es-ES"/>
        </w:rPr>
        <w:fldChar w:fldCharType="end"/>
      </w:r>
      <w:ins w:id="1402" w:author="Usuario de Microsoft Office" w:date="2022-07-10T11:37:00Z">
        <w:r w:rsidRPr="00EE580E">
          <w:rPr>
            <w:rFonts w:ascii="Arial" w:hAnsi="Arial" w:cs="Arial"/>
            <w:lang w:eastAsia="es-ES"/>
          </w:rPr>
          <w:t>.</w:t>
        </w:r>
      </w:ins>
      <w:commentRangeEnd w:id="1400"/>
      <w:r w:rsidR="005031C8" w:rsidRPr="00EE580E">
        <w:rPr>
          <w:rStyle w:val="CommentReference"/>
        </w:rPr>
        <w:commentReference w:id="1400"/>
      </w:r>
    </w:p>
    <w:p w14:paraId="034F3374" w14:textId="77777777" w:rsidR="006C7ABB" w:rsidRPr="00EE580E" w:rsidRDefault="006C7ABB">
      <w:pPr>
        <w:spacing w:afterLines="120" w:after="288" w:line="360" w:lineRule="auto"/>
        <w:ind w:firstLine="709"/>
        <w:jc w:val="both"/>
        <w:rPr>
          <w:ins w:id="1403" w:author="Usuario de Microsoft Office" w:date="2022-07-10T11:37:00Z"/>
          <w:rFonts w:ascii="Arial" w:hAnsi="Arial" w:cs="Arial"/>
          <w:lang w:eastAsia="es-ES"/>
        </w:rPr>
        <w:pPrChange w:id="1404" w:author="MIGUEL FUERTES FERNANDEZ" w:date="2022-08-06T19:31:00Z">
          <w:pPr/>
        </w:pPrChange>
      </w:pPr>
      <w:ins w:id="1405" w:author="Usuario de Microsoft Office" w:date="2022-07-10T11:37:00Z">
        <w:r w:rsidRPr="00EE580E">
          <w:rPr>
            <w:rFonts w:ascii="Arial" w:hAnsi="Arial" w:cs="Arial"/>
            <w:lang w:eastAsia="es-ES"/>
          </w:rPr>
          <w:t>El punto de vista afectivo y emocional conforma la manera subjetiva de cómo se han de conformar los grupos. Se define una estructura informal en base a las aportaciones subjetivas de cada sujeto.</w:t>
        </w:r>
      </w:ins>
    </w:p>
    <w:p w14:paraId="10758E3C" w14:textId="77777777" w:rsidR="006C7ABB" w:rsidRPr="00EE580E" w:rsidRDefault="006C7ABB">
      <w:pPr>
        <w:spacing w:afterLines="120" w:after="288" w:line="360" w:lineRule="auto"/>
        <w:ind w:firstLine="709"/>
        <w:jc w:val="both"/>
        <w:rPr>
          <w:ins w:id="1406" w:author="Usuario de Microsoft Office" w:date="2022-07-10T11:37:00Z"/>
          <w:rFonts w:ascii="Arial" w:hAnsi="Arial" w:cs="Arial"/>
          <w:lang w:eastAsia="es-ES"/>
        </w:rPr>
        <w:pPrChange w:id="1407" w:author="MIGUEL FUERTES FERNANDEZ" w:date="2022-08-06T19:31:00Z">
          <w:pPr/>
        </w:pPrChange>
      </w:pPr>
      <w:ins w:id="1408" w:author="Usuario de Microsoft Office" w:date="2022-07-10T11:37:00Z">
        <w:r w:rsidRPr="00EE580E">
          <w:rPr>
            <w:rFonts w:ascii="Arial" w:hAnsi="Arial" w:cs="Arial"/>
            <w:lang w:eastAsia="es-ES"/>
          </w:rPr>
          <w:t>El punto de vista selectivo y ordenado, estructura formal, hace referencia a su vez a las cualidades de cada sujeto del grupo.</w:t>
        </w:r>
      </w:ins>
    </w:p>
    <w:p w14:paraId="08DE43E8" w14:textId="77777777" w:rsidR="006C7ABB" w:rsidRPr="00EE580E" w:rsidRDefault="006C7ABB">
      <w:pPr>
        <w:spacing w:afterLines="120" w:after="288" w:line="360" w:lineRule="auto"/>
        <w:ind w:firstLine="709"/>
        <w:jc w:val="both"/>
        <w:rPr>
          <w:ins w:id="1409" w:author="Usuario de Microsoft Office" w:date="2022-07-10T11:37:00Z"/>
          <w:rFonts w:ascii="Arial" w:hAnsi="Arial" w:cs="Arial"/>
          <w:lang w:eastAsia="es-ES"/>
        </w:rPr>
        <w:pPrChange w:id="1410" w:author="MIGUEL FUERTES FERNANDEZ" w:date="2022-08-06T19:31:00Z">
          <w:pPr/>
        </w:pPrChange>
      </w:pPr>
      <w:ins w:id="1411" w:author="Usuario de Microsoft Office" w:date="2022-07-10T11:37:00Z">
        <w:r w:rsidRPr="00EE580E">
          <w:rPr>
            <w:rFonts w:ascii="Arial" w:hAnsi="Arial" w:cs="Arial"/>
            <w:lang w:eastAsia="es-ES"/>
          </w:rPr>
          <w:t>De esta manera, Jacob, describe el test sociométrico como el procedimiento de observación y análisis de las relaciones grupales que propicia índices y representaciones graficas que facilitan la descripción de la estructura de las relaciones de naturaleza afectiva.</w:t>
        </w:r>
      </w:ins>
    </w:p>
    <w:p w14:paraId="51DFD6EC" w14:textId="77777777" w:rsidR="006C7ABB" w:rsidRPr="00EE580E" w:rsidRDefault="006C7ABB">
      <w:pPr>
        <w:spacing w:afterLines="120" w:after="288" w:line="360" w:lineRule="auto"/>
        <w:ind w:firstLine="709"/>
        <w:jc w:val="both"/>
        <w:rPr>
          <w:ins w:id="1412" w:author="Usuario de Microsoft Office" w:date="2022-07-10T11:37:00Z"/>
          <w:rFonts w:ascii="Arial" w:hAnsi="Arial" w:cs="Arial"/>
          <w:lang w:eastAsia="es-ES"/>
        </w:rPr>
        <w:pPrChange w:id="1413" w:author="MIGUEL FUERTES FERNANDEZ" w:date="2022-08-06T19:31:00Z">
          <w:pPr/>
        </w:pPrChange>
      </w:pPr>
      <w:ins w:id="1414" w:author="Usuario de Microsoft Office" w:date="2022-07-10T11:37:00Z">
        <w:r w:rsidRPr="00EE580E">
          <w:rPr>
            <w:rFonts w:ascii="Arial" w:hAnsi="Arial" w:cs="Arial"/>
            <w:lang w:eastAsia="es-ES"/>
          </w:rPr>
          <w:t>Este método esconde ciertas dificultades a la hora de utilizarlo por parte del docente, como es el conocer la red de relaciones en el grupo/clase y descubrir las características de los alumnos.</w:t>
        </w:r>
      </w:ins>
    </w:p>
    <w:p w14:paraId="13450C0E" w14:textId="77777777" w:rsidR="006C7ABB" w:rsidRPr="00EE580E" w:rsidRDefault="006C7ABB">
      <w:pPr>
        <w:spacing w:afterLines="120" w:after="288" w:line="360" w:lineRule="auto"/>
        <w:ind w:firstLine="709"/>
        <w:jc w:val="both"/>
        <w:rPr>
          <w:ins w:id="1415" w:author="Usuario de Microsoft Office" w:date="2022-07-10T11:37:00Z"/>
          <w:rFonts w:ascii="Arial" w:hAnsi="Arial" w:cs="Arial"/>
          <w:lang w:eastAsia="es-ES"/>
        </w:rPr>
        <w:pPrChange w:id="1416" w:author="MIGUEL FUERTES FERNANDEZ" w:date="2022-08-06T19:31:00Z">
          <w:pPr/>
        </w:pPrChange>
      </w:pPr>
      <w:ins w:id="1417" w:author="Usuario de Microsoft Office" w:date="2022-07-10T11:37:00Z">
        <w:r w:rsidRPr="00EE580E">
          <w:rPr>
            <w:rFonts w:ascii="Arial" w:hAnsi="Arial" w:cs="Arial"/>
            <w:lang w:eastAsia="es-ES"/>
          </w:rPr>
          <w:t>El test sociométrico se emplea en grupos naturales donde los miembros se conocen entre sí, se utiliza este conocimiento para realizar las preguntas pertinentes. Se informa de los deseos subjetivos de los distintos miembros. Se hacen preguntas concretas que condicionan la interpretación de los resultados que luego son útiles para realizar las intervenciones.</w:t>
        </w:r>
      </w:ins>
    </w:p>
    <w:p w14:paraId="5AEC3346" w14:textId="77777777" w:rsidR="006C7ABB" w:rsidRPr="00EE580E" w:rsidRDefault="006C7ABB">
      <w:pPr>
        <w:spacing w:afterLines="120" w:after="288" w:line="360" w:lineRule="auto"/>
        <w:ind w:firstLine="709"/>
        <w:jc w:val="both"/>
        <w:rPr>
          <w:ins w:id="1418" w:author="Usuario de Microsoft Office" w:date="2022-07-10T11:37:00Z"/>
          <w:rFonts w:ascii="Arial" w:hAnsi="Arial" w:cs="Arial"/>
          <w:lang w:eastAsia="es-ES"/>
        </w:rPr>
        <w:pPrChange w:id="1419" w:author="MIGUEL FUERTES FERNANDEZ" w:date="2022-08-06T19:31:00Z">
          <w:pPr/>
        </w:pPrChange>
      </w:pPr>
      <w:ins w:id="1420" w:author="Usuario de Microsoft Office" w:date="2022-07-10T11:37:00Z">
        <w:r w:rsidRPr="00EE580E">
          <w:rPr>
            <w:rFonts w:ascii="Arial" w:hAnsi="Arial" w:cs="Arial"/>
            <w:lang w:eastAsia="es-ES"/>
          </w:rPr>
          <w:t>Con estas consideraciones, se puede decir que el test aborda dos funciones principales, una descriptiva, explicando la estructura interna de las atracciones y rechazos dentro del grupo, los roles diferenciados, la organización, las personas significativas o lideres, las configuraciones grupales, etc. y una función explicativa, que relación la estructura con el funcionamiento normal del grupo, los valores, los efectos de las variables externas, la solidaridad, la obediencia, etc.</w:t>
        </w:r>
      </w:ins>
    </w:p>
    <w:p w14:paraId="3277FB7E" w14:textId="77777777" w:rsidR="006C7ABB" w:rsidRPr="00EE580E" w:rsidRDefault="006C7ABB">
      <w:pPr>
        <w:spacing w:afterLines="120" w:after="288" w:line="360" w:lineRule="auto"/>
        <w:ind w:firstLine="709"/>
        <w:jc w:val="both"/>
        <w:rPr>
          <w:ins w:id="1421" w:author="Usuario de Microsoft Office" w:date="2022-07-10T11:37:00Z"/>
          <w:rFonts w:ascii="Arial" w:hAnsi="Arial" w:cs="Arial"/>
          <w:lang w:eastAsia="es-ES"/>
        </w:rPr>
        <w:pPrChange w:id="1422" w:author="MIGUEL FUERTES FERNANDEZ" w:date="2022-08-06T19:31:00Z">
          <w:pPr/>
        </w:pPrChange>
      </w:pPr>
      <w:ins w:id="1423" w:author="Usuario de Microsoft Office" w:date="2022-07-10T11:37:00Z">
        <w:r w:rsidRPr="00EE580E">
          <w:rPr>
            <w:rFonts w:ascii="Arial" w:hAnsi="Arial" w:cs="Arial"/>
            <w:lang w:eastAsia="es-ES"/>
          </w:rPr>
          <w:t>¿Qué ofrece el test sociométrico? Ofrece una visión global de la estructura del grupo y el estatus individual, da una idea clara de cómo es el individuo dentro de su grupo. Evidencia la existencia de subgrupos dentro del grupo principal, grupos afectivos o de funcionamiento. Da a conocer las características que describen a las distintas figuras o roles dentro del grupo. Descubre factores discriminatorios dentro del grupo, bien sea sexo, raza, estatus social o cualquier otro factor. Permite observar la variación del interés, al ser un grupo en el tiempo el interés puede cambiar de un objetivo a otro. Y por último permite extraer conclusiones con fines de intervención a fin de mejorar la relación.</w:t>
        </w:r>
      </w:ins>
    </w:p>
    <w:p w14:paraId="3FF7DC4D" w14:textId="77777777" w:rsidR="006C7ABB" w:rsidRPr="00EE580E" w:rsidRDefault="006C7ABB">
      <w:pPr>
        <w:spacing w:afterLines="120" w:after="288" w:line="360" w:lineRule="auto"/>
        <w:ind w:firstLine="709"/>
        <w:jc w:val="both"/>
        <w:rPr>
          <w:ins w:id="1424" w:author="Usuario de Microsoft Office" w:date="2022-07-10T11:37:00Z"/>
          <w:rFonts w:ascii="Arial" w:hAnsi="Arial" w:cs="Arial"/>
          <w:lang w:eastAsia="es-ES"/>
        </w:rPr>
        <w:pPrChange w:id="1425" w:author="MIGUEL FUERTES FERNANDEZ" w:date="2022-08-06T19:31:00Z">
          <w:pPr/>
        </w:pPrChange>
      </w:pPr>
      <w:ins w:id="1426" w:author="Usuario de Microsoft Office" w:date="2022-07-10T11:37:00Z">
        <w:r w:rsidRPr="00EE580E">
          <w:rPr>
            <w:rFonts w:ascii="Arial" w:hAnsi="Arial" w:cs="Arial"/>
            <w:lang w:eastAsia="es-ES"/>
          </w:rPr>
          <w:t>Sin embargo, ofrece algunas limitaciones, como, por ejemplo, que los datos obtenidos son solo indicios hay que proveerse de técnicas adicionales para encontrar las causas y que la interpretación de datos exige preparación adicional.</w:t>
        </w:r>
      </w:ins>
    </w:p>
    <w:p w14:paraId="22CB5369" w14:textId="77777777" w:rsidR="006C7ABB" w:rsidRPr="00EE580E" w:rsidRDefault="006C7ABB">
      <w:pPr>
        <w:spacing w:afterLines="120" w:after="288" w:line="360" w:lineRule="auto"/>
        <w:ind w:firstLine="709"/>
        <w:jc w:val="both"/>
        <w:rPr>
          <w:ins w:id="1427" w:author="Usuario de Microsoft Office" w:date="2022-07-10T11:37:00Z"/>
          <w:rFonts w:ascii="Arial" w:hAnsi="Arial" w:cs="Arial"/>
          <w:lang w:eastAsia="es-ES"/>
        </w:rPr>
        <w:pPrChange w:id="1428" w:author="MIGUEL FUERTES FERNANDEZ" w:date="2022-08-06T19:31:00Z">
          <w:pPr/>
        </w:pPrChange>
      </w:pPr>
      <w:ins w:id="1429" w:author="Usuario de Microsoft Office" w:date="2022-07-10T11:37:00Z">
        <w:r w:rsidRPr="00EE580E">
          <w:rPr>
            <w:rFonts w:ascii="Arial" w:hAnsi="Arial" w:cs="Arial"/>
            <w:lang w:eastAsia="es-ES"/>
          </w:rPr>
          <w:t>¿Cómo se realiza un test sociométrico? El proceso consta de varias fases, unas con interacción con los alumnos y otras de trabajo por parte del docente. Se inicia con una pregunta o series de preguntas relacionadas con lo académico, con lo personal o con el ocio del alumno, esperando una lista de elecciones y rechazos.</w:t>
        </w:r>
      </w:ins>
    </w:p>
    <w:p w14:paraId="6D4BAA06" w14:textId="4F6C3257" w:rsidR="006C7ABB" w:rsidRPr="00EE580E" w:rsidRDefault="006C7ABB">
      <w:pPr>
        <w:spacing w:afterLines="120" w:after="288" w:line="360" w:lineRule="auto"/>
        <w:ind w:firstLine="709"/>
        <w:jc w:val="both"/>
        <w:rPr>
          <w:ins w:id="1430" w:author="Usuario de Microsoft Office" w:date="2022-07-10T11:37:00Z"/>
          <w:rFonts w:ascii="Arial" w:hAnsi="Arial" w:cs="Arial"/>
          <w:lang w:eastAsia="es-ES"/>
        </w:rPr>
        <w:pPrChange w:id="1431" w:author="MIGUEL FUERTES FERNANDEZ" w:date="2022-08-06T19:31:00Z">
          <w:pPr/>
        </w:pPrChange>
      </w:pPr>
      <w:ins w:id="1432" w:author="Usuario de Microsoft Office" w:date="2022-07-10T11:37:00Z">
        <w:r w:rsidRPr="00EE580E">
          <w:rPr>
            <w:rFonts w:ascii="Arial" w:hAnsi="Arial" w:cs="Arial"/>
            <w:lang w:eastAsia="es-ES"/>
          </w:rPr>
          <w:t xml:space="preserve">Grosu utilizaba para su estudio las preguntas de </w:t>
        </w:r>
        <w:r w:rsidRPr="00EE580E">
          <w:rPr>
            <w:rFonts w:ascii="Arial" w:hAnsi="Arial" w:cs="Arial"/>
            <w:i/>
            <w:iCs/>
            <w:lang w:eastAsia="es-ES"/>
          </w:rPr>
          <w:t>“¿Con quién si …?</w:t>
        </w:r>
        <w:r w:rsidRPr="00EE580E">
          <w:rPr>
            <w:rFonts w:ascii="Arial" w:hAnsi="Arial" w:cs="Arial"/>
            <w:lang w:eastAsia="es-ES"/>
          </w:rPr>
          <w:t xml:space="preserve">” y </w:t>
        </w:r>
        <w:r w:rsidRPr="00EE580E">
          <w:rPr>
            <w:rFonts w:ascii="Arial" w:hAnsi="Arial" w:cs="Arial"/>
            <w:i/>
            <w:iCs/>
            <w:lang w:eastAsia="es-ES"/>
          </w:rPr>
          <w:t>“¿Con quién no…?</w:t>
        </w:r>
        <w:r w:rsidRPr="00EE580E">
          <w:rPr>
            <w:rFonts w:ascii="Arial" w:hAnsi="Arial" w:cs="Arial"/>
            <w:lang w:eastAsia="es-ES"/>
          </w:rPr>
          <w:t>”. Se pueden realizar las preguntas que el profesor estime necesarias, pero teniendo siempre presente lo antes mencionado, los ámbitos, si bien tiene relación con lo académico, lo profesional y el ocio también definen al alumno y son necesarias de tener en cuenta</w:t>
        </w:r>
      </w:ins>
      <w:r w:rsidR="005031C8" w:rsidRPr="00EE580E">
        <w:rPr>
          <w:rFonts w:ascii="Arial" w:hAnsi="Arial" w:cs="Arial"/>
          <w:lang w:eastAsia="es-ES"/>
        </w:rPr>
        <w:t xml:space="preserve"> </w:t>
      </w:r>
      <w:r w:rsidR="005031C8" w:rsidRPr="00EE580E">
        <w:rPr>
          <w:rFonts w:ascii="Arial" w:hAnsi="Arial" w:cs="Arial"/>
          <w:lang w:eastAsia="es-ES"/>
        </w:rPr>
        <w:fldChar w:fldCharType="begin"/>
      </w:r>
      <w:r w:rsidR="005031C8" w:rsidRPr="00EE580E">
        <w:rPr>
          <w:rFonts w:ascii="Arial" w:hAnsi="Arial" w:cs="Arial"/>
          <w:lang w:eastAsia="es-ES"/>
        </w:rPr>
        <w:instrText xml:space="preserve"> ADDIN ZOTERO_ITEM CSL_CITATION {"citationID":"ep1bBtjF","properties":{"formattedCitation":"(Grosu, 2019)","plainCitation":"(Grosu, 2019)","noteIndex":0},"citationItems":[{"id":34,"uris":["http://zotero.org/users/9702781/items/4TKBLIZI"],"itemData":{"id":34,"type":"article-journal","abstract":"Currently, teenagers face the difficulty of integration and socialization in the new membership group. Knowing the adolescent team not only involves knowing the personality of its members but much more, and this can be achieved by practising various active forms of tourism that are considered to be means of influencing and forming the human character of fairness, modesty, courage and last but not least, teamwork.","container-title":"The Annals of \"Dunarea de Jos\" University of Galati Fascicle XV Physical Education and Sport Management","DOI":"10.35219/efms.2019.1.05","ISSN":"2344-4584, 1454-9832","journalAbbreviation":"EFMS","language":"en","page":"26-30","source":"DOI.org (Crossref)","title":"Sociometric particularities in the social integration of adolescents by practising active forms of tourism","volume":"1","author":[{"family":"Grosu","given":"Maria"}],"issued":{"date-parts":[["2019",7,15]]}}}],"schema":"https://github.com/citation-style-language/schema/raw/master/csl-citation.json"} </w:instrText>
      </w:r>
      <w:r w:rsidR="005031C8" w:rsidRPr="00EE580E">
        <w:rPr>
          <w:rFonts w:ascii="Arial" w:hAnsi="Arial" w:cs="Arial"/>
          <w:lang w:eastAsia="es-ES"/>
        </w:rPr>
        <w:fldChar w:fldCharType="separate"/>
      </w:r>
      <w:r w:rsidR="005031C8" w:rsidRPr="00EE580E">
        <w:rPr>
          <w:rFonts w:ascii="Arial" w:hAnsi="Arial" w:cs="Arial"/>
        </w:rPr>
        <w:t>(Grosu, 2019)</w:t>
      </w:r>
      <w:r w:rsidR="005031C8" w:rsidRPr="00EE580E">
        <w:rPr>
          <w:rFonts w:ascii="Arial" w:hAnsi="Arial" w:cs="Arial"/>
          <w:lang w:eastAsia="es-ES"/>
        </w:rPr>
        <w:fldChar w:fldCharType="end"/>
      </w:r>
      <w:ins w:id="1433" w:author="Usuario de Microsoft Office" w:date="2022-07-10T11:37:00Z">
        <w:r w:rsidRPr="00EE580E">
          <w:rPr>
            <w:rFonts w:ascii="Arial" w:hAnsi="Arial" w:cs="Arial"/>
            <w:lang w:eastAsia="es-ES"/>
          </w:rPr>
          <w:t>.</w:t>
        </w:r>
      </w:ins>
    </w:p>
    <w:p w14:paraId="0AC6A1F1" w14:textId="77777777" w:rsidR="006C7ABB" w:rsidRPr="00EE580E" w:rsidRDefault="006C7ABB">
      <w:pPr>
        <w:spacing w:afterLines="120" w:after="288" w:line="360" w:lineRule="auto"/>
        <w:ind w:firstLine="709"/>
        <w:jc w:val="both"/>
        <w:rPr>
          <w:ins w:id="1434" w:author="Usuario de Microsoft Office" w:date="2022-07-10T11:37:00Z"/>
          <w:rFonts w:ascii="Arial" w:hAnsi="Arial" w:cs="Arial"/>
          <w:lang w:eastAsia="es-ES"/>
        </w:rPr>
        <w:pPrChange w:id="1435" w:author="MIGUEL FUERTES FERNANDEZ" w:date="2022-08-06T19:31:00Z">
          <w:pPr/>
        </w:pPrChange>
      </w:pPr>
      <w:ins w:id="1436" w:author="Usuario de Microsoft Office" w:date="2022-07-10T11:37:00Z">
        <w:r w:rsidRPr="00EE580E">
          <w:rPr>
            <w:rFonts w:ascii="Arial" w:hAnsi="Arial" w:cs="Arial"/>
            <w:lang w:eastAsia="es-ES"/>
          </w:rPr>
          <w:t xml:space="preserve">Estas preguntas tienen que ser respondidas honestamente. Para que el test tenga valor y dibuje claramente las relaciones entre los alumnos, las respuestas de estos deben de ser sinceras. </w:t>
        </w:r>
      </w:ins>
    </w:p>
    <w:p w14:paraId="013F5479" w14:textId="77777777" w:rsidR="006C7ABB" w:rsidRPr="00EE580E" w:rsidRDefault="006C7ABB">
      <w:pPr>
        <w:spacing w:afterLines="120" w:after="288" w:line="360" w:lineRule="auto"/>
        <w:ind w:firstLine="709"/>
        <w:jc w:val="both"/>
        <w:rPr>
          <w:ins w:id="1437" w:author="Usuario de Microsoft Office" w:date="2022-07-10T11:37:00Z"/>
          <w:rFonts w:ascii="Arial" w:hAnsi="Arial" w:cs="Arial"/>
          <w:lang w:eastAsia="es-ES"/>
        </w:rPr>
        <w:pPrChange w:id="1438" w:author="MIGUEL FUERTES FERNANDEZ" w:date="2022-08-06T19:31:00Z">
          <w:pPr/>
        </w:pPrChange>
      </w:pPr>
      <w:ins w:id="1439" w:author="Usuario de Microsoft Office" w:date="2022-07-10T11:37:00Z">
        <w:r w:rsidRPr="00EE580E">
          <w:rPr>
            <w:rFonts w:ascii="Arial" w:hAnsi="Arial" w:cs="Arial"/>
            <w:lang w:eastAsia="es-ES"/>
          </w:rPr>
          <w:t>Una vez la batería de respuestas se han respondido se elabora una “sociomatriz”, o una tabla de doble entrada relacionando cada alumno con sus compañeros. Las columnas y las filas son los nombres de los compañeros, la diagonal entonces no se tiene en cuenta porque es el índice de relación de un alumno consigo mismo. Se marca como si o no o un valor numérico la relación entre el alumno A (fila) con el alumno B (columna) y se suman los resultados al final de la tabla.</w:t>
        </w:r>
      </w:ins>
    </w:p>
    <w:p w14:paraId="75986917" w14:textId="77777777" w:rsidR="006C7ABB" w:rsidRPr="00EE580E" w:rsidRDefault="006C7ABB">
      <w:pPr>
        <w:spacing w:afterLines="120" w:after="288" w:line="360" w:lineRule="auto"/>
        <w:ind w:firstLine="709"/>
        <w:jc w:val="both"/>
        <w:rPr>
          <w:ins w:id="1440" w:author="Usuario de Microsoft Office" w:date="2022-07-10T11:37:00Z"/>
          <w:rFonts w:ascii="Arial" w:hAnsi="Arial" w:cs="Arial"/>
          <w:lang w:eastAsia="es-ES"/>
        </w:rPr>
        <w:pPrChange w:id="1441" w:author="MIGUEL FUERTES FERNANDEZ" w:date="2022-08-06T19:31:00Z">
          <w:pPr/>
        </w:pPrChange>
      </w:pPr>
      <w:ins w:id="1442" w:author="Usuario de Microsoft Office" w:date="2022-07-10T11:37:00Z">
        <w:r w:rsidRPr="00EE580E">
          <w:rPr>
            <w:rFonts w:ascii="Arial" w:hAnsi="Arial" w:cs="Arial"/>
            <w:lang w:eastAsia="es-ES"/>
          </w:rPr>
          <w:t>En el ejemplo se ven los impactos positivos y negativos entre los estudiantes. En base a esta tabla se saca una valoración, un promedio.</w:t>
        </w:r>
      </w:ins>
    </w:p>
    <w:p w14:paraId="73048DF7" w14:textId="77777777" w:rsidR="006C7ABB" w:rsidRPr="00EE580E" w:rsidRDefault="006C7ABB">
      <w:pPr>
        <w:spacing w:afterLines="120" w:after="288" w:line="360" w:lineRule="auto"/>
        <w:ind w:firstLine="709"/>
        <w:jc w:val="both"/>
        <w:rPr>
          <w:ins w:id="1443" w:author="Usuario de Microsoft Office" w:date="2022-07-10T11:37:00Z"/>
          <w:rFonts w:ascii="Arial" w:hAnsi="Arial" w:cs="Arial"/>
          <w:b/>
          <w:bCs/>
          <w:lang w:eastAsia="es-ES"/>
        </w:rPr>
        <w:pPrChange w:id="1444" w:author="MIGUEL FUERTES FERNANDEZ" w:date="2022-08-06T19:31:00Z">
          <w:pPr/>
        </w:pPrChange>
      </w:pPr>
    </w:p>
    <w:p w14:paraId="16F13EF4" w14:textId="77777777" w:rsidR="00E82B87" w:rsidRPr="00EE580E" w:rsidRDefault="006C7ABB">
      <w:pPr>
        <w:keepNext/>
        <w:spacing w:afterLines="120" w:after="288" w:line="360" w:lineRule="auto"/>
        <w:ind w:firstLine="709"/>
        <w:jc w:val="both"/>
        <w:rPr>
          <w:ins w:id="1445" w:author="MIGUEL FUERTES FERNANDEZ" w:date="2022-08-06T20:10:00Z"/>
        </w:rPr>
        <w:pPrChange w:id="1446" w:author="MIGUEL FUERTES FERNANDEZ" w:date="2022-08-06T20:10:00Z">
          <w:pPr>
            <w:spacing w:afterLines="120" w:after="288" w:line="360" w:lineRule="auto"/>
            <w:ind w:firstLine="709"/>
            <w:jc w:val="both"/>
          </w:pPr>
        </w:pPrChange>
      </w:pPr>
      <w:commentRangeStart w:id="1447"/>
      <w:ins w:id="1448" w:author="Usuario de Microsoft Office" w:date="2022-07-10T11:37:00Z">
        <w:r w:rsidRPr="00EE580E">
          <w:rPr>
            <w:rFonts w:ascii="Arial" w:hAnsi="Arial" w:cs="Arial"/>
            <w:noProof/>
            <w:lang w:eastAsia="es-ES_tradnl"/>
          </w:rPr>
          <w:drawing>
            <wp:inline distT="0" distB="0" distL="0" distR="0" wp14:anchorId="47DC921F" wp14:editId="73DE8B59">
              <wp:extent cx="5280991" cy="2257264"/>
              <wp:effectExtent l="0" t="0" r="2540" b="3810"/>
              <wp:docPr id="8" name="Imagen 8" descr="Tabla, Calend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 Calendario&#10;&#10;Descripción generada automáticamente con confianza media"/>
                      <pic:cNvPicPr/>
                    </pic:nvPicPr>
                    <pic:blipFill>
                      <a:blip r:embed="rId21">
                        <a:extLst>
                          <a:ext uri="{28A0092B-C50C-407E-A947-70E740481C1C}">
                            <a14:useLocalDpi xmlns:a14="http://schemas.microsoft.com/office/drawing/2010/main" val="0"/>
                          </a:ext>
                        </a:extLst>
                      </a:blip>
                      <a:stretch>
                        <a:fillRect/>
                      </a:stretch>
                    </pic:blipFill>
                    <pic:spPr>
                      <a:xfrm>
                        <a:off x="0" y="0"/>
                        <a:ext cx="5293143" cy="2262458"/>
                      </a:xfrm>
                      <a:prstGeom prst="rect">
                        <a:avLst/>
                      </a:prstGeom>
                    </pic:spPr>
                  </pic:pic>
                </a:graphicData>
              </a:graphic>
            </wp:inline>
          </w:drawing>
        </w:r>
      </w:ins>
      <w:commentRangeEnd w:id="1447"/>
    </w:p>
    <w:p w14:paraId="4008D3B5" w14:textId="5CFA19E0" w:rsidR="00E82B87" w:rsidRPr="00EE580E" w:rsidRDefault="00E82B87">
      <w:pPr>
        <w:pStyle w:val="Caption"/>
        <w:jc w:val="center"/>
        <w:rPr>
          <w:ins w:id="1449" w:author="MIGUEL FUERTES FERNANDEZ" w:date="2022-08-06T20:10:00Z"/>
        </w:rPr>
        <w:pPrChange w:id="1450" w:author="MIGUEL FUERTES FERNANDEZ" w:date="2022-08-06T20:10:00Z">
          <w:pPr>
            <w:pStyle w:val="Caption"/>
          </w:pPr>
        </w:pPrChange>
      </w:pPr>
      <w:bookmarkStart w:id="1451" w:name="_Toc112179535"/>
      <w:ins w:id="1452" w:author="MIGUEL FUERTES FERNANDEZ" w:date="2022-08-06T20:10:00Z">
        <w:r w:rsidRPr="00EE580E">
          <w:t xml:space="preserve">Tabla </w:t>
        </w:r>
      </w:ins>
      <w:ins w:id="1453" w:author="MIGUEL FUERTES FERNANDEZ" w:date="2022-08-14T18:21:00Z">
        <w:r w:rsidR="00436BF0" w:rsidRPr="00EE580E">
          <w:fldChar w:fldCharType="begin"/>
        </w:r>
        <w:r w:rsidR="00436BF0" w:rsidRPr="00EE580E">
          <w:instrText xml:space="preserve"> SEQ Tabla \* ARABIC </w:instrText>
        </w:r>
      </w:ins>
      <w:r w:rsidR="00436BF0" w:rsidRPr="00EE580E">
        <w:fldChar w:fldCharType="separate"/>
      </w:r>
      <w:ins w:id="1454" w:author="MIGUEL FUERTES FERNANDEZ" w:date="2022-08-25T19:35:00Z">
        <w:r w:rsidR="00F6173C">
          <w:rPr>
            <w:noProof/>
          </w:rPr>
          <w:t>3</w:t>
        </w:r>
      </w:ins>
      <w:ins w:id="1455" w:author="MIGUEL FUERTES FERNANDEZ" w:date="2022-08-14T18:21:00Z">
        <w:r w:rsidR="00436BF0" w:rsidRPr="00EE580E">
          <w:fldChar w:fldCharType="end"/>
        </w:r>
      </w:ins>
      <w:ins w:id="1456" w:author="MIGUEL FUERTES FERNANDEZ" w:date="2022-08-06T20:10:00Z">
        <w:r w:rsidRPr="00EE580E">
          <w:t xml:space="preserve"> - Clase Universidad de </w:t>
        </w:r>
      </w:ins>
      <w:r w:rsidR="005031C8" w:rsidRPr="00EE580E">
        <w:t>Jaén</w:t>
      </w:r>
      <w:bookmarkEnd w:id="1451"/>
    </w:p>
    <w:p w14:paraId="10C736CB" w14:textId="75FA1B2B" w:rsidR="006C7ABB" w:rsidRPr="00EE580E" w:rsidRDefault="001620BB">
      <w:pPr>
        <w:spacing w:afterLines="120" w:after="288" w:line="360" w:lineRule="auto"/>
        <w:ind w:firstLine="709"/>
        <w:jc w:val="both"/>
        <w:rPr>
          <w:ins w:id="1457" w:author="Usuario de Microsoft Office" w:date="2022-07-10T11:37:00Z"/>
          <w:rFonts w:ascii="Arial" w:hAnsi="Arial" w:cs="Arial"/>
          <w:lang w:eastAsia="es-ES"/>
        </w:rPr>
        <w:pPrChange w:id="1458" w:author="MIGUEL FUERTES FERNANDEZ" w:date="2022-08-06T19:31:00Z">
          <w:pPr>
            <w:jc w:val="center"/>
          </w:pPr>
        </w:pPrChange>
      </w:pPr>
      <w:ins w:id="1459" w:author="Usuario de Microsoft Office" w:date="2022-07-10T11:57:00Z">
        <w:r w:rsidRPr="00EE580E">
          <w:rPr>
            <w:rStyle w:val="CommentReference"/>
          </w:rPr>
          <w:commentReference w:id="1447"/>
        </w:r>
      </w:ins>
    </w:p>
    <w:p w14:paraId="458DB92D" w14:textId="235F4DC3" w:rsidR="006C7ABB" w:rsidRPr="00EE580E" w:rsidDel="00E82B87" w:rsidRDefault="006C7ABB">
      <w:pPr>
        <w:spacing w:afterLines="120" w:after="288" w:line="360" w:lineRule="auto"/>
        <w:ind w:firstLine="709"/>
        <w:jc w:val="both"/>
        <w:rPr>
          <w:ins w:id="1460" w:author="Usuario de Microsoft Office" w:date="2022-07-10T11:37:00Z"/>
          <w:del w:id="1461" w:author="MIGUEL FUERTES FERNANDEZ" w:date="2022-08-06T20:10:00Z"/>
          <w:rFonts w:ascii="Arial" w:hAnsi="Arial" w:cs="Arial"/>
          <w:lang w:eastAsia="es-ES"/>
        </w:rPr>
        <w:pPrChange w:id="1462" w:author="MIGUEL FUERTES FERNANDEZ" w:date="2022-08-06T19:31:00Z">
          <w:pPr/>
        </w:pPrChange>
      </w:pPr>
    </w:p>
    <w:p w14:paraId="6905CC5C" w14:textId="77777777" w:rsidR="006C7ABB" w:rsidRPr="00EE580E" w:rsidRDefault="006C7ABB">
      <w:pPr>
        <w:spacing w:afterLines="120" w:after="288" w:line="360" w:lineRule="auto"/>
        <w:ind w:firstLine="709"/>
        <w:jc w:val="both"/>
        <w:rPr>
          <w:ins w:id="1463" w:author="Usuario de Microsoft Office" w:date="2022-07-10T11:37:00Z"/>
          <w:rFonts w:ascii="Arial" w:hAnsi="Arial" w:cs="Arial"/>
          <w:lang w:eastAsia="es-ES"/>
        </w:rPr>
        <w:pPrChange w:id="1464" w:author="MIGUEL FUERTES FERNANDEZ" w:date="2022-08-06T19:31:00Z">
          <w:pPr/>
        </w:pPrChange>
      </w:pPr>
      <w:ins w:id="1465" w:author="Usuario de Microsoft Office" w:date="2022-07-10T11:37:00Z">
        <w:r w:rsidRPr="00EE580E">
          <w:rPr>
            <w:rFonts w:ascii="Arial" w:hAnsi="Arial" w:cs="Arial"/>
            <w:lang w:eastAsia="es-ES"/>
          </w:rPr>
          <w:t xml:space="preserve">El siguiente paso es realizar un sociograma. En este caso se confecciona un gráfico en circulo donde a modo de diana se representan los estudiantes, los más valorados más próximos al más valorado y de ahí hacia afuera. Así en el este ejemplo podríamos ver que el estudiante más valorado con tres positivos y un negativo (impacto de 4) es el estudiante 3 que colocaríamos en el centro. </w:t>
        </w:r>
      </w:ins>
    </w:p>
    <w:p w14:paraId="227E0878" w14:textId="77777777" w:rsidR="00E82B87" w:rsidRPr="00EE580E" w:rsidRDefault="006C7ABB">
      <w:pPr>
        <w:keepNext/>
        <w:spacing w:afterLines="120" w:after="288" w:line="360" w:lineRule="auto"/>
        <w:ind w:firstLine="709"/>
        <w:jc w:val="center"/>
        <w:rPr>
          <w:ins w:id="1466" w:author="MIGUEL FUERTES FERNANDEZ" w:date="2022-08-06T20:10:00Z"/>
        </w:rPr>
        <w:pPrChange w:id="1467" w:author="MIGUEL FUERTES FERNANDEZ" w:date="2022-08-06T20:10:00Z">
          <w:pPr>
            <w:spacing w:afterLines="120" w:after="288" w:line="360" w:lineRule="auto"/>
            <w:ind w:firstLine="709"/>
            <w:jc w:val="center"/>
          </w:pPr>
        </w:pPrChange>
      </w:pPr>
      <w:commentRangeStart w:id="1468"/>
      <w:ins w:id="1469" w:author="Usuario de Microsoft Office" w:date="2022-07-10T11:37:00Z">
        <w:r w:rsidRPr="00EE580E">
          <w:rPr>
            <w:rFonts w:ascii="Arial" w:hAnsi="Arial" w:cs="Arial"/>
            <w:b/>
            <w:bCs/>
            <w:noProof/>
            <w:lang w:eastAsia="es-ES_tradnl"/>
          </w:rPr>
          <w:drawing>
            <wp:inline distT="0" distB="0" distL="0" distR="0" wp14:anchorId="3B94B83D" wp14:editId="536CCD02">
              <wp:extent cx="3821479" cy="3200796"/>
              <wp:effectExtent l="0" t="0" r="1270" b="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841077" cy="3217211"/>
                      </a:xfrm>
                      <a:prstGeom prst="rect">
                        <a:avLst/>
                      </a:prstGeom>
                    </pic:spPr>
                  </pic:pic>
                </a:graphicData>
              </a:graphic>
            </wp:inline>
          </w:drawing>
        </w:r>
      </w:ins>
      <w:commentRangeEnd w:id="1468"/>
    </w:p>
    <w:p w14:paraId="5817AF0C" w14:textId="29DBF3D7" w:rsidR="00E82B87" w:rsidRPr="00EE580E" w:rsidRDefault="00E82B87" w:rsidP="008B0DF8">
      <w:pPr>
        <w:pStyle w:val="Caption"/>
        <w:jc w:val="center"/>
        <w:rPr>
          <w:ins w:id="1470" w:author="MIGUEL FUERTES FERNANDEZ" w:date="2022-08-06T20:10:00Z"/>
        </w:rPr>
      </w:pPr>
      <w:bookmarkStart w:id="1471" w:name="_Toc112268998"/>
      <w:ins w:id="1472" w:author="MIGUEL FUERTES FERNANDEZ" w:date="2022-08-06T20:10:00Z">
        <w:r w:rsidRPr="00EE580E">
          <w:t xml:space="preserve">Ilustración </w:t>
        </w:r>
        <w:r w:rsidRPr="00EE580E">
          <w:fldChar w:fldCharType="begin"/>
        </w:r>
        <w:r w:rsidRPr="00EE580E">
          <w:instrText xml:space="preserve"> SEQ Ilustración \* ARABIC </w:instrText>
        </w:r>
      </w:ins>
      <w:r w:rsidRPr="00EE580E">
        <w:fldChar w:fldCharType="separate"/>
      </w:r>
      <w:r w:rsidR="00F6173C">
        <w:rPr>
          <w:noProof/>
        </w:rPr>
        <w:t>2</w:t>
      </w:r>
      <w:ins w:id="1473" w:author="MIGUEL FUERTES FERNANDEZ" w:date="2022-08-06T20:10:00Z">
        <w:r w:rsidRPr="00EE580E">
          <w:fldChar w:fldCharType="end"/>
        </w:r>
        <w:r w:rsidRPr="00EE580E">
          <w:t xml:space="preserve"> - Clase Universidad de </w:t>
        </w:r>
      </w:ins>
      <w:r w:rsidR="00732C1A" w:rsidRPr="00EE580E">
        <w:t>Jaén</w:t>
      </w:r>
      <w:bookmarkEnd w:id="1471"/>
    </w:p>
    <w:p w14:paraId="1E7DDD89" w14:textId="1C7A7F9A" w:rsidR="006C7ABB" w:rsidRPr="00EE580E" w:rsidRDefault="001620BB">
      <w:pPr>
        <w:spacing w:afterLines="120" w:after="288" w:line="360" w:lineRule="auto"/>
        <w:ind w:firstLine="709"/>
        <w:jc w:val="center"/>
        <w:rPr>
          <w:ins w:id="1474" w:author="Usuario de Microsoft Office" w:date="2022-07-10T11:37:00Z"/>
          <w:rFonts w:ascii="Arial" w:hAnsi="Arial" w:cs="Arial"/>
          <w:b/>
          <w:bCs/>
          <w:lang w:eastAsia="es-ES"/>
        </w:rPr>
        <w:pPrChange w:id="1475" w:author="MIGUEL FUERTES FERNANDEZ" w:date="2022-08-06T20:09:00Z">
          <w:pPr>
            <w:jc w:val="center"/>
          </w:pPr>
        </w:pPrChange>
      </w:pPr>
      <w:ins w:id="1476" w:author="Usuario de Microsoft Office" w:date="2022-07-10T11:57:00Z">
        <w:r w:rsidRPr="00EE580E">
          <w:rPr>
            <w:rStyle w:val="CommentReference"/>
          </w:rPr>
          <w:commentReference w:id="1468"/>
        </w:r>
      </w:ins>
    </w:p>
    <w:p w14:paraId="5DA88AC3" w14:textId="77777777" w:rsidR="006C7ABB" w:rsidRPr="00EE580E" w:rsidRDefault="006C7ABB">
      <w:pPr>
        <w:spacing w:afterLines="120" w:after="288" w:line="360" w:lineRule="auto"/>
        <w:ind w:firstLine="709"/>
        <w:jc w:val="both"/>
        <w:rPr>
          <w:ins w:id="1477" w:author="Usuario de Microsoft Office" w:date="2022-07-10T11:37:00Z"/>
          <w:rFonts w:ascii="Arial" w:hAnsi="Arial" w:cs="Arial"/>
          <w:b/>
          <w:bCs/>
          <w:lang w:eastAsia="es-ES"/>
        </w:rPr>
        <w:pPrChange w:id="1478" w:author="MIGUEL FUERTES FERNANDEZ" w:date="2022-08-06T19:31:00Z">
          <w:pPr/>
        </w:pPrChange>
      </w:pPr>
    </w:p>
    <w:p w14:paraId="25E04B4F" w14:textId="77777777" w:rsidR="006C7ABB" w:rsidRPr="00EE580E" w:rsidRDefault="006C7ABB">
      <w:pPr>
        <w:spacing w:afterLines="120" w:after="288" w:line="360" w:lineRule="auto"/>
        <w:ind w:firstLine="709"/>
        <w:jc w:val="both"/>
        <w:rPr>
          <w:ins w:id="1479" w:author="Usuario de Microsoft Office" w:date="2022-07-10T11:37:00Z"/>
          <w:rFonts w:ascii="Arial" w:hAnsi="Arial" w:cs="Arial"/>
          <w:lang w:eastAsia="es-ES"/>
        </w:rPr>
        <w:pPrChange w:id="1480" w:author="MIGUEL FUERTES FERNANDEZ" w:date="2022-08-06T19:31:00Z">
          <w:pPr/>
        </w:pPrChange>
      </w:pPr>
      <w:ins w:id="1481" w:author="Usuario de Microsoft Office" w:date="2022-07-10T11:37:00Z">
        <w:r w:rsidRPr="00EE580E">
          <w:rPr>
            <w:rFonts w:ascii="Arial" w:hAnsi="Arial" w:cs="Arial"/>
            <w:lang w:eastAsia="es-ES"/>
          </w:rPr>
          <w:t>Como los estudiantes 2, 4, 6 han valorado solo positivamente al estudiante 3, se ponen en su radio, y ya tendríamos un grupo. El estudiante 5 por su parte no se lleva bien con el 3 porque lo ha valorado negativamente con lo que no entraría dentro de ese grupo, sin embargo, el estudiante ha valorado positivamente al 5, con lo que formarían el segundo de los grupos.</w:t>
        </w:r>
      </w:ins>
    </w:p>
    <w:p w14:paraId="28B5E1D4" w14:textId="77777777" w:rsidR="006C7ABB" w:rsidRPr="00EE580E" w:rsidRDefault="006C7ABB">
      <w:pPr>
        <w:spacing w:afterLines="120" w:after="288" w:line="360" w:lineRule="auto"/>
        <w:ind w:firstLine="709"/>
        <w:jc w:val="both"/>
        <w:rPr>
          <w:ins w:id="1482" w:author="Usuario de Microsoft Office" w:date="2022-07-10T11:37:00Z"/>
          <w:rFonts w:ascii="Arial" w:hAnsi="Arial" w:cs="Arial"/>
          <w:lang w:eastAsia="es-ES"/>
        </w:rPr>
        <w:pPrChange w:id="1483" w:author="MIGUEL FUERTES FERNANDEZ" w:date="2022-08-06T19:31:00Z">
          <w:pPr/>
        </w:pPrChange>
      </w:pPr>
      <w:ins w:id="1484" w:author="Usuario de Microsoft Office" w:date="2022-07-10T11:37:00Z">
        <w:r w:rsidRPr="00EE580E">
          <w:rPr>
            <w:rFonts w:ascii="Arial" w:hAnsi="Arial" w:cs="Arial"/>
            <w:lang w:eastAsia="es-ES"/>
          </w:rPr>
          <w:t>La última de las fases es por tanto interpretar los resultados tanto de la matriz como del sociograma, y ver la posición del individuo y la configuración o relaciones grupales.</w:t>
        </w:r>
      </w:ins>
    </w:p>
    <w:p w14:paraId="64A54A78" w14:textId="77777777" w:rsidR="006C7ABB" w:rsidRPr="00EE580E" w:rsidRDefault="006C7ABB">
      <w:pPr>
        <w:spacing w:afterLines="120" w:after="288" w:line="360" w:lineRule="auto"/>
        <w:ind w:firstLine="709"/>
        <w:jc w:val="both"/>
        <w:rPr>
          <w:ins w:id="1485" w:author="Usuario de Microsoft Office" w:date="2022-07-10T11:37:00Z"/>
          <w:rFonts w:ascii="Arial" w:hAnsi="Arial" w:cs="Arial"/>
          <w:lang w:eastAsia="es-ES"/>
        </w:rPr>
        <w:pPrChange w:id="1486" w:author="MIGUEL FUERTES FERNANDEZ" w:date="2022-08-06T19:31:00Z">
          <w:pPr/>
        </w:pPrChange>
      </w:pPr>
      <w:ins w:id="1487" w:author="Usuario de Microsoft Office" w:date="2022-07-10T11:37:00Z">
        <w:r w:rsidRPr="00EE580E">
          <w:rPr>
            <w:rFonts w:ascii="Arial" w:hAnsi="Arial" w:cs="Arial"/>
            <w:lang w:eastAsia="es-ES"/>
          </w:rPr>
          <w:t>¿Qué roles destapa el test sociométrico? Al realizar estos pasos y terminar con el sociograma se descubren en el grupo los siguientes roles:</w:t>
        </w:r>
      </w:ins>
    </w:p>
    <w:p w14:paraId="3426D03C" w14:textId="119C6747" w:rsidR="006C7ABB" w:rsidRPr="00EE580E" w:rsidRDefault="006C7ABB">
      <w:pPr>
        <w:pStyle w:val="ListParagraph"/>
        <w:numPr>
          <w:ilvl w:val="0"/>
          <w:numId w:val="18"/>
        </w:numPr>
        <w:spacing w:afterLines="120" w:after="288" w:line="360" w:lineRule="auto"/>
        <w:rPr>
          <w:ins w:id="1488" w:author="Usuario de Microsoft Office" w:date="2022-07-10T11:37:00Z"/>
          <w:rFonts w:cs="Arial"/>
        </w:rPr>
        <w:pPrChange w:id="1489" w:author="MIGUEL FUERTES FERNANDEZ" w:date="2022-08-06T19:36:00Z">
          <w:pPr>
            <w:pStyle w:val="ListParagraph"/>
            <w:numPr>
              <w:numId w:val="18"/>
            </w:numPr>
            <w:ind w:left="1069" w:hanging="360"/>
          </w:pPr>
        </w:pPrChange>
      </w:pPr>
      <w:ins w:id="1490" w:author="Usuario de Microsoft Office" w:date="2022-07-10T11:37:00Z">
        <w:r w:rsidRPr="00EE580E">
          <w:rPr>
            <w:rFonts w:cs="Arial"/>
            <w:b/>
            <w:bCs/>
          </w:rPr>
          <w:t>Líder</w:t>
        </w:r>
        <w:r w:rsidRPr="00EE580E">
          <w:rPr>
            <w:rFonts w:cs="Arial"/>
          </w:rPr>
          <w:t>: Aquel alumno con muchas elecciones y pocos rechazos, suele venir acompañado de popularidad y status.</w:t>
        </w:r>
      </w:ins>
    </w:p>
    <w:p w14:paraId="500F6430" w14:textId="1D2A387E" w:rsidR="006C7ABB" w:rsidRPr="00EE580E" w:rsidRDefault="006C7ABB">
      <w:pPr>
        <w:pStyle w:val="ListParagraph"/>
        <w:numPr>
          <w:ilvl w:val="0"/>
          <w:numId w:val="18"/>
        </w:numPr>
        <w:spacing w:afterLines="120" w:after="288" w:line="360" w:lineRule="auto"/>
        <w:rPr>
          <w:ins w:id="1491" w:author="Usuario de Microsoft Office" w:date="2022-07-10T11:37:00Z"/>
          <w:rFonts w:cs="Arial"/>
        </w:rPr>
        <w:pPrChange w:id="1492" w:author="MIGUEL FUERTES FERNANDEZ" w:date="2022-08-06T19:36:00Z">
          <w:pPr>
            <w:pStyle w:val="ListParagraph"/>
            <w:numPr>
              <w:numId w:val="18"/>
            </w:numPr>
            <w:ind w:left="1069" w:hanging="360"/>
          </w:pPr>
        </w:pPrChange>
      </w:pPr>
      <w:ins w:id="1493" w:author="Usuario de Microsoft Office" w:date="2022-07-10T11:37:00Z">
        <w:r w:rsidRPr="00EE580E">
          <w:rPr>
            <w:rFonts w:cs="Arial"/>
            <w:b/>
            <w:bCs/>
          </w:rPr>
          <w:t>Eminencia gris</w:t>
        </w:r>
        <w:r w:rsidRPr="00EE580E">
          <w:rPr>
            <w:rFonts w:cs="Arial"/>
          </w:rPr>
          <w:t>: Son aquellos alumnos que tienen una relación única y reciproca con el líder. Es un rol de alta influencia con el grupo.</w:t>
        </w:r>
      </w:ins>
    </w:p>
    <w:p w14:paraId="79836FD5" w14:textId="477E3BBF" w:rsidR="006C7ABB" w:rsidRPr="00EE580E" w:rsidRDefault="006C7ABB">
      <w:pPr>
        <w:pStyle w:val="ListParagraph"/>
        <w:numPr>
          <w:ilvl w:val="0"/>
          <w:numId w:val="18"/>
        </w:numPr>
        <w:spacing w:afterLines="120" w:after="288" w:line="360" w:lineRule="auto"/>
        <w:rPr>
          <w:ins w:id="1494" w:author="Usuario de Microsoft Office" w:date="2022-07-10T11:37:00Z"/>
          <w:rFonts w:cs="Arial"/>
        </w:rPr>
        <w:pPrChange w:id="1495" w:author="MIGUEL FUERTES FERNANDEZ" w:date="2022-08-06T19:37:00Z">
          <w:pPr>
            <w:pStyle w:val="ListParagraph"/>
            <w:numPr>
              <w:numId w:val="18"/>
            </w:numPr>
            <w:ind w:left="1069" w:hanging="360"/>
          </w:pPr>
        </w:pPrChange>
      </w:pPr>
      <w:ins w:id="1496" w:author="Usuario de Microsoft Office" w:date="2022-07-10T11:37:00Z">
        <w:r w:rsidRPr="00EE580E">
          <w:rPr>
            <w:rFonts w:cs="Arial"/>
            <w:b/>
            <w:bCs/>
          </w:rPr>
          <w:t>Marginado o aislado</w:t>
        </w:r>
        <w:r w:rsidRPr="00EE580E">
          <w:rPr>
            <w:rFonts w:cs="Arial"/>
          </w:rPr>
          <w:t>: Son aquellos alumnos que tienen muy pocas nominaciones si para bien ni para mal, requieren de una mayor integración en el grupo.</w:t>
        </w:r>
      </w:ins>
    </w:p>
    <w:p w14:paraId="42663BE2" w14:textId="6B3408E9" w:rsidR="006C7ABB" w:rsidRPr="00EE580E" w:rsidRDefault="006C7ABB">
      <w:pPr>
        <w:pStyle w:val="ListParagraph"/>
        <w:numPr>
          <w:ilvl w:val="0"/>
          <w:numId w:val="18"/>
        </w:numPr>
        <w:spacing w:afterLines="120" w:after="288" w:line="360" w:lineRule="auto"/>
        <w:rPr>
          <w:ins w:id="1497" w:author="Usuario de Microsoft Office" w:date="2022-07-10T11:37:00Z"/>
          <w:rFonts w:cs="Arial"/>
        </w:rPr>
        <w:pPrChange w:id="1498" w:author="MIGUEL FUERTES FERNANDEZ" w:date="2022-08-06T19:37:00Z">
          <w:pPr>
            <w:pStyle w:val="ListParagraph"/>
            <w:numPr>
              <w:numId w:val="18"/>
            </w:numPr>
            <w:ind w:left="1069" w:hanging="360"/>
          </w:pPr>
        </w:pPrChange>
      </w:pPr>
      <w:ins w:id="1499" w:author="Usuario de Microsoft Office" w:date="2022-07-10T11:37:00Z">
        <w:r w:rsidRPr="00EE580E">
          <w:rPr>
            <w:rFonts w:cs="Arial"/>
            <w:b/>
            <w:bCs/>
          </w:rPr>
          <w:t>Promedio</w:t>
        </w:r>
        <w:r w:rsidRPr="00EE580E">
          <w:rPr>
            <w:rFonts w:cs="Arial"/>
          </w:rPr>
          <w:t>: La situación más común, pocas nominaciones, bien sean favorables o desfavorables.</w:t>
        </w:r>
      </w:ins>
    </w:p>
    <w:p w14:paraId="67143088" w14:textId="42728AB9" w:rsidR="006C7ABB" w:rsidRPr="00EE580E" w:rsidDel="00F327AA" w:rsidRDefault="006C7ABB">
      <w:pPr>
        <w:pStyle w:val="ListParagraph"/>
        <w:numPr>
          <w:ilvl w:val="0"/>
          <w:numId w:val="18"/>
        </w:numPr>
        <w:spacing w:afterLines="120" w:after="288" w:line="360" w:lineRule="auto"/>
        <w:rPr>
          <w:ins w:id="1500" w:author="Usuario de Microsoft Office" w:date="2022-07-10T11:37:00Z"/>
          <w:del w:id="1501" w:author="MIGUEL FUERTES FERNANDEZ" w:date="2022-08-06T19:37:00Z"/>
          <w:rFonts w:cs="Arial"/>
        </w:rPr>
        <w:pPrChange w:id="1502" w:author="MIGUEL FUERTES FERNANDEZ" w:date="2022-08-06T19:37:00Z">
          <w:pPr>
            <w:pStyle w:val="ListParagraph"/>
            <w:numPr>
              <w:numId w:val="18"/>
            </w:numPr>
            <w:ind w:left="1069" w:hanging="360"/>
          </w:pPr>
        </w:pPrChange>
      </w:pPr>
      <w:ins w:id="1503" w:author="Usuario de Microsoft Office" w:date="2022-07-10T11:37:00Z">
        <w:r w:rsidRPr="00EE580E">
          <w:rPr>
            <w:rFonts w:cs="Arial"/>
            <w:b/>
            <w:bCs/>
          </w:rPr>
          <w:t>Polémico o conflictivo</w:t>
        </w:r>
        <w:r w:rsidRPr="00EE580E">
          <w:rPr>
            <w:rFonts w:cs="Arial"/>
          </w:rPr>
          <w:t xml:space="preserve">: Aquel alumno que como el líder tiene muchas elecciones y a la vez muchos rechazos, la antítesis del </w:t>
        </w:r>
        <w:r w:rsidRPr="00EE580E">
          <w:rPr>
            <w:rFonts w:cs="Arial"/>
            <w:i/>
            <w:iCs/>
          </w:rPr>
          <w:t>Marginado</w:t>
        </w:r>
        <w:r w:rsidRPr="00EE580E">
          <w:rPr>
            <w:rFonts w:cs="Arial"/>
          </w:rPr>
          <w:t xml:space="preserve"> (o un </w:t>
        </w:r>
        <w:r w:rsidRPr="00EE580E">
          <w:rPr>
            <w:rFonts w:cs="Arial"/>
            <w:i/>
            <w:iCs/>
          </w:rPr>
          <w:t>Promedio</w:t>
        </w:r>
        <w:r w:rsidRPr="00EE580E">
          <w:rPr>
            <w:rFonts w:cs="Arial"/>
          </w:rPr>
          <w:t xml:space="preserve"> llevado a más). Suelen tener mucha influencia, así como prestigio dentro del grupo.</w:t>
        </w:r>
      </w:ins>
    </w:p>
    <w:p w14:paraId="0C96ACAC" w14:textId="77777777" w:rsidR="006C7ABB" w:rsidRPr="00EE580E" w:rsidRDefault="006C7ABB">
      <w:pPr>
        <w:pStyle w:val="ListParagraph"/>
        <w:numPr>
          <w:ilvl w:val="0"/>
          <w:numId w:val="18"/>
        </w:numPr>
        <w:spacing w:afterLines="120" w:after="288" w:line="360" w:lineRule="auto"/>
        <w:rPr>
          <w:ins w:id="1504" w:author="Usuario de Microsoft Office" w:date="2022-07-10T11:37:00Z"/>
          <w:rFonts w:cs="Arial"/>
        </w:rPr>
        <w:pPrChange w:id="1505" w:author="MIGUEL FUERTES FERNANDEZ" w:date="2022-08-06T19:37:00Z">
          <w:pPr/>
        </w:pPrChange>
      </w:pPr>
    </w:p>
    <w:p w14:paraId="0B6AFF1B" w14:textId="77777777" w:rsidR="006C7ABB" w:rsidRPr="00EE580E" w:rsidRDefault="006C7ABB">
      <w:pPr>
        <w:spacing w:afterLines="120" w:after="288" w:line="360" w:lineRule="auto"/>
        <w:ind w:firstLine="709"/>
        <w:jc w:val="both"/>
        <w:rPr>
          <w:ins w:id="1506" w:author="Usuario de Microsoft Office" w:date="2022-07-10T11:37:00Z"/>
          <w:rFonts w:ascii="Arial" w:hAnsi="Arial" w:cs="Arial"/>
        </w:rPr>
        <w:pPrChange w:id="1507" w:author="MIGUEL FUERTES FERNANDEZ" w:date="2022-08-06T19:31:00Z">
          <w:pPr/>
        </w:pPrChange>
      </w:pPr>
      <w:ins w:id="1508" w:author="Usuario de Microsoft Office" w:date="2022-07-10T11:37:00Z">
        <w:r w:rsidRPr="00EE580E">
          <w:rPr>
            <w:rFonts w:ascii="Arial" w:hAnsi="Arial" w:cs="Arial"/>
          </w:rPr>
          <w:t>Siguiendo con el ejemplo anterior podemos ver que el promedio de nominaciones es 2, ya que contando positivas y negativas de todas las valoraciones y dividiéndolo entre el número de alumnos el resultado es 2.</w:t>
        </w:r>
      </w:ins>
    </w:p>
    <w:p w14:paraId="22C96043" w14:textId="77777777" w:rsidR="006C7ABB" w:rsidRPr="00EE580E" w:rsidRDefault="006C7ABB">
      <w:pPr>
        <w:spacing w:afterLines="120" w:after="288" w:line="360" w:lineRule="auto"/>
        <w:ind w:firstLine="709"/>
        <w:jc w:val="both"/>
        <w:rPr>
          <w:ins w:id="1509" w:author="Usuario de Microsoft Office" w:date="2022-07-10T11:37:00Z"/>
          <w:rFonts w:ascii="Arial" w:hAnsi="Arial" w:cs="Arial"/>
        </w:rPr>
        <w:pPrChange w:id="1510" w:author="MIGUEL FUERTES FERNANDEZ" w:date="2022-08-06T19:31:00Z">
          <w:pPr/>
        </w:pPrChange>
      </w:pPr>
      <w:ins w:id="1511" w:author="Usuario de Microsoft Office" w:date="2022-07-10T11:37:00Z">
        <w:r w:rsidRPr="00EE580E">
          <w:rPr>
            <w:rFonts w:ascii="Arial" w:hAnsi="Arial" w:cs="Arial"/>
          </w:rPr>
          <w:t>Del mismo modo, el promedio de positivos es 1 y el promedio de negativos es 1.</w:t>
        </w:r>
      </w:ins>
    </w:p>
    <w:p w14:paraId="227EBFAF" w14:textId="77777777" w:rsidR="006C7ABB" w:rsidRPr="00EE580E" w:rsidRDefault="006C7ABB">
      <w:pPr>
        <w:spacing w:afterLines="120" w:after="288" w:line="360" w:lineRule="auto"/>
        <w:ind w:firstLine="709"/>
        <w:jc w:val="both"/>
        <w:rPr>
          <w:ins w:id="1512" w:author="Usuario de Microsoft Office" w:date="2022-07-10T11:37:00Z"/>
          <w:rFonts w:ascii="Arial" w:hAnsi="Arial" w:cs="Arial"/>
        </w:rPr>
        <w:pPrChange w:id="1513" w:author="MIGUEL FUERTES FERNANDEZ" w:date="2022-08-06T19:31:00Z">
          <w:pPr/>
        </w:pPrChange>
      </w:pPr>
      <w:ins w:id="1514" w:author="Usuario de Microsoft Office" w:date="2022-07-10T11:37:00Z">
        <w:r w:rsidRPr="00EE580E">
          <w:rPr>
            <w:rFonts w:ascii="Arial" w:hAnsi="Arial" w:cs="Arial"/>
          </w:rPr>
          <w:t>Podemos ver que el estudiante 3 es popular o líder ya que tiene más nominaciones positivas que el promedio del impacto (nominaciones positivas y negativas) y tiene el mismo número o menor de nominaciones negativas que el promedio. El estudiante 3 tiene 3 nominaciones positivas y 1 negativa.</w:t>
        </w:r>
      </w:ins>
    </w:p>
    <w:p w14:paraId="738C7224" w14:textId="6E96B9F1" w:rsidR="006C7ABB" w:rsidRPr="00EE580E" w:rsidRDefault="006C7ABB">
      <w:pPr>
        <w:spacing w:afterLines="120" w:after="288" w:line="360" w:lineRule="auto"/>
        <w:ind w:firstLine="709"/>
        <w:jc w:val="both"/>
        <w:rPr>
          <w:ins w:id="1515" w:author="Usuario de Microsoft Office" w:date="2022-07-10T11:37:00Z"/>
          <w:rFonts w:ascii="Arial" w:hAnsi="Arial" w:cs="Arial"/>
        </w:rPr>
        <w:pPrChange w:id="1516" w:author="MIGUEL FUERTES FERNANDEZ" w:date="2022-08-06T19:31:00Z">
          <w:pPr/>
        </w:pPrChange>
      </w:pPr>
      <w:ins w:id="1517" w:author="Usuario de Microsoft Office" w:date="2022-07-10T11:37:00Z">
        <w:r w:rsidRPr="00EE580E">
          <w:rPr>
            <w:rFonts w:ascii="Arial" w:hAnsi="Arial" w:cs="Arial"/>
          </w:rPr>
          <w:t xml:space="preserve">Así mismo, según la tabla, los estudiantes 4 y 6 </w:t>
        </w:r>
        <w:del w:id="1518" w:author="MIGUEL FUERTES FERNANDEZ" w:date="2022-08-06T19:37:00Z">
          <w:r w:rsidRPr="00EE580E" w:rsidDel="00B65FB5">
            <w:rPr>
              <w:rFonts w:ascii="Arial" w:hAnsi="Arial" w:cs="Arial"/>
            </w:rPr>
            <w:delText>serian</w:delText>
          </w:r>
        </w:del>
      </w:ins>
      <w:ins w:id="1519" w:author="MIGUEL FUERTES FERNANDEZ" w:date="2022-08-06T19:37:00Z">
        <w:r w:rsidR="00B65FB5" w:rsidRPr="00EE580E">
          <w:rPr>
            <w:rFonts w:ascii="Arial" w:hAnsi="Arial" w:cs="Arial"/>
          </w:rPr>
          <w:t>serían</w:t>
        </w:r>
      </w:ins>
      <w:ins w:id="1520" w:author="Usuario de Microsoft Office" w:date="2022-07-10T11:37:00Z">
        <w:r w:rsidRPr="00EE580E">
          <w:rPr>
            <w:rFonts w:ascii="Arial" w:hAnsi="Arial" w:cs="Arial"/>
          </w:rPr>
          <w:t xml:space="preserve"> marginados, el estudiante 5 seria Polémico y los estudiantes 1 y 2 intuitivamente serian promedio.</w:t>
        </w:r>
      </w:ins>
    </w:p>
    <w:p w14:paraId="6E03B98C" w14:textId="77777777" w:rsidR="006C7ABB" w:rsidRPr="00EE580E" w:rsidRDefault="006C7ABB">
      <w:pPr>
        <w:spacing w:afterLines="120" w:after="288" w:line="360" w:lineRule="auto"/>
        <w:ind w:firstLine="709"/>
        <w:jc w:val="both"/>
        <w:rPr>
          <w:ins w:id="1521" w:author="Usuario de Microsoft Office" w:date="2022-07-10T11:37:00Z"/>
          <w:rFonts w:ascii="Arial" w:hAnsi="Arial" w:cs="Arial"/>
          <w:lang w:eastAsia="es-ES"/>
        </w:rPr>
        <w:pPrChange w:id="1522" w:author="MIGUEL FUERTES FERNANDEZ" w:date="2022-08-06T19:31:00Z">
          <w:pPr/>
        </w:pPrChange>
      </w:pPr>
      <w:ins w:id="1523" w:author="Usuario de Microsoft Office" w:date="2022-07-10T11:37:00Z">
        <w:r w:rsidRPr="00EE580E">
          <w:rPr>
            <w:rFonts w:ascii="Arial" w:hAnsi="Arial" w:cs="Arial"/>
            <w:lang w:eastAsia="es-ES"/>
          </w:rPr>
          <w:t>Respecto de la configuración de los grupos, el test sociométrico infiere las diferentes formas que hay de organizar o conformar los grupos. En base a esto, los posibles grupos o configuraciones son los siguientes:</w:t>
        </w:r>
      </w:ins>
    </w:p>
    <w:p w14:paraId="1FF23469" w14:textId="5425EC02" w:rsidR="006C7ABB" w:rsidRPr="00EE580E" w:rsidRDefault="006C7ABB">
      <w:pPr>
        <w:pStyle w:val="ListParagraph"/>
        <w:numPr>
          <w:ilvl w:val="0"/>
          <w:numId w:val="18"/>
        </w:numPr>
        <w:spacing w:afterLines="120" w:after="288" w:line="360" w:lineRule="auto"/>
        <w:rPr>
          <w:ins w:id="1524" w:author="Usuario de Microsoft Office" w:date="2022-07-10T11:37:00Z"/>
          <w:rFonts w:cs="Arial"/>
        </w:rPr>
        <w:pPrChange w:id="1525" w:author="MIGUEL FUERTES FERNANDEZ" w:date="2022-08-06T19:37:00Z">
          <w:pPr>
            <w:pStyle w:val="ListParagraph"/>
            <w:numPr>
              <w:numId w:val="18"/>
            </w:numPr>
            <w:ind w:left="1069" w:hanging="360"/>
          </w:pPr>
        </w:pPrChange>
      </w:pPr>
      <w:ins w:id="1526" w:author="Usuario de Microsoft Office" w:date="2022-07-10T11:37:00Z">
        <w:r w:rsidRPr="00EE580E">
          <w:rPr>
            <w:rFonts w:cs="Arial"/>
            <w:b/>
            <w:bCs/>
          </w:rPr>
          <w:t xml:space="preserve">Pareja/diada: </w:t>
        </w:r>
        <w:r w:rsidRPr="00EE580E">
          <w:rPr>
            <w:rFonts w:cs="Arial"/>
          </w:rPr>
          <w:t>Como su nombre indica es una conformación en donde dos alumnos se eligen entre sí.</w:t>
        </w:r>
      </w:ins>
    </w:p>
    <w:p w14:paraId="29D1600F" w14:textId="68403A9E" w:rsidR="006C7ABB" w:rsidRPr="00EE580E" w:rsidRDefault="006C7ABB">
      <w:pPr>
        <w:pStyle w:val="ListParagraph"/>
        <w:numPr>
          <w:ilvl w:val="0"/>
          <w:numId w:val="18"/>
        </w:numPr>
        <w:spacing w:afterLines="120" w:after="288" w:line="360" w:lineRule="auto"/>
        <w:rPr>
          <w:ins w:id="1527" w:author="Usuario de Microsoft Office" w:date="2022-07-10T11:37:00Z"/>
          <w:rFonts w:cs="Arial"/>
        </w:rPr>
        <w:pPrChange w:id="1528" w:author="MIGUEL FUERTES FERNANDEZ" w:date="2022-08-06T19:37:00Z">
          <w:pPr>
            <w:pStyle w:val="ListParagraph"/>
            <w:numPr>
              <w:numId w:val="18"/>
            </w:numPr>
            <w:ind w:left="1069" w:hanging="360"/>
          </w:pPr>
        </w:pPrChange>
      </w:pPr>
      <w:ins w:id="1529" w:author="Usuario de Microsoft Office" w:date="2022-07-10T11:37:00Z">
        <w:r w:rsidRPr="00EE580E">
          <w:rPr>
            <w:rFonts w:cs="Arial"/>
            <w:b/>
            <w:bCs/>
          </w:rPr>
          <w:t xml:space="preserve">Triangulo/triada: </w:t>
        </w:r>
        <w:r w:rsidRPr="00EE580E">
          <w:rPr>
            <w:rFonts w:cs="Arial"/>
          </w:rPr>
          <w:t>Es un grupo formado por tres iguales, es un grupo compacto y es influyente si tiene algo de relación con el líder</w:t>
        </w:r>
      </w:ins>
    </w:p>
    <w:p w14:paraId="605EF6F7" w14:textId="306EA10F" w:rsidR="006C7ABB" w:rsidRPr="00EE580E" w:rsidRDefault="006C7ABB">
      <w:pPr>
        <w:pStyle w:val="ListParagraph"/>
        <w:numPr>
          <w:ilvl w:val="0"/>
          <w:numId w:val="18"/>
        </w:numPr>
        <w:spacing w:afterLines="120" w:after="288" w:line="360" w:lineRule="auto"/>
        <w:rPr>
          <w:ins w:id="1530" w:author="Usuario de Microsoft Office" w:date="2022-07-10T11:37:00Z"/>
          <w:rFonts w:cs="Arial"/>
        </w:rPr>
        <w:pPrChange w:id="1531" w:author="MIGUEL FUERTES FERNANDEZ" w:date="2022-08-06T19:37:00Z">
          <w:pPr>
            <w:pStyle w:val="ListParagraph"/>
            <w:numPr>
              <w:numId w:val="18"/>
            </w:numPr>
            <w:ind w:left="1069" w:hanging="360"/>
          </w:pPr>
        </w:pPrChange>
      </w:pPr>
      <w:ins w:id="1532" w:author="Usuario de Microsoft Office" w:date="2022-07-10T11:37:00Z">
        <w:r w:rsidRPr="00EE580E">
          <w:rPr>
            <w:rFonts w:cs="Arial"/>
            <w:b/>
            <w:bCs/>
          </w:rPr>
          <w:t xml:space="preserve">Cadena: </w:t>
        </w:r>
        <w:r w:rsidRPr="00EE580E">
          <w:rPr>
            <w:rFonts w:cs="Arial"/>
          </w:rPr>
          <w:t>Misma situación que en los apartados anteriores, pero en este caso es una elección concatenada de individuos (más de dos y más de 3). Nuevamente es influyente en función de su proximidad al líder.</w:t>
        </w:r>
      </w:ins>
    </w:p>
    <w:p w14:paraId="36354191" w14:textId="1F1AA85F" w:rsidR="006C7ABB" w:rsidRPr="00EE580E" w:rsidDel="00B65FB5" w:rsidRDefault="006C7ABB">
      <w:pPr>
        <w:pStyle w:val="ListParagraph"/>
        <w:numPr>
          <w:ilvl w:val="0"/>
          <w:numId w:val="18"/>
        </w:numPr>
        <w:spacing w:afterLines="120" w:after="288" w:line="360" w:lineRule="auto"/>
        <w:rPr>
          <w:ins w:id="1533" w:author="Usuario de Microsoft Office" w:date="2022-07-10T11:37:00Z"/>
          <w:del w:id="1534" w:author="MIGUEL FUERTES FERNANDEZ" w:date="2022-08-06T19:37:00Z"/>
          <w:rFonts w:cs="Arial"/>
        </w:rPr>
        <w:pPrChange w:id="1535" w:author="MIGUEL FUERTES FERNANDEZ" w:date="2022-08-06T19:37:00Z">
          <w:pPr>
            <w:pStyle w:val="ListParagraph"/>
            <w:numPr>
              <w:numId w:val="18"/>
            </w:numPr>
            <w:ind w:left="1069" w:hanging="360"/>
          </w:pPr>
        </w:pPrChange>
      </w:pPr>
      <w:ins w:id="1536" w:author="Usuario de Microsoft Office" w:date="2022-07-10T11:37:00Z">
        <w:r w:rsidRPr="00EE580E">
          <w:rPr>
            <w:rFonts w:cs="Arial"/>
            <w:b/>
            <w:bCs/>
          </w:rPr>
          <w:t xml:space="preserve">Estrella: </w:t>
        </w:r>
        <w:r w:rsidRPr="00EE580E">
          <w:rPr>
            <w:rFonts w:cs="Arial"/>
          </w:rPr>
          <w:t>Típica configuración en estrella, donde un grupo de personas eligen un líder. El líder es la persona más elegida. Es un grupo o configuración muy influyente y asume tareas difíciles)</w:t>
        </w:r>
      </w:ins>
    </w:p>
    <w:p w14:paraId="3421175E" w14:textId="77777777" w:rsidR="006C7ABB" w:rsidRPr="00EE580E" w:rsidRDefault="006C7ABB">
      <w:pPr>
        <w:pStyle w:val="ListParagraph"/>
        <w:numPr>
          <w:ilvl w:val="0"/>
          <w:numId w:val="18"/>
        </w:numPr>
        <w:spacing w:afterLines="120" w:after="288" w:line="360" w:lineRule="auto"/>
        <w:rPr>
          <w:ins w:id="1537" w:author="Usuario de Microsoft Office" w:date="2022-07-10T11:37:00Z"/>
          <w:rFonts w:cs="Arial"/>
          <w:b/>
          <w:bCs/>
          <w:rPrChange w:id="1538" w:author="MIGUEL FUERTES FERNANDEZ" w:date="2022-08-06T19:37:00Z">
            <w:rPr>
              <w:ins w:id="1539" w:author="Usuario de Microsoft Office" w:date="2022-07-10T11:37:00Z"/>
            </w:rPr>
          </w:rPrChange>
        </w:rPr>
        <w:pPrChange w:id="1540" w:author="MIGUEL FUERTES FERNANDEZ" w:date="2022-08-06T19:37:00Z">
          <w:pPr/>
        </w:pPrChange>
      </w:pPr>
    </w:p>
    <w:p w14:paraId="748A33C2" w14:textId="77777777" w:rsidR="006C7ABB" w:rsidRPr="00EE580E" w:rsidRDefault="006C7ABB">
      <w:pPr>
        <w:spacing w:afterLines="120" w:after="288" w:line="360" w:lineRule="auto"/>
        <w:ind w:firstLine="709"/>
        <w:jc w:val="both"/>
        <w:rPr>
          <w:ins w:id="1541" w:author="Usuario de Microsoft Office" w:date="2022-07-10T11:37:00Z"/>
          <w:rFonts w:ascii="Arial" w:hAnsi="Arial" w:cs="Arial"/>
        </w:rPr>
        <w:pPrChange w:id="1542" w:author="MIGUEL FUERTES FERNANDEZ" w:date="2022-08-06T19:31:00Z">
          <w:pPr/>
        </w:pPrChange>
      </w:pPr>
      <w:ins w:id="1543" w:author="Usuario de Microsoft Office" w:date="2022-07-10T11:37:00Z">
        <w:r w:rsidRPr="00EE580E">
          <w:rPr>
            <w:rFonts w:ascii="Arial" w:hAnsi="Arial" w:cs="Arial"/>
          </w:rPr>
          <w:t>Volviendo con el ejemplo anterior y tomando el sociograma como referencia se puede ver que se pueden formar dos grupos en este ejemplo concreto.</w:t>
        </w:r>
      </w:ins>
    </w:p>
    <w:p w14:paraId="74F085AC" w14:textId="77777777" w:rsidR="006C7ABB" w:rsidRPr="00EE580E" w:rsidDel="00B65FB5" w:rsidRDefault="006C7ABB">
      <w:pPr>
        <w:spacing w:afterLines="120" w:after="288" w:line="360" w:lineRule="auto"/>
        <w:ind w:firstLine="709"/>
        <w:jc w:val="both"/>
        <w:rPr>
          <w:ins w:id="1544" w:author="Usuario de Microsoft Office" w:date="2022-07-10T11:37:00Z"/>
          <w:del w:id="1545" w:author="MIGUEL FUERTES FERNANDEZ" w:date="2022-08-06T19:37:00Z"/>
          <w:rFonts w:ascii="Arial" w:hAnsi="Arial" w:cs="Arial"/>
        </w:rPr>
        <w:pPrChange w:id="1546" w:author="MIGUEL FUERTES FERNANDEZ" w:date="2022-08-06T19:31:00Z">
          <w:pPr/>
        </w:pPrChange>
      </w:pPr>
      <w:ins w:id="1547" w:author="Usuario de Microsoft Office" w:date="2022-07-10T11:37:00Z">
        <w:r w:rsidRPr="00EE580E">
          <w:rPr>
            <w:rFonts w:ascii="Arial" w:hAnsi="Arial" w:cs="Arial"/>
          </w:rPr>
          <w:t>Se podría formar un grupo en estrella con los estudiantes dos, tres, cuatro y seis, siendo el líder el tres y una pareja o diada entre el cinco y el uno. Además, y siguiendo la sociomatriz, podemos ver que la diada no tendrá tanta influencia ya que ni el estudiante uno ni el estudiante cinco ha valorado positivamente al estudiante tres que se ha definido como el líder.</w:t>
        </w:r>
      </w:ins>
    </w:p>
    <w:p w14:paraId="4A44FC6A" w14:textId="77777777" w:rsidR="006C7ABB" w:rsidRPr="00EE580E" w:rsidRDefault="006C7ABB">
      <w:pPr>
        <w:spacing w:afterLines="120" w:after="288" w:line="360" w:lineRule="auto"/>
        <w:ind w:firstLine="709"/>
        <w:jc w:val="both"/>
        <w:rPr>
          <w:ins w:id="1548" w:author="Usuario de Microsoft Office" w:date="2022-07-10T11:37:00Z"/>
          <w:rFonts w:ascii="Arial" w:hAnsi="Arial" w:cs="Arial"/>
        </w:rPr>
        <w:pPrChange w:id="1549" w:author="MIGUEL FUERTES FERNANDEZ" w:date="2022-08-06T19:37:00Z">
          <w:pPr/>
        </w:pPrChange>
      </w:pPr>
    </w:p>
    <w:p w14:paraId="53943BC2" w14:textId="77777777" w:rsidR="006C7ABB" w:rsidRPr="00EE580E" w:rsidRDefault="006C7ABB">
      <w:pPr>
        <w:spacing w:afterLines="120" w:after="288" w:line="360" w:lineRule="auto"/>
        <w:ind w:firstLine="709"/>
        <w:jc w:val="both"/>
        <w:rPr>
          <w:ins w:id="1550" w:author="Usuario de Microsoft Office" w:date="2022-07-10T11:37:00Z"/>
          <w:rFonts w:ascii="Arial" w:hAnsi="Arial" w:cs="Arial"/>
        </w:rPr>
        <w:pPrChange w:id="1551" w:author="MIGUEL FUERTES FERNANDEZ" w:date="2022-08-06T19:31:00Z">
          <w:pPr/>
        </w:pPrChange>
      </w:pPr>
      <w:ins w:id="1552" w:author="Usuario de Microsoft Office" w:date="2022-07-10T11:37:00Z">
        <w:r w:rsidRPr="00EE580E">
          <w:rPr>
            <w:rFonts w:ascii="Arial" w:hAnsi="Arial" w:cs="Arial"/>
          </w:rPr>
          <w:t xml:space="preserve">Llegados a este punto y con todo lo mencionado se propone en este trabajo la creación de una herramienta para el profesor, que facilite la creación de grupos de trabajo solventes para las distintas actividades colaborativas. </w:t>
        </w:r>
      </w:ins>
    </w:p>
    <w:p w14:paraId="0FD0E778" w14:textId="78C565BA" w:rsidR="00942555" w:rsidRPr="00EE580E" w:rsidDel="006C7ABB" w:rsidRDefault="006C7ABB">
      <w:pPr>
        <w:spacing w:afterLines="120" w:after="288" w:line="360" w:lineRule="auto"/>
        <w:ind w:firstLine="709"/>
        <w:jc w:val="both"/>
        <w:rPr>
          <w:del w:id="1553" w:author="Usuario de Microsoft Office" w:date="2022-07-10T11:37:00Z"/>
          <w:rFonts w:ascii="Arial" w:hAnsi="Arial" w:cs="Arial"/>
          <w:b/>
          <w:bCs/>
          <w:lang w:eastAsia="es-ES"/>
        </w:rPr>
        <w:pPrChange w:id="1554" w:author="MIGUEL FUERTES FERNANDEZ" w:date="2022-08-06T19:31:00Z">
          <w:pPr/>
        </w:pPrChange>
      </w:pPr>
      <w:ins w:id="1555" w:author="Usuario de Microsoft Office" w:date="2022-07-10T11:37:00Z">
        <w:r w:rsidRPr="00EE580E">
          <w:rPr>
            <w:rFonts w:ascii="Arial" w:hAnsi="Arial" w:cs="Arial"/>
          </w:rPr>
          <w:t>Demostrada ya la eficacia del aprendizaje colaborativo y visto el método más utilizado para formar dichos grupos para dichas actividades el siguiente paso es la creación de una herramienta automática que facilite al profesor la creación de dichos grupos, sumándose así a las pocas herramientas de que disponen los profesores para su propio uso intrínseco y no para la transmisión de conocimiento en si de la que se habla en el estado del arte.</w:t>
        </w:r>
      </w:ins>
      <w:del w:id="1556" w:author="Usuario de Microsoft Office" w:date="2022-07-10T11:37:00Z">
        <w:r w:rsidR="00942555" w:rsidRPr="00EE580E" w:rsidDel="006C7ABB">
          <w:rPr>
            <w:rFonts w:ascii="Arial" w:hAnsi="Arial" w:cs="Arial"/>
            <w:b/>
            <w:bCs/>
            <w:lang w:eastAsia="es-ES"/>
          </w:rPr>
          <w:delText>Test Sociométricos</w:delText>
        </w:r>
      </w:del>
    </w:p>
    <w:p w14:paraId="703D57CB" w14:textId="320315BC" w:rsidR="004F29A1" w:rsidRPr="00EE580E" w:rsidDel="006C7ABB" w:rsidRDefault="004F29A1">
      <w:pPr>
        <w:spacing w:afterLines="120" w:after="288" w:line="360" w:lineRule="auto"/>
        <w:ind w:firstLine="709"/>
        <w:jc w:val="both"/>
        <w:rPr>
          <w:del w:id="1557" w:author="Usuario de Microsoft Office" w:date="2022-07-10T11:37:00Z"/>
          <w:rFonts w:ascii="Arial" w:hAnsi="Arial" w:cs="Arial"/>
          <w:lang w:eastAsia="es-ES"/>
        </w:rPr>
        <w:pPrChange w:id="1558" w:author="MIGUEL FUERTES FERNANDEZ" w:date="2022-08-06T19:31:00Z">
          <w:pPr/>
        </w:pPrChange>
      </w:pPr>
      <w:del w:id="1559" w:author="Usuario de Microsoft Office" w:date="2022-07-10T11:37:00Z">
        <w:r w:rsidRPr="00EE580E" w:rsidDel="006C7ABB">
          <w:rPr>
            <w:rFonts w:ascii="Arial" w:hAnsi="Arial" w:cs="Arial"/>
            <w:lang w:eastAsia="es-ES"/>
          </w:rPr>
          <w:delText>¿Existe alguna forma de cuantificar de alguna manera como ha de ser esa relación entre los alumnos en un grupo? ¿Se podrían sacar métricas que sirvan para ver cómo ha de ser esta relación y automatizar el proceso en un futuro?</w:delText>
        </w:r>
      </w:del>
    </w:p>
    <w:p w14:paraId="22C26E78" w14:textId="039E62BD" w:rsidR="004F29A1" w:rsidRPr="00EE580E" w:rsidDel="006C7ABB" w:rsidRDefault="004F29A1">
      <w:pPr>
        <w:spacing w:afterLines="120" w:after="288" w:line="360" w:lineRule="auto"/>
        <w:ind w:firstLine="709"/>
        <w:jc w:val="both"/>
        <w:rPr>
          <w:del w:id="1560" w:author="Usuario de Microsoft Office" w:date="2022-07-10T11:37:00Z"/>
          <w:rFonts w:ascii="Arial" w:hAnsi="Arial" w:cs="Arial"/>
          <w:lang w:eastAsia="es-ES"/>
        </w:rPr>
        <w:pPrChange w:id="1561" w:author="MIGUEL FUERTES FERNANDEZ" w:date="2022-08-06T19:31:00Z">
          <w:pPr/>
        </w:pPrChange>
      </w:pPr>
      <w:del w:id="1562" w:author="Usuario de Microsoft Office" w:date="2022-07-10T11:37:00Z">
        <w:r w:rsidRPr="00EE580E" w:rsidDel="006C7ABB">
          <w:rPr>
            <w:rFonts w:ascii="Arial" w:hAnsi="Arial" w:cs="Arial"/>
            <w:lang w:eastAsia="es-ES"/>
          </w:rPr>
          <w:delText xml:space="preserve">Grosu propone para este fin, utilizar </w:delText>
        </w:r>
        <w:r w:rsidR="0040344F" w:rsidRPr="00EE580E" w:rsidDel="006C7ABB">
          <w:rPr>
            <w:rFonts w:ascii="Arial" w:hAnsi="Arial" w:cs="Arial"/>
            <w:lang w:eastAsia="es-ES"/>
          </w:rPr>
          <w:delText>las pruebas</w:delText>
        </w:r>
        <w:r w:rsidRPr="00EE580E" w:rsidDel="006C7ABB">
          <w:rPr>
            <w:rFonts w:ascii="Arial" w:hAnsi="Arial" w:cs="Arial"/>
            <w:lang w:eastAsia="es-ES"/>
          </w:rPr>
          <w:delText xml:space="preserve"> sociométric</w:delText>
        </w:r>
        <w:r w:rsidR="0040344F" w:rsidRPr="00EE580E" w:rsidDel="006C7ABB">
          <w:rPr>
            <w:rFonts w:ascii="Arial" w:hAnsi="Arial" w:cs="Arial"/>
            <w:lang w:eastAsia="es-ES"/>
          </w:rPr>
          <w:delText>a</w:delText>
        </w:r>
        <w:r w:rsidRPr="00EE580E" w:rsidDel="006C7ABB">
          <w:rPr>
            <w:rFonts w:ascii="Arial" w:hAnsi="Arial" w:cs="Arial"/>
            <w:lang w:eastAsia="es-ES"/>
          </w:rPr>
          <w:delText xml:space="preserve">s, como una forma de analizar cómo ha de ser la </w:delText>
        </w:r>
        <w:r w:rsidR="0040344F" w:rsidRPr="00EE580E" w:rsidDel="006C7ABB">
          <w:rPr>
            <w:rFonts w:ascii="Arial" w:hAnsi="Arial" w:cs="Arial"/>
            <w:lang w:eastAsia="es-ES"/>
          </w:rPr>
          <w:delText>interrelación</w:delText>
        </w:r>
        <w:r w:rsidRPr="00EE580E" w:rsidDel="006C7ABB">
          <w:rPr>
            <w:rFonts w:ascii="Arial" w:hAnsi="Arial" w:cs="Arial"/>
            <w:lang w:eastAsia="es-ES"/>
          </w:rPr>
          <w:delText xml:space="preserve"> entre los integrantes de un grupo. </w:delText>
        </w:r>
      </w:del>
    </w:p>
    <w:p w14:paraId="1F6CEAFC" w14:textId="760403A6" w:rsidR="0040344F" w:rsidRPr="00EE580E" w:rsidDel="006C7ABB" w:rsidRDefault="004F29A1">
      <w:pPr>
        <w:spacing w:afterLines="120" w:after="288" w:line="360" w:lineRule="auto"/>
        <w:ind w:firstLine="709"/>
        <w:jc w:val="both"/>
        <w:rPr>
          <w:del w:id="1563" w:author="Usuario de Microsoft Office" w:date="2022-07-10T11:37:00Z"/>
          <w:rFonts w:ascii="Arial" w:hAnsi="Arial" w:cs="Arial"/>
          <w:lang w:eastAsia="es-ES"/>
        </w:rPr>
        <w:pPrChange w:id="1564" w:author="MIGUEL FUERTES FERNANDEZ" w:date="2022-08-06T19:31:00Z">
          <w:pPr/>
        </w:pPrChange>
      </w:pPr>
      <w:del w:id="1565" w:author="Usuario de Microsoft Office" w:date="2022-07-10T11:37:00Z">
        <w:r w:rsidRPr="00EE580E" w:rsidDel="006C7ABB">
          <w:rPr>
            <w:rFonts w:ascii="Arial" w:hAnsi="Arial" w:cs="Arial"/>
            <w:lang w:eastAsia="es-ES"/>
          </w:rPr>
          <w:delText xml:space="preserve">Define integración como el proceso </w:delText>
        </w:r>
        <w:r w:rsidR="0040344F" w:rsidRPr="00EE580E" w:rsidDel="006C7ABB">
          <w:rPr>
            <w:rFonts w:ascii="Arial" w:hAnsi="Arial" w:cs="Arial"/>
            <w:lang w:eastAsia="es-ES"/>
          </w:rPr>
          <w:delText>biológico</w:delText>
        </w:r>
        <w:r w:rsidRPr="00EE580E" w:rsidDel="006C7ABB">
          <w:rPr>
            <w:rFonts w:ascii="Arial" w:hAnsi="Arial" w:cs="Arial"/>
            <w:lang w:eastAsia="es-ES"/>
          </w:rPr>
          <w:delText xml:space="preserve">, neurológico y psicológico de abrazar y asimilar la implicación de un elemento. O lo </w:delText>
        </w:r>
        <w:r w:rsidR="0040344F" w:rsidRPr="00EE580E" w:rsidDel="006C7ABB">
          <w:rPr>
            <w:rFonts w:ascii="Arial" w:hAnsi="Arial" w:cs="Arial"/>
            <w:lang w:eastAsia="es-ES"/>
          </w:rPr>
          <w:delText>que,</w:delText>
        </w:r>
        <w:r w:rsidRPr="00EE580E" w:rsidDel="006C7ABB">
          <w:rPr>
            <w:rFonts w:ascii="Arial" w:hAnsi="Arial" w:cs="Arial"/>
            <w:lang w:eastAsia="es-ES"/>
          </w:rPr>
          <w:delText xml:space="preserve"> trasladado al ámbito social, se traduce en acomodar o resolver conflictos</w:delText>
        </w:r>
        <w:r w:rsidR="0040344F" w:rsidRPr="00EE580E" w:rsidDel="006C7ABB">
          <w:rPr>
            <w:rFonts w:ascii="Arial" w:hAnsi="Arial" w:cs="Arial"/>
            <w:lang w:eastAsia="es-ES"/>
          </w:rPr>
          <w:delText xml:space="preserve"> mediante las aspiraciones y las actitudes del comportamiento.</w:delText>
        </w:r>
      </w:del>
    </w:p>
    <w:p w14:paraId="1BB3129C" w14:textId="05D8EF02" w:rsidR="00C24BD6" w:rsidRPr="00EE580E" w:rsidDel="006C7ABB" w:rsidRDefault="0040344F">
      <w:pPr>
        <w:spacing w:afterLines="120" w:after="288" w:line="360" w:lineRule="auto"/>
        <w:ind w:firstLine="709"/>
        <w:jc w:val="both"/>
        <w:rPr>
          <w:del w:id="1566" w:author="Usuario de Microsoft Office" w:date="2022-07-10T11:37:00Z"/>
          <w:rFonts w:ascii="Arial" w:hAnsi="Arial" w:cs="Arial"/>
          <w:lang w:eastAsia="es-ES"/>
        </w:rPr>
        <w:pPrChange w:id="1567" w:author="MIGUEL FUERTES FERNANDEZ" w:date="2022-08-06T19:31:00Z">
          <w:pPr/>
        </w:pPrChange>
      </w:pPr>
      <w:del w:id="1568" w:author="Usuario de Microsoft Office" w:date="2022-07-10T11:37:00Z">
        <w:r w:rsidRPr="00EE580E" w:rsidDel="006C7ABB">
          <w:rPr>
            <w:rFonts w:ascii="Arial" w:hAnsi="Arial" w:cs="Arial"/>
            <w:lang w:eastAsia="es-ES"/>
          </w:rPr>
          <w:delText>Grosu además, añade que hay varias formas de llegar a esta integración. El domino, el compromiso, la conciliación y la conversión. Para que haya una relación (Johnson &amp; Johnson) hace falta que haya</w:delText>
        </w:r>
        <w:r w:rsidR="00C24BD6" w:rsidRPr="00EE580E" w:rsidDel="006C7ABB">
          <w:rPr>
            <w:rFonts w:ascii="Arial" w:hAnsi="Arial" w:cs="Arial"/>
            <w:lang w:eastAsia="es-ES"/>
          </w:rPr>
          <w:delText xml:space="preserve"> integración entre los integrantes y es por eso que es importante atender a las diferencias y acomodar posibles conflictos.</w:delText>
        </w:r>
      </w:del>
    </w:p>
    <w:p w14:paraId="17FBC695" w14:textId="6DB6C202" w:rsidR="00C24BD6" w:rsidRPr="00EE580E" w:rsidDel="006C7ABB" w:rsidRDefault="00C24BD6">
      <w:pPr>
        <w:spacing w:afterLines="120" w:after="288" w:line="360" w:lineRule="auto"/>
        <w:ind w:firstLine="709"/>
        <w:jc w:val="both"/>
        <w:rPr>
          <w:del w:id="1569" w:author="Usuario de Microsoft Office" w:date="2022-07-10T11:37:00Z"/>
          <w:rFonts w:ascii="Arial" w:hAnsi="Arial" w:cs="Arial"/>
          <w:lang w:eastAsia="es-ES"/>
        </w:rPr>
        <w:pPrChange w:id="1570" w:author="MIGUEL FUERTES FERNANDEZ" w:date="2022-08-06T19:31:00Z">
          <w:pPr/>
        </w:pPrChange>
      </w:pPr>
      <w:del w:id="1571" w:author="Usuario de Microsoft Office" w:date="2022-07-10T11:37:00Z">
        <w:r w:rsidRPr="00EE580E" w:rsidDel="006C7ABB">
          <w:rPr>
            <w:rFonts w:ascii="Arial" w:hAnsi="Arial" w:cs="Arial"/>
            <w:lang w:eastAsia="es-ES"/>
          </w:rPr>
          <w:delText>Tras lo que se ha visto en las páginas anteriores, parece razonable deducir que salvando el dominio, que no incita a la cooperación, sino a la competitividad (Johnson &amp; Johnson) todas las demás formas de integración aplican.</w:delText>
        </w:r>
      </w:del>
    </w:p>
    <w:p w14:paraId="76BBB52B" w14:textId="48F9743B" w:rsidR="00717304" w:rsidRPr="00EE580E" w:rsidDel="006C7ABB" w:rsidRDefault="00C24BD6">
      <w:pPr>
        <w:spacing w:afterLines="120" w:after="288" w:line="360" w:lineRule="auto"/>
        <w:ind w:firstLine="709"/>
        <w:jc w:val="both"/>
        <w:rPr>
          <w:del w:id="1572" w:author="Usuario de Microsoft Office" w:date="2022-07-10T11:37:00Z"/>
          <w:rFonts w:ascii="Arial" w:hAnsi="Arial" w:cs="Arial"/>
          <w:lang w:eastAsia="es-ES"/>
        </w:rPr>
        <w:pPrChange w:id="1573" w:author="MIGUEL FUERTES FERNANDEZ" w:date="2022-08-06T19:31:00Z">
          <w:pPr/>
        </w:pPrChange>
      </w:pPr>
      <w:del w:id="1574" w:author="Usuario de Microsoft Office" w:date="2022-07-10T11:37:00Z">
        <w:r w:rsidRPr="00EE580E" w:rsidDel="006C7ABB">
          <w:rPr>
            <w:rFonts w:ascii="Arial" w:hAnsi="Arial" w:cs="Arial"/>
            <w:lang w:eastAsia="es-ES"/>
          </w:rPr>
          <w:delText>Pero</w:delText>
        </w:r>
        <w:r w:rsidR="00717304" w:rsidRPr="00EE580E" w:rsidDel="006C7ABB">
          <w:rPr>
            <w:rFonts w:ascii="Arial" w:hAnsi="Arial" w:cs="Arial"/>
            <w:lang w:eastAsia="es-ES"/>
          </w:rPr>
          <w:delText xml:space="preserve"> ¿Cómo se consigue esa relación? ¿Cómo determinar la afinidad entre dos alumnos para que puedan o no puedan o quieran o no quieran pertenecer a un mismo grupo? ¿Es cuantificable ese indicador?</w:delText>
        </w:r>
      </w:del>
    </w:p>
    <w:p w14:paraId="75C7DCDC" w14:textId="6D5104EE" w:rsidR="006B0243" w:rsidRPr="00EE580E" w:rsidRDefault="00717304">
      <w:pPr>
        <w:spacing w:afterLines="120" w:after="288" w:line="360" w:lineRule="auto"/>
        <w:ind w:firstLine="709"/>
        <w:jc w:val="both"/>
        <w:rPr>
          <w:rFonts w:ascii="Arial" w:eastAsia="Times New Roman" w:hAnsi="Arial" w:cs="Arial"/>
          <w:lang w:val="es-ES" w:eastAsia="es-ES_tradnl"/>
        </w:rPr>
        <w:pPrChange w:id="1575" w:author="MIGUEL FUERTES FERNANDEZ" w:date="2022-08-06T19:31:00Z">
          <w:pPr/>
        </w:pPrChange>
      </w:pPr>
      <w:del w:id="1576" w:author="Usuario de Microsoft Office" w:date="2022-07-10T11:37:00Z">
        <w:r w:rsidRPr="00EE580E" w:rsidDel="006C7ABB">
          <w:rPr>
            <w:rFonts w:ascii="Arial" w:hAnsi="Arial" w:cs="Arial"/>
            <w:lang w:eastAsia="es-ES"/>
          </w:rPr>
          <w:delText xml:space="preserve">A esto vienen a ayudar los </w:delText>
        </w:r>
        <w:r w:rsidR="00576815" w:rsidRPr="00EE580E" w:rsidDel="006C7ABB">
          <w:rPr>
            <w:rFonts w:ascii="Arial" w:hAnsi="Arial" w:cs="Arial"/>
            <w:lang w:eastAsia="es-ES"/>
          </w:rPr>
          <w:delText>test</w:delText>
        </w:r>
        <w:r w:rsidRPr="00EE580E" w:rsidDel="006C7ABB">
          <w:rPr>
            <w:rFonts w:ascii="Arial" w:hAnsi="Arial" w:cs="Arial"/>
            <w:lang w:eastAsia="es-ES"/>
          </w:rPr>
          <w:delText xml:space="preserve"> sociométricos. Un test sociométrico (Grosu) es una manera de medir, ordenar y representar gráficamente una realidad social y psicosocial.</w:delText>
        </w:r>
      </w:del>
      <w:r w:rsidR="006B0243" w:rsidRPr="00EE580E">
        <w:rPr>
          <w:rFonts w:ascii="Arial" w:hAnsi="Arial" w:cs="Arial"/>
          <w:b/>
          <w:bCs/>
          <w:lang w:eastAsia="es-ES"/>
        </w:rPr>
        <w:br w:type="page"/>
      </w:r>
    </w:p>
    <w:p w14:paraId="0F70D9B6" w14:textId="2FF5405B" w:rsidR="006B0243" w:rsidRPr="00EE580E" w:rsidRDefault="00FC4D44" w:rsidP="006607A9">
      <w:pPr>
        <w:pStyle w:val="Ttulo1Plantilla"/>
      </w:pPr>
      <w:bookmarkStart w:id="1577" w:name="_Toc112348069"/>
      <w:commentRangeStart w:id="1578"/>
      <w:commentRangeStart w:id="1579"/>
      <w:r w:rsidRPr="00EE580E">
        <w:t>Diseño de la propuesta y metodología</w:t>
      </w:r>
      <w:commentRangeEnd w:id="1578"/>
      <w:r w:rsidR="008964E0" w:rsidRPr="00EE580E">
        <w:rPr>
          <w:rStyle w:val="CommentReference"/>
          <w:rFonts w:eastAsiaTheme="minorHAnsi"/>
          <w:color w:val="auto"/>
          <w:lang w:eastAsia="en-US"/>
        </w:rPr>
        <w:commentReference w:id="1578"/>
      </w:r>
      <w:commentRangeEnd w:id="1579"/>
      <w:r w:rsidR="00AD0EBA" w:rsidRPr="00EE580E">
        <w:rPr>
          <w:rStyle w:val="CommentReference"/>
          <w:rFonts w:asciiTheme="minorHAnsi" w:eastAsiaTheme="minorHAnsi" w:hAnsiTheme="minorHAnsi" w:cstheme="minorBidi"/>
          <w:color w:val="auto"/>
          <w:lang w:eastAsia="en-US"/>
        </w:rPr>
        <w:commentReference w:id="1579"/>
      </w:r>
      <w:bookmarkEnd w:id="1577"/>
    </w:p>
    <w:p w14:paraId="223E60F0" w14:textId="0A239396" w:rsidR="008F7C3F" w:rsidRPr="00EE580E" w:rsidDel="00FA415F" w:rsidRDefault="008F7C3F">
      <w:pPr>
        <w:spacing w:afterLines="120" w:after="288" w:line="360" w:lineRule="auto"/>
        <w:ind w:firstLine="709"/>
        <w:rPr>
          <w:ins w:id="1580" w:author="MIGUEL FUERTES FERNANDEZ [2]" w:date="2022-05-09T13:00:00Z"/>
          <w:del w:id="1581" w:author="MIGUEL FUERTES FERNANDEZ" w:date="2022-08-06T19:38:00Z"/>
          <w:rFonts w:ascii="Arial" w:hAnsi="Arial" w:cs="Arial"/>
        </w:rPr>
        <w:pPrChange w:id="1582" w:author="MIGUEL FUERTES FERNANDEZ" w:date="2022-08-06T19:31:00Z">
          <w:pPr/>
        </w:pPrChange>
      </w:pPr>
      <w:ins w:id="1583" w:author="MIGUEL FUERTES FERNANDEZ [2]" w:date="2022-05-09T13:00:00Z">
        <w:del w:id="1584" w:author="MIGUEL FUERTES FERNANDEZ" w:date="2022-08-06T19:38:00Z">
          <w:r w:rsidRPr="00EE580E" w:rsidDel="00FA415F">
            <w:rPr>
              <w:rFonts w:ascii="Arial" w:hAnsi="Arial" w:cs="Arial"/>
            </w:rPr>
            <w:delText>Estos grupos se conformarán en función de las necesidades del profesor, así como en función de las características del alumnado. Por lo tanto, los requerimientos para esta herramienta/aplicación serían los siguientes:</w:delText>
          </w:r>
        </w:del>
      </w:ins>
    </w:p>
    <w:tbl>
      <w:tblPr>
        <w:tblW w:w="0" w:type="auto"/>
        <w:tblInd w:w="108" w:type="dxa"/>
        <w:tblBorders>
          <w:top w:val="single" w:sz="4" w:space="0" w:color="C2002F"/>
          <w:left w:val="single" w:sz="4" w:space="0" w:color="C2002F"/>
          <w:bottom w:val="single" w:sz="4" w:space="0" w:color="BFBFBF" w:themeColor="background1" w:themeShade="BF"/>
          <w:right w:val="single" w:sz="4" w:space="0" w:color="FFFFFF" w:themeColor="background1"/>
          <w:insideH w:val="single" w:sz="4" w:space="0" w:color="BFBFBF" w:themeColor="background1" w:themeShade="BF"/>
          <w:insideV w:val="single" w:sz="4" w:space="0" w:color="FFFFFF" w:themeColor="background1"/>
        </w:tblBorders>
        <w:tblLook w:val="04C0" w:firstRow="0" w:lastRow="1" w:firstColumn="1" w:lastColumn="0" w:noHBand="0" w:noVBand="1"/>
      </w:tblPr>
      <w:tblGrid>
        <w:gridCol w:w="8908"/>
      </w:tblGrid>
      <w:tr w:rsidR="7C8E9A67" w:rsidRPr="00EE580E" w:rsidDel="00FA415F" w14:paraId="699E8F71" w14:textId="67F59B97" w:rsidTr="7C8E9A67">
        <w:trPr>
          <w:trHeight w:val="227"/>
          <w:ins w:id="1585" w:author="MIGUEL FUERTES FERNANDEZ [2]" w:date="2022-05-09T13:00:00Z"/>
          <w:del w:id="1586" w:author="MIGUEL FUERTES FERNANDEZ" w:date="2022-08-06T19:38:00Z"/>
        </w:trPr>
        <w:tc>
          <w:tcPr>
            <w:tcW w:w="8977" w:type="dxa"/>
            <w:tcBorders>
              <w:top w:val="single" w:sz="4" w:space="0" w:color="C2002F"/>
              <w:left w:val="single" w:sz="4" w:space="0" w:color="C2002F"/>
              <w:bottom w:val="single" w:sz="4" w:space="0" w:color="BFBFBF" w:themeColor="background1" w:themeShade="BF"/>
              <w:right w:val="single" w:sz="4" w:space="0" w:color="FFFFFF" w:themeColor="background1"/>
            </w:tcBorders>
            <w:shd w:val="clear" w:color="auto" w:fill="C2002F"/>
          </w:tcPr>
          <w:p w14:paraId="21AAF929" w14:textId="161CBFC5" w:rsidR="008F7C3F" w:rsidRPr="00EE580E" w:rsidDel="00FA415F" w:rsidRDefault="008F7C3F">
            <w:pPr>
              <w:spacing w:afterLines="120" w:after="288" w:line="360" w:lineRule="auto"/>
              <w:ind w:firstLine="709"/>
              <w:jc w:val="both"/>
              <w:rPr>
                <w:del w:id="1587" w:author="MIGUEL FUERTES FERNANDEZ" w:date="2022-08-06T19:38:00Z"/>
                <w:rFonts w:ascii="Arial" w:hAnsi="Arial" w:cs="Arial"/>
                <w:b/>
                <w:bCs/>
                <w:color w:val="FFFFFF" w:themeColor="background1"/>
              </w:rPr>
              <w:pPrChange w:id="1588" w:author="MIGUEL FUERTES FERNANDEZ" w:date="2022-08-06T19:31:00Z">
                <w:pPr>
                  <w:spacing w:after="120" w:line="360" w:lineRule="auto"/>
                  <w:jc w:val="both"/>
                </w:pPr>
              </w:pPrChange>
            </w:pPr>
            <w:ins w:id="1589" w:author="MIGUEL FUERTES FERNANDEZ [2]" w:date="2022-05-09T13:00:00Z">
              <w:del w:id="1590" w:author="MIGUEL FUERTES FERNANDEZ" w:date="2022-08-06T19:38:00Z">
                <w:r w:rsidRPr="00EE580E" w:rsidDel="00FA415F">
                  <w:rPr>
                    <w:rFonts w:ascii="Arial" w:hAnsi="Arial" w:cs="Arial"/>
                    <w:b/>
                    <w:bCs/>
                    <w:color w:val="FFFFFF" w:themeColor="background1"/>
                  </w:rPr>
                  <w:delText xml:space="preserve">Requerimiento </w:delText>
                </w:r>
              </w:del>
            </w:ins>
          </w:p>
        </w:tc>
      </w:tr>
      <w:tr w:rsidR="7C8E9A67" w:rsidRPr="00EE580E" w:rsidDel="00FA415F" w14:paraId="20847AC5" w14:textId="0DD0CC8F" w:rsidTr="7C8E9A67">
        <w:trPr>
          <w:trHeight w:val="227"/>
          <w:ins w:id="1591" w:author="MIGUEL FUERTES FERNANDEZ [2]" w:date="2022-05-09T13:00:00Z"/>
          <w:del w:id="1592" w:author="MIGUEL FUERTES FERNANDEZ" w:date="2022-08-06T19:38:00Z"/>
        </w:trPr>
        <w:tc>
          <w:tcPr>
            <w:tcW w:w="89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29176479" w14:textId="576EB52A" w:rsidR="008F7C3F" w:rsidRPr="00EE580E" w:rsidDel="00FA415F" w:rsidRDefault="008F7C3F">
            <w:pPr>
              <w:pStyle w:val="ListParagraph"/>
              <w:spacing w:before="0" w:afterLines="120" w:after="288" w:line="360" w:lineRule="auto"/>
              <w:ind w:left="0" w:firstLine="709"/>
              <w:jc w:val="left"/>
              <w:rPr>
                <w:ins w:id="1593" w:author="MIGUEL FUERTES FERNANDEZ [2]" w:date="2022-05-09T13:00:00Z"/>
                <w:del w:id="1594" w:author="MIGUEL FUERTES FERNANDEZ" w:date="2022-08-06T19:38:00Z"/>
                <w:rFonts w:eastAsia="Times New Roman" w:cs="Arial"/>
              </w:rPr>
              <w:pPrChange w:id="1595" w:author="MIGUEL FUERTES FERNANDEZ" w:date="2022-08-06T19:31:00Z">
                <w:pPr>
                  <w:pStyle w:val="ListParagraph"/>
                  <w:spacing w:before="0" w:after="0" w:line="240" w:lineRule="auto"/>
                  <w:ind w:left="0" w:firstLine="0"/>
                  <w:jc w:val="left"/>
                </w:pPr>
              </w:pPrChange>
            </w:pPr>
            <w:ins w:id="1596" w:author="MIGUEL FUERTES FERNANDEZ [2]" w:date="2022-05-09T13:00:00Z">
              <w:del w:id="1597" w:author="MIGUEL FUERTES FERNANDEZ" w:date="2022-08-06T19:38:00Z">
                <w:r w:rsidRPr="00EE580E" w:rsidDel="00FA415F">
                  <w:rPr>
                    <w:rFonts w:eastAsia="Times New Roman" w:cs="Arial"/>
                    <w:lang w:eastAsia="en-US"/>
                  </w:rPr>
                  <w:delText>Yo como profesor quiero poder meter la descripción de mis alumnos en algún sitio</w:delText>
                </w:r>
              </w:del>
            </w:ins>
          </w:p>
          <w:p w14:paraId="37D39C6F" w14:textId="2269EDC0" w:rsidR="008F7C3F" w:rsidRPr="00EE580E" w:rsidDel="00FA415F" w:rsidRDefault="008F7C3F">
            <w:pPr>
              <w:pStyle w:val="ListParagraph"/>
              <w:numPr>
                <w:ilvl w:val="1"/>
                <w:numId w:val="19"/>
              </w:numPr>
              <w:spacing w:before="0" w:afterLines="120" w:after="288" w:line="360" w:lineRule="auto"/>
              <w:ind w:left="0" w:firstLine="709"/>
              <w:jc w:val="left"/>
              <w:rPr>
                <w:ins w:id="1598" w:author="MIGUEL FUERTES FERNANDEZ [2]" w:date="2022-05-09T13:00:00Z"/>
                <w:del w:id="1599" w:author="MIGUEL FUERTES FERNANDEZ" w:date="2022-08-06T19:38:00Z"/>
                <w:rFonts w:eastAsia="Times New Roman" w:cs="Arial"/>
              </w:rPr>
              <w:pPrChange w:id="1600" w:author="MIGUEL FUERTES FERNANDEZ" w:date="2022-08-06T19:31:00Z">
                <w:pPr>
                  <w:pStyle w:val="ListParagraph"/>
                  <w:numPr>
                    <w:ilvl w:val="1"/>
                    <w:numId w:val="19"/>
                  </w:numPr>
                  <w:spacing w:before="0" w:after="0" w:line="240" w:lineRule="auto"/>
                  <w:ind w:left="1440" w:hanging="360"/>
                  <w:jc w:val="left"/>
                </w:pPr>
              </w:pPrChange>
            </w:pPr>
            <w:ins w:id="1601" w:author="MIGUEL FUERTES FERNANDEZ [2]" w:date="2022-05-09T13:00:00Z">
              <w:del w:id="1602" w:author="MIGUEL FUERTES FERNANDEZ" w:date="2022-08-06T19:38:00Z">
                <w:r w:rsidRPr="00EE580E" w:rsidDel="00FA415F">
                  <w:rPr>
                    <w:rFonts w:eastAsia="Times New Roman" w:cs="Arial"/>
                    <w:lang w:eastAsia="en-US"/>
                  </w:rPr>
                  <w:delText>Personalidad, capacidad de relación, afinidad con sus compañeros (o compañero X), calificaciones, motivaciones, gusto por la materia, preferencia personal</w:delText>
                </w:r>
              </w:del>
            </w:ins>
          </w:p>
          <w:p w14:paraId="32BA0B9B" w14:textId="325F51C5" w:rsidR="008F7C3F" w:rsidRPr="00EE580E" w:rsidDel="00FA415F" w:rsidRDefault="008F7C3F">
            <w:pPr>
              <w:pStyle w:val="ListParagraph"/>
              <w:numPr>
                <w:ilvl w:val="1"/>
                <w:numId w:val="19"/>
              </w:numPr>
              <w:spacing w:before="0" w:afterLines="120" w:after="288" w:line="360" w:lineRule="auto"/>
              <w:ind w:left="0" w:firstLine="709"/>
              <w:jc w:val="left"/>
              <w:rPr>
                <w:del w:id="1603" w:author="MIGUEL FUERTES FERNANDEZ" w:date="2022-08-06T19:38:00Z"/>
                <w:rFonts w:eastAsia="Times New Roman" w:cs="Arial"/>
              </w:rPr>
              <w:pPrChange w:id="1604" w:author="MIGUEL FUERTES FERNANDEZ" w:date="2022-08-06T19:31:00Z">
                <w:pPr>
                  <w:pStyle w:val="ListParagraph"/>
                  <w:numPr>
                    <w:ilvl w:val="1"/>
                    <w:numId w:val="19"/>
                  </w:numPr>
                  <w:spacing w:before="0" w:after="0" w:line="240" w:lineRule="auto"/>
                  <w:ind w:left="1440" w:hanging="360"/>
                  <w:jc w:val="left"/>
                </w:pPr>
              </w:pPrChange>
            </w:pPr>
            <w:ins w:id="1605" w:author="MIGUEL FUERTES FERNANDEZ [2]" w:date="2022-05-09T13:00:00Z">
              <w:del w:id="1606" w:author="MIGUEL FUERTES FERNANDEZ" w:date="2022-08-06T19:38:00Z">
                <w:r w:rsidRPr="00EE580E" w:rsidDel="00FA415F">
                  <w:rPr>
                    <w:rFonts w:eastAsia="Times New Roman" w:cs="Arial"/>
                    <w:lang w:eastAsia="en-US"/>
                  </w:rPr>
                  <w:delText>Yo como profesor quiero específicamente nunca asignar al alumno X con el alumno Y, o específicamente siempre.</w:delText>
                </w:r>
              </w:del>
            </w:ins>
          </w:p>
        </w:tc>
      </w:tr>
      <w:tr w:rsidR="7C8E9A67" w:rsidRPr="00EE580E" w:rsidDel="00FA415F" w14:paraId="13EFE34E" w14:textId="784AB657" w:rsidTr="7C8E9A67">
        <w:trPr>
          <w:trHeight w:val="227"/>
          <w:ins w:id="1607" w:author="MIGUEL FUERTES FERNANDEZ [2]" w:date="2022-05-09T13:00:00Z"/>
          <w:del w:id="1608" w:author="MIGUEL FUERTES FERNANDEZ" w:date="2022-08-06T19:38:00Z"/>
        </w:trPr>
        <w:tc>
          <w:tcPr>
            <w:tcW w:w="89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0BE83C66" w14:textId="1B431A0A" w:rsidR="008F7C3F" w:rsidRPr="00EE580E" w:rsidDel="00FA415F" w:rsidRDefault="008F7C3F">
            <w:pPr>
              <w:spacing w:afterLines="120" w:after="288" w:line="360" w:lineRule="auto"/>
              <w:ind w:firstLine="709"/>
              <w:rPr>
                <w:del w:id="1609" w:author="MIGUEL FUERTES FERNANDEZ" w:date="2022-08-06T19:38:00Z"/>
                <w:rFonts w:ascii="Arial" w:eastAsia="Times New Roman" w:hAnsi="Arial" w:cs="Arial"/>
              </w:rPr>
              <w:pPrChange w:id="1610" w:author="MIGUEL FUERTES FERNANDEZ" w:date="2022-08-06T19:31:00Z">
                <w:pPr>
                  <w:spacing w:after="0" w:line="240" w:lineRule="auto"/>
                </w:pPr>
              </w:pPrChange>
            </w:pPr>
            <w:ins w:id="1611" w:author="MIGUEL FUERTES FERNANDEZ [2]" w:date="2022-05-09T13:00:00Z">
              <w:del w:id="1612" w:author="MIGUEL FUERTES FERNANDEZ" w:date="2022-08-06T19:38:00Z">
                <w:r w:rsidRPr="00EE580E" w:rsidDel="00FA415F">
                  <w:rPr>
                    <w:rFonts w:ascii="Arial" w:eastAsia="Times New Roman" w:hAnsi="Arial" w:cs="Arial"/>
                  </w:rPr>
                  <w:delText>Yo como profesor quiero poder dar de alta perfiles de alumnos en la aplicación.</w:delText>
                </w:r>
              </w:del>
            </w:ins>
          </w:p>
        </w:tc>
      </w:tr>
      <w:tr w:rsidR="7C8E9A67" w:rsidRPr="00EE580E" w:rsidDel="00FA415F" w14:paraId="489CAEEF" w14:textId="5D4463C8" w:rsidTr="7C8E9A67">
        <w:trPr>
          <w:trHeight w:val="227"/>
          <w:ins w:id="1613" w:author="MIGUEL FUERTES FERNANDEZ [2]" w:date="2022-05-09T13:00:00Z"/>
          <w:del w:id="1614" w:author="MIGUEL FUERTES FERNANDEZ" w:date="2022-08-06T19:38:00Z"/>
        </w:trPr>
        <w:tc>
          <w:tcPr>
            <w:tcW w:w="89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30380257" w14:textId="337CFEB6" w:rsidR="008F7C3F" w:rsidRPr="00EE580E" w:rsidDel="00FA415F" w:rsidRDefault="008F7C3F">
            <w:pPr>
              <w:spacing w:afterLines="120" w:after="288" w:line="360" w:lineRule="auto"/>
              <w:ind w:firstLine="709"/>
              <w:rPr>
                <w:del w:id="1615" w:author="MIGUEL FUERTES FERNANDEZ" w:date="2022-08-06T19:38:00Z"/>
                <w:rFonts w:ascii="Arial" w:eastAsia="Times New Roman" w:hAnsi="Arial" w:cs="Arial"/>
              </w:rPr>
              <w:pPrChange w:id="1616" w:author="MIGUEL FUERTES FERNANDEZ" w:date="2022-08-06T19:31:00Z">
                <w:pPr>
                  <w:spacing w:after="0" w:line="240" w:lineRule="auto"/>
                </w:pPr>
              </w:pPrChange>
            </w:pPr>
            <w:ins w:id="1617" w:author="MIGUEL FUERTES FERNANDEZ [2]" w:date="2022-05-09T13:00:00Z">
              <w:del w:id="1618" w:author="MIGUEL FUERTES FERNANDEZ" w:date="2022-08-06T19:38:00Z">
                <w:r w:rsidRPr="00EE580E" w:rsidDel="00FA415F">
                  <w:rPr>
                    <w:rFonts w:ascii="Arial" w:eastAsia="Times New Roman" w:hAnsi="Arial" w:cs="Arial"/>
                  </w:rPr>
                  <w:delText>El sistema ha de ser capaz de agrupar alumnos en perfiles según su descripción</w:delText>
                </w:r>
              </w:del>
            </w:ins>
          </w:p>
        </w:tc>
      </w:tr>
      <w:tr w:rsidR="7C8E9A67" w:rsidRPr="00EE580E" w:rsidDel="00FA415F" w14:paraId="02A1DCEF" w14:textId="3D748B81" w:rsidTr="7C8E9A67">
        <w:trPr>
          <w:trHeight w:val="227"/>
          <w:ins w:id="1619" w:author="MIGUEL FUERTES FERNANDEZ [2]" w:date="2022-05-09T13:00:00Z"/>
          <w:del w:id="1620" w:author="MIGUEL FUERTES FERNANDEZ" w:date="2022-08-06T19:38:00Z"/>
        </w:trPr>
        <w:tc>
          <w:tcPr>
            <w:tcW w:w="89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294417A7" w14:textId="6C9F7C68" w:rsidR="008F7C3F" w:rsidRPr="00EE580E" w:rsidDel="00FA415F" w:rsidRDefault="008F7C3F">
            <w:pPr>
              <w:spacing w:afterLines="120" w:after="288" w:line="360" w:lineRule="auto"/>
              <w:ind w:firstLine="709"/>
              <w:rPr>
                <w:del w:id="1621" w:author="MIGUEL FUERTES FERNANDEZ" w:date="2022-08-06T19:38:00Z"/>
                <w:rFonts w:ascii="Arial" w:eastAsia="Times New Roman" w:hAnsi="Arial" w:cs="Arial"/>
              </w:rPr>
              <w:pPrChange w:id="1622" w:author="MIGUEL FUERTES FERNANDEZ" w:date="2022-08-06T19:31:00Z">
                <w:pPr>
                  <w:spacing w:after="0" w:line="240" w:lineRule="auto"/>
                </w:pPr>
              </w:pPrChange>
            </w:pPr>
            <w:ins w:id="1623" w:author="MIGUEL FUERTES FERNANDEZ [2]" w:date="2022-05-09T13:00:00Z">
              <w:del w:id="1624" w:author="MIGUEL FUERTES FERNANDEZ" w:date="2022-08-06T19:38:00Z">
                <w:r w:rsidRPr="00EE580E" w:rsidDel="00FA415F">
                  <w:rPr>
                    <w:rFonts w:ascii="Arial" w:eastAsia="Times New Roman" w:hAnsi="Arial" w:cs="Arial"/>
                  </w:rPr>
                  <w:delText>Yo como profesor quiero poder elegir que perfiles entran en cada grupo</w:delText>
                </w:r>
              </w:del>
            </w:ins>
          </w:p>
        </w:tc>
      </w:tr>
      <w:tr w:rsidR="7C8E9A67" w:rsidRPr="00EE580E" w:rsidDel="00FA415F" w14:paraId="07798F75" w14:textId="5608DEEF" w:rsidTr="7C8E9A67">
        <w:trPr>
          <w:trHeight w:val="227"/>
          <w:ins w:id="1625" w:author="MIGUEL FUERTES FERNANDEZ [2]" w:date="2022-05-09T13:00:00Z"/>
          <w:del w:id="1626" w:author="MIGUEL FUERTES FERNANDEZ" w:date="2022-08-06T19:38:00Z"/>
        </w:trPr>
        <w:tc>
          <w:tcPr>
            <w:tcW w:w="89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5221F395" w14:textId="0B8DB296" w:rsidR="008F7C3F" w:rsidRPr="00EE580E" w:rsidDel="00FA415F" w:rsidRDefault="008F7C3F">
            <w:pPr>
              <w:spacing w:afterLines="120" w:after="288" w:line="360" w:lineRule="auto"/>
              <w:ind w:firstLine="709"/>
              <w:rPr>
                <w:del w:id="1627" w:author="MIGUEL FUERTES FERNANDEZ" w:date="2022-08-06T19:38:00Z"/>
                <w:rFonts w:ascii="Arial" w:eastAsia="Times New Roman" w:hAnsi="Arial" w:cs="Arial"/>
              </w:rPr>
              <w:pPrChange w:id="1628" w:author="MIGUEL FUERTES FERNANDEZ" w:date="2022-08-06T19:31:00Z">
                <w:pPr>
                  <w:spacing w:after="0" w:line="240" w:lineRule="auto"/>
                </w:pPr>
              </w:pPrChange>
            </w:pPr>
            <w:ins w:id="1629" w:author="MIGUEL FUERTES FERNANDEZ [2]" w:date="2022-05-09T13:00:00Z">
              <w:del w:id="1630" w:author="MIGUEL FUERTES FERNANDEZ" w:date="2022-08-06T19:38:00Z">
                <w:r w:rsidRPr="00EE580E" w:rsidDel="00FA415F">
                  <w:rPr>
                    <w:rFonts w:ascii="Arial" w:eastAsia="Times New Roman" w:hAnsi="Arial" w:cs="Arial"/>
                  </w:rPr>
                  <w:delText>Yo como profesor quiero poder indicar el número de alumnos por grupo y el número de grupos.</w:delText>
                </w:r>
              </w:del>
            </w:ins>
          </w:p>
        </w:tc>
      </w:tr>
    </w:tbl>
    <w:p w14:paraId="4465E3C0" w14:textId="2D5D6ABD" w:rsidR="7C8E9A67" w:rsidRPr="00EE580E" w:rsidDel="00FA415F" w:rsidRDefault="7C8E9A67">
      <w:pPr>
        <w:spacing w:afterLines="120" w:after="288" w:line="360" w:lineRule="auto"/>
        <w:ind w:firstLine="709"/>
        <w:jc w:val="both"/>
        <w:rPr>
          <w:del w:id="1631" w:author="MIGUEL FUERTES FERNANDEZ" w:date="2022-08-06T19:38:00Z"/>
          <w:rFonts w:ascii="Arial" w:hAnsi="Arial" w:cs="Arial"/>
        </w:rPr>
        <w:pPrChange w:id="1632" w:author="MIGUEL FUERTES FERNANDEZ" w:date="2022-08-06T19:31:00Z">
          <w:pPr>
            <w:spacing w:after="120" w:line="360" w:lineRule="auto"/>
            <w:ind w:firstLine="709"/>
            <w:jc w:val="both"/>
          </w:pPr>
        </w:pPrChange>
      </w:pPr>
    </w:p>
    <w:p w14:paraId="5DD1C212" w14:textId="11DF33C5" w:rsidR="006C7ABB" w:rsidRPr="00EE580E" w:rsidDel="00FA415F" w:rsidRDefault="006C7ABB">
      <w:pPr>
        <w:spacing w:afterLines="120" w:after="288" w:line="360" w:lineRule="auto"/>
        <w:ind w:firstLine="709"/>
        <w:jc w:val="both"/>
        <w:rPr>
          <w:ins w:id="1633" w:author="Usuario de Microsoft Office" w:date="2022-07-10T11:38:00Z"/>
          <w:del w:id="1634" w:author="MIGUEL FUERTES FERNANDEZ" w:date="2022-08-06T19:38:00Z"/>
          <w:rFonts w:ascii="Arial" w:hAnsi="Arial" w:cs="Arial"/>
          <w:b/>
          <w:bCs/>
        </w:rPr>
        <w:pPrChange w:id="1635" w:author="MIGUEL FUERTES FERNANDEZ" w:date="2022-08-06T19:31:00Z">
          <w:pPr>
            <w:spacing w:after="120" w:line="360" w:lineRule="auto"/>
            <w:jc w:val="both"/>
          </w:pPr>
        </w:pPrChange>
      </w:pPr>
      <w:ins w:id="1636" w:author="Usuario de Microsoft Office" w:date="2022-07-10T11:38:00Z">
        <w:del w:id="1637" w:author="MIGUEL FUERTES FERNANDEZ" w:date="2022-08-06T19:38:00Z">
          <w:r w:rsidRPr="00EE580E" w:rsidDel="00FA415F">
            <w:rPr>
              <w:rFonts w:ascii="Arial" w:hAnsi="Arial" w:cs="Arial"/>
              <w:b/>
              <w:bCs/>
            </w:rPr>
            <w:delText xml:space="preserve">Diseño de la aplicación </w:delText>
          </w:r>
          <w:commentRangeStart w:id="1638"/>
          <w:commentRangeStart w:id="1639"/>
          <w:r w:rsidRPr="00EE580E" w:rsidDel="00FA415F">
            <w:rPr>
              <w:rFonts w:ascii="Arial" w:hAnsi="Arial" w:cs="Arial"/>
              <w:b/>
              <w:bCs/>
            </w:rPr>
            <w:delText>(Borrador)</w:delText>
          </w:r>
          <w:commentRangeEnd w:id="1638"/>
          <w:r w:rsidRPr="00EE580E" w:rsidDel="00FA415F">
            <w:rPr>
              <w:rStyle w:val="CommentReference"/>
            </w:rPr>
            <w:commentReference w:id="1638"/>
          </w:r>
          <w:commentRangeEnd w:id="1639"/>
          <w:r w:rsidRPr="00EE580E" w:rsidDel="00FA415F">
            <w:rPr>
              <w:rStyle w:val="CommentReference"/>
            </w:rPr>
            <w:commentReference w:id="1639"/>
          </w:r>
        </w:del>
      </w:ins>
    </w:p>
    <w:p w14:paraId="530F142A" w14:textId="1F4D8ECE" w:rsidR="006C7ABB" w:rsidRPr="00EE580E" w:rsidDel="00FA415F" w:rsidRDefault="006C7ABB">
      <w:pPr>
        <w:pStyle w:val="NormalWeb"/>
        <w:shd w:val="clear" w:color="auto" w:fill="FFFFFF"/>
        <w:spacing w:before="225" w:beforeAutospacing="0" w:afterLines="120" w:after="288" w:afterAutospacing="0" w:line="360" w:lineRule="auto"/>
        <w:ind w:firstLine="709"/>
        <w:rPr>
          <w:ins w:id="1640" w:author="Usuario de Microsoft Office" w:date="2022-07-10T11:38:00Z"/>
          <w:del w:id="1641" w:author="MIGUEL FUERTES FERNANDEZ" w:date="2022-08-06T19:38:00Z"/>
          <w:rFonts w:ascii="Arial" w:hAnsi="Arial" w:cs="Arial"/>
          <w:color w:val="000000"/>
          <w:sz w:val="22"/>
          <w:szCs w:val="22"/>
        </w:rPr>
        <w:pPrChange w:id="1642" w:author="MIGUEL FUERTES FERNANDEZ" w:date="2022-08-06T19:31:00Z">
          <w:pPr>
            <w:pStyle w:val="NormalWeb"/>
            <w:shd w:val="clear" w:color="auto" w:fill="FFFFFF"/>
            <w:spacing w:before="225" w:beforeAutospacing="0" w:after="225" w:afterAutospacing="0"/>
          </w:pPr>
        </w:pPrChange>
      </w:pPr>
      <w:ins w:id="1643" w:author="Usuario de Microsoft Office" w:date="2022-07-10T11:38:00Z">
        <w:del w:id="1644" w:author="MIGUEL FUERTES FERNANDEZ" w:date="2022-08-06T19:38:00Z">
          <w:r w:rsidRPr="00EE580E" w:rsidDel="00FA415F">
            <w:rPr>
              <w:rFonts w:ascii="Arial" w:hAnsi="Arial" w:cs="Arial"/>
              <w:color w:val="000000"/>
              <w:sz w:val="22"/>
              <w:szCs w:val="22"/>
            </w:rPr>
            <w:delText>La idea es crear una aplicación que facilite la vida a los profesores a la hora de crear grupos para actividades de clase.</w:delText>
          </w:r>
        </w:del>
      </w:ins>
    </w:p>
    <w:p w14:paraId="0485711E" w14:textId="399293E4" w:rsidR="006C7ABB" w:rsidRPr="00EE580E" w:rsidDel="00FA415F" w:rsidRDefault="006C7ABB">
      <w:pPr>
        <w:pStyle w:val="Heading3"/>
        <w:shd w:val="clear" w:color="auto" w:fill="FFFFFF"/>
        <w:spacing w:before="300" w:afterLines="120" w:after="288" w:line="360" w:lineRule="auto"/>
        <w:ind w:firstLine="709"/>
        <w:rPr>
          <w:ins w:id="1645" w:author="Usuario de Microsoft Office" w:date="2022-07-10T11:38:00Z"/>
          <w:del w:id="1646" w:author="MIGUEL FUERTES FERNANDEZ" w:date="2022-08-06T19:38:00Z"/>
          <w:rFonts w:ascii="Arial" w:hAnsi="Arial" w:cs="Arial"/>
          <w:b/>
          <w:bCs/>
          <w:color w:val="000000"/>
          <w:sz w:val="22"/>
          <w:szCs w:val="22"/>
        </w:rPr>
        <w:pPrChange w:id="1647" w:author="MIGUEL FUERTES FERNANDEZ" w:date="2022-08-06T19:31:00Z">
          <w:pPr>
            <w:pStyle w:val="Heading3"/>
            <w:shd w:val="clear" w:color="auto" w:fill="FFFFFF"/>
            <w:spacing w:before="300" w:after="150"/>
          </w:pPr>
        </w:pPrChange>
      </w:pPr>
      <w:ins w:id="1648" w:author="Usuario de Microsoft Office" w:date="2022-07-10T11:38:00Z">
        <w:del w:id="1649" w:author="MIGUEL FUERTES FERNANDEZ" w:date="2022-08-06T19:38:00Z">
          <w:r w:rsidRPr="00EE580E" w:rsidDel="00FA415F">
            <w:rPr>
              <w:rFonts w:ascii="Arial" w:hAnsi="Arial" w:cs="Arial"/>
              <w:b/>
              <w:bCs/>
              <w:color w:val="000000"/>
              <w:sz w:val="22"/>
              <w:szCs w:val="22"/>
            </w:rPr>
            <w:delText>Requisitos</w:delText>
          </w:r>
        </w:del>
      </w:ins>
    </w:p>
    <w:p w14:paraId="0E5147EB" w14:textId="4DABEA21" w:rsidR="006C7ABB" w:rsidRPr="00EE580E" w:rsidDel="00FA415F" w:rsidRDefault="006C7ABB">
      <w:pPr>
        <w:pStyle w:val="NormalWeb"/>
        <w:shd w:val="clear" w:color="auto" w:fill="FFFFFF"/>
        <w:spacing w:before="225" w:beforeAutospacing="0" w:afterLines="120" w:after="288" w:afterAutospacing="0" w:line="360" w:lineRule="auto"/>
        <w:ind w:firstLine="709"/>
        <w:rPr>
          <w:ins w:id="1650" w:author="Usuario de Microsoft Office" w:date="2022-07-10T11:38:00Z"/>
          <w:del w:id="1651" w:author="MIGUEL FUERTES FERNANDEZ" w:date="2022-08-06T19:38:00Z"/>
          <w:rFonts w:ascii="Arial" w:hAnsi="Arial" w:cs="Arial"/>
          <w:color w:val="000000"/>
          <w:sz w:val="22"/>
          <w:szCs w:val="22"/>
        </w:rPr>
        <w:pPrChange w:id="1652" w:author="MIGUEL FUERTES FERNANDEZ" w:date="2022-08-06T19:31:00Z">
          <w:pPr>
            <w:pStyle w:val="NormalWeb"/>
            <w:shd w:val="clear" w:color="auto" w:fill="FFFFFF"/>
            <w:spacing w:before="225" w:beforeAutospacing="0" w:after="225" w:afterAutospacing="0"/>
          </w:pPr>
        </w:pPrChange>
      </w:pPr>
      <w:ins w:id="1653" w:author="Usuario de Microsoft Office" w:date="2022-07-10T11:38:00Z">
        <w:del w:id="1654" w:author="MIGUEL FUERTES FERNANDEZ" w:date="2022-08-06T19:38:00Z">
          <w:r w:rsidRPr="00EE580E" w:rsidDel="00FA415F">
            <w:rPr>
              <w:rFonts w:ascii="Arial" w:hAnsi="Arial" w:cs="Arial"/>
              <w:color w:val="000000"/>
              <w:sz w:val="22"/>
              <w:szCs w:val="22"/>
            </w:rPr>
            <w:delText>De esta manera, los requisitos identificados son los siguientes:</w:delText>
          </w:r>
        </w:del>
      </w:ins>
    </w:p>
    <w:tbl>
      <w:tblPr>
        <w:tblW w:w="0" w:type="auto"/>
        <w:shd w:val="clear" w:color="auto" w:fill="FFFFFF"/>
        <w:tblCellMar>
          <w:left w:w="0" w:type="dxa"/>
          <w:right w:w="0" w:type="dxa"/>
        </w:tblCellMar>
        <w:tblLook w:val="04A0" w:firstRow="1" w:lastRow="0" w:firstColumn="1" w:lastColumn="0" w:noHBand="0" w:noVBand="1"/>
      </w:tblPr>
      <w:tblGrid>
        <w:gridCol w:w="9010"/>
      </w:tblGrid>
      <w:tr w:rsidR="006C7ABB" w:rsidRPr="00EE580E" w:rsidDel="00FA415F" w14:paraId="536456C9" w14:textId="6F990846" w:rsidTr="000E1AE9">
        <w:trPr>
          <w:tblHeader/>
          <w:ins w:id="1655" w:author="Usuario de Microsoft Office" w:date="2022-07-10T11:38:00Z"/>
          <w:del w:id="1656" w:author="MIGUEL FUERTES FERNANDEZ" w:date="2022-08-06T19:38:00Z"/>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F40C8CD" w14:textId="117C7B76" w:rsidR="006C7ABB" w:rsidRPr="00EE580E" w:rsidDel="00FA415F" w:rsidRDefault="006C7ABB">
            <w:pPr>
              <w:spacing w:afterLines="120" w:after="288" w:line="360" w:lineRule="auto"/>
              <w:ind w:firstLine="709"/>
              <w:rPr>
                <w:ins w:id="1657" w:author="Usuario de Microsoft Office" w:date="2022-07-10T11:38:00Z"/>
                <w:del w:id="1658" w:author="MIGUEL FUERTES FERNANDEZ" w:date="2022-08-06T19:38:00Z"/>
                <w:rFonts w:ascii="Arial" w:hAnsi="Arial" w:cs="Arial"/>
                <w:b/>
                <w:bCs/>
                <w:color w:val="000000"/>
              </w:rPr>
              <w:pPrChange w:id="1659" w:author="MIGUEL FUERTES FERNANDEZ" w:date="2022-08-06T19:31:00Z">
                <w:pPr/>
              </w:pPrChange>
            </w:pPr>
            <w:ins w:id="1660" w:author="Usuario de Microsoft Office" w:date="2022-07-10T11:38:00Z">
              <w:del w:id="1661" w:author="MIGUEL FUERTES FERNANDEZ" w:date="2022-08-06T19:38:00Z">
                <w:r w:rsidRPr="00EE580E" w:rsidDel="00FA415F">
                  <w:rPr>
                    <w:rFonts w:ascii="Arial" w:hAnsi="Arial" w:cs="Arial"/>
                    <w:b/>
                    <w:bCs/>
                    <w:color w:val="000000"/>
                  </w:rPr>
                  <w:delText>Requisitos</w:delText>
                </w:r>
              </w:del>
            </w:ins>
          </w:p>
        </w:tc>
      </w:tr>
      <w:tr w:rsidR="006C7ABB" w:rsidRPr="00EE580E" w:rsidDel="00FA415F" w14:paraId="10C89424" w14:textId="763049A7" w:rsidTr="000E1AE9">
        <w:trPr>
          <w:ins w:id="1662" w:author="Usuario de Microsoft Office" w:date="2022-07-10T11:38:00Z"/>
          <w:del w:id="1663" w:author="MIGUEL FUERTES FERNANDEZ" w:date="2022-08-06T19:38:00Z"/>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B622F97" w14:textId="00311647" w:rsidR="006C7ABB" w:rsidRPr="00EE580E" w:rsidDel="00FA415F" w:rsidRDefault="006C7ABB">
            <w:pPr>
              <w:spacing w:afterLines="120" w:after="288" w:line="360" w:lineRule="auto"/>
              <w:ind w:firstLine="709"/>
              <w:rPr>
                <w:ins w:id="1664" w:author="Usuario de Microsoft Office" w:date="2022-07-10T11:38:00Z"/>
                <w:del w:id="1665" w:author="MIGUEL FUERTES FERNANDEZ" w:date="2022-08-06T19:38:00Z"/>
                <w:rFonts w:ascii="Arial" w:hAnsi="Arial" w:cs="Arial"/>
                <w:color w:val="000000"/>
              </w:rPr>
              <w:pPrChange w:id="1666" w:author="MIGUEL FUERTES FERNANDEZ" w:date="2022-08-06T19:31:00Z">
                <w:pPr/>
              </w:pPrChange>
            </w:pPr>
            <w:ins w:id="1667" w:author="Usuario de Microsoft Office" w:date="2022-07-10T11:38:00Z">
              <w:del w:id="1668" w:author="MIGUEL FUERTES FERNANDEZ" w:date="2022-08-06T19:38:00Z">
                <w:r w:rsidRPr="00EE580E" w:rsidDel="00FA415F">
                  <w:rPr>
                    <w:rFonts w:ascii="Arial" w:hAnsi="Arial" w:cs="Arial"/>
                    <w:color w:val="000000"/>
                  </w:rPr>
                  <w:delText>Yo como profesor quiero poder meter la descripción de mis alumnos en algún sitio</w:delText>
                </w:r>
              </w:del>
            </w:ins>
          </w:p>
        </w:tc>
      </w:tr>
      <w:tr w:rsidR="006C7ABB" w:rsidRPr="00EE580E" w:rsidDel="00FA415F" w14:paraId="515DCA3A" w14:textId="72EC1DBB" w:rsidTr="000E1AE9">
        <w:trPr>
          <w:ins w:id="1669" w:author="Usuario de Microsoft Office" w:date="2022-07-10T11:38:00Z"/>
          <w:del w:id="1670" w:author="MIGUEL FUERTES FERNANDEZ" w:date="2022-08-06T19:38:00Z"/>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9E7EC36" w14:textId="6E92058E" w:rsidR="006C7ABB" w:rsidRPr="00EE580E" w:rsidDel="00FA415F" w:rsidRDefault="006C7ABB">
            <w:pPr>
              <w:spacing w:afterLines="120" w:after="288" w:line="360" w:lineRule="auto"/>
              <w:ind w:firstLine="709"/>
              <w:rPr>
                <w:ins w:id="1671" w:author="Usuario de Microsoft Office" w:date="2022-07-10T11:38:00Z"/>
                <w:del w:id="1672" w:author="MIGUEL FUERTES FERNANDEZ" w:date="2022-08-06T19:38:00Z"/>
                <w:rFonts w:ascii="Arial" w:hAnsi="Arial" w:cs="Arial"/>
                <w:color w:val="000000"/>
              </w:rPr>
              <w:pPrChange w:id="1673" w:author="MIGUEL FUERTES FERNANDEZ" w:date="2022-08-06T19:31:00Z">
                <w:pPr/>
              </w:pPrChange>
            </w:pPr>
            <w:ins w:id="1674" w:author="Usuario de Microsoft Office" w:date="2022-07-10T11:38:00Z">
              <w:del w:id="1675" w:author="MIGUEL FUERTES FERNANDEZ" w:date="2022-08-06T19:38:00Z">
                <w:r w:rsidRPr="00EE580E" w:rsidDel="00FA415F">
                  <w:rPr>
                    <w:rFonts w:ascii="Arial" w:hAnsi="Arial" w:cs="Arial"/>
                    <w:color w:val="000000"/>
                  </w:rPr>
                  <w:delText>Yo como profesor quiero recoger los atributos personalidad, capacidad de relación, afinidad con sus compañeros (o compañero X), calificaciones, motivaciones, gusto por la materia, preferencia personal</w:delText>
                </w:r>
              </w:del>
            </w:ins>
          </w:p>
        </w:tc>
      </w:tr>
      <w:tr w:rsidR="006C7ABB" w:rsidRPr="00EE580E" w:rsidDel="00FA415F" w14:paraId="7E5DD49E" w14:textId="369B7EB1" w:rsidTr="000E1AE9">
        <w:trPr>
          <w:ins w:id="1676" w:author="Usuario de Microsoft Office" w:date="2022-07-10T11:38:00Z"/>
          <w:del w:id="1677" w:author="MIGUEL FUERTES FERNANDEZ" w:date="2022-08-06T19:38:00Z"/>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6240198" w14:textId="3E615235" w:rsidR="006C7ABB" w:rsidRPr="00EE580E" w:rsidDel="00FA415F" w:rsidRDefault="006C7ABB">
            <w:pPr>
              <w:spacing w:afterLines="120" w:after="288" w:line="360" w:lineRule="auto"/>
              <w:ind w:firstLine="709"/>
              <w:rPr>
                <w:ins w:id="1678" w:author="Usuario de Microsoft Office" w:date="2022-07-10T11:38:00Z"/>
                <w:del w:id="1679" w:author="MIGUEL FUERTES FERNANDEZ" w:date="2022-08-06T19:38:00Z"/>
                <w:rFonts w:ascii="Arial" w:hAnsi="Arial" w:cs="Arial"/>
                <w:color w:val="000000"/>
              </w:rPr>
              <w:pPrChange w:id="1680" w:author="MIGUEL FUERTES FERNANDEZ" w:date="2022-08-06T19:31:00Z">
                <w:pPr/>
              </w:pPrChange>
            </w:pPr>
            <w:ins w:id="1681" w:author="Usuario de Microsoft Office" w:date="2022-07-10T11:38:00Z">
              <w:del w:id="1682" w:author="MIGUEL FUERTES FERNANDEZ" w:date="2022-08-06T19:38:00Z">
                <w:r w:rsidRPr="00EE580E" w:rsidDel="00FA415F">
                  <w:rPr>
                    <w:rFonts w:ascii="Arial" w:hAnsi="Arial" w:cs="Arial"/>
                    <w:color w:val="000000"/>
                  </w:rPr>
                  <w:delText>Yo como profesor quiero específicamente nunca asignar al alumno X con el alumno Y, o específicamente siempre.</w:delText>
                </w:r>
              </w:del>
            </w:ins>
          </w:p>
        </w:tc>
      </w:tr>
      <w:tr w:rsidR="006C7ABB" w:rsidRPr="00EE580E" w:rsidDel="00FA415F" w14:paraId="14485C31" w14:textId="7F7A2409" w:rsidTr="000E1AE9">
        <w:trPr>
          <w:ins w:id="1683" w:author="Usuario de Microsoft Office" w:date="2022-07-10T11:38:00Z"/>
          <w:del w:id="1684" w:author="MIGUEL FUERTES FERNANDEZ" w:date="2022-08-06T19:38:00Z"/>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0B2BEA3" w14:textId="1C583872" w:rsidR="006C7ABB" w:rsidRPr="00EE580E" w:rsidDel="00FA415F" w:rsidRDefault="006C7ABB">
            <w:pPr>
              <w:spacing w:afterLines="120" w:after="288" w:line="360" w:lineRule="auto"/>
              <w:ind w:firstLine="709"/>
              <w:rPr>
                <w:ins w:id="1685" w:author="Usuario de Microsoft Office" w:date="2022-07-10T11:38:00Z"/>
                <w:del w:id="1686" w:author="MIGUEL FUERTES FERNANDEZ" w:date="2022-08-06T19:38:00Z"/>
                <w:rFonts w:ascii="Arial" w:hAnsi="Arial" w:cs="Arial"/>
                <w:color w:val="000000"/>
              </w:rPr>
              <w:pPrChange w:id="1687" w:author="MIGUEL FUERTES FERNANDEZ" w:date="2022-08-06T19:31:00Z">
                <w:pPr/>
              </w:pPrChange>
            </w:pPr>
            <w:ins w:id="1688" w:author="Usuario de Microsoft Office" w:date="2022-07-10T11:38:00Z">
              <w:del w:id="1689" w:author="MIGUEL FUERTES FERNANDEZ" w:date="2022-08-06T19:38:00Z">
                <w:r w:rsidRPr="00EE580E" w:rsidDel="00FA415F">
                  <w:rPr>
                    <w:rFonts w:ascii="Arial" w:hAnsi="Arial" w:cs="Arial"/>
                    <w:color w:val="000000"/>
                  </w:rPr>
                  <w:delText>Yo como profesor quiero poder dar de alta perfiles de alumnos en la aplicación.</w:delText>
                </w:r>
              </w:del>
            </w:ins>
          </w:p>
        </w:tc>
      </w:tr>
      <w:tr w:rsidR="006C7ABB" w:rsidRPr="00EE580E" w:rsidDel="00FA415F" w14:paraId="6A80D0A6" w14:textId="13B32893" w:rsidTr="000E1AE9">
        <w:trPr>
          <w:ins w:id="1690" w:author="Usuario de Microsoft Office" w:date="2022-07-10T11:38:00Z"/>
          <w:del w:id="1691" w:author="MIGUEL FUERTES FERNANDEZ" w:date="2022-08-06T19:38:00Z"/>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70589B6" w14:textId="2CAA134C" w:rsidR="006C7ABB" w:rsidRPr="00EE580E" w:rsidDel="00FA415F" w:rsidRDefault="006C7ABB">
            <w:pPr>
              <w:spacing w:afterLines="120" w:after="288" w:line="360" w:lineRule="auto"/>
              <w:ind w:firstLine="709"/>
              <w:rPr>
                <w:ins w:id="1692" w:author="Usuario de Microsoft Office" w:date="2022-07-10T11:38:00Z"/>
                <w:del w:id="1693" w:author="MIGUEL FUERTES FERNANDEZ" w:date="2022-08-06T19:38:00Z"/>
                <w:rFonts w:ascii="Arial" w:hAnsi="Arial" w:cs="Arial"/>
                <w:color w:val="000000"/>
              </w:rPr>
              <w:pPrChange w:id="1694" w:author="MIGUEL FUERTES FERNANDEZ" w:date="2022-08-06T19:31:00Z">
                <w:pPr/>
              </w:pPrChange>
            </w:pPr>
            <w:ins w:id="1695" w:author="Usuario de Microsoft Office" w:date="2022-07-10T11:38:00Z">
              <w:del w:id="1696" w:author="MIGUEL FUERTES FERNANDEZ" w:date="2022-08-06T19:38:00Z">
                <w:r w:rsidRPr="00EE580E" w:rsidDel="00FA415F">
                  <w:rPr>
                    <w:rFonts w:ascii="Arial" w:hAnsi="Arial" w:cs="Arial"/>
                    <w:color w:val="000000"/>
                  </w:rPr>
                  <w:delText>El sistema ha de ser capaz de agrupar alumnos en perfiles según su descripción</w:delText>
                </w:r>
              </w:del>
            </w:ins>
          </w:p>
        </w:tc>
      </w:tr>
      <w:tr w:rsidR="006C7ABB" w:rsidRPr="00EE580E" w:rsidDel="00FA415F" w14:paraId="7D5219DD" w14:textId="515504FF" w:rsidTr="000E1AE9">
        <w:trPr>
          <w:ins w:id="1697" w:author="Usuario de Microsoft Office" w:date="2022-07-10T11:38:00Z"/>
          <w:del w:id="1698" w:author="MIGUEL FUERTES FERNANDEZ" w:date="2022-08-06T19:38:00Z"/>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AD15FB9" w14:textId="3152D228" w:rsidR="006C7ABB" w:rsidRPr="00EE580E" w:rsidDel="00FA415F" w:rsidRDefault="006C7ABB">
            <w:pPr>
              <w:spacing w:afterLines="120" w:after="288" w:line="360" w:lineRule="auto"/>
              <w:ind w:firstLine="709"/>
              <w:rPr>
                <w:ins w:id="1699" w:author="Usuario de Microsoft Office" w:date="2022-07-10T11:38:00Z"/>
                <w:del w:id="1700" w:author="MIGUEL FUERTES FERNANDEZ" w:date="2022-08-06T19:38:00Z"/>
                <w:rFonts w:ascii="Arial" w:hAnsi="Arial" w:cs="Arial"/>
                <w:color w:val="000000"/>
              </w:rPr>
              <w:pPrChange w:id="1701" w:author="MIGUEL FUERTES FERNANDEZ" w:date="2022-08-06T19:31:00Z">
                <w:pPr/>
              </w:pPrChange>
            </w:pPr>
            <w:ins w:id="1702" w:author="Usuario de Microsoft Office" w:date="2022-07-10T11:38:00Z">
              <w:del w:id="1703" w:author="MIGUEL FUERTES FERNANDEZ" w:date="2022-08-06T19:38:00Z">
                <w:r w:rsidRPr="00EE580E" w:rsidDel="00FA415F">
                  <w:rPr>
                    <w:rFonts w:ascii="Arial" w:hAnsi="Arial" w:cs="Arial"/>
                    <w:color w:val="000000"/>
                  </w:rPr>
                  <w:delText>Yo como profesor quiero poder elegir que perfiles entran en cada grupo</w:delText>
                </w:r>
              </w:del>
            </w:ins>
          </w:p>
        </w:tc>
      </w:tr>
      <w:tr w:rsidR="006C7ABB" w:rsidRPr="00EE580E" w:rsidDel="00FA415F" w14:paraId="7C8F9088" w14:textId="04BFCE9D" w:rsidTr="000E1AE9">
        <w:trPr>
          <w:ins w:id="1704" w:author="Usuario de Microsoft Office" w:date="2022-07-10T11:38:00Z"/>
          <w:del w:id="1705" w:author="MIGUEL FUERTES FERNANDEZ" w:date="2022-08-06T19:38:00Z"/>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1B73596" w14:textId="2B234FF9" w:rsidR="006C7ABB" w:rsidRPr="00EE580E" w:rsidDel="00FA415F" w:rsidRDefault="006C7ABB">
            <w:pPr>
              <w:spacing w:afterLines="120" w:after="288" w:line="360" w:lineRule="auto"/>
              <w:ind w:firstLine="709"/>
              <w:rPr>
                <w:ins w:id="1706" w:author="Usuario de Microsoft Office" w:date="2022-07-10T11:38:00Z"/>
                <w:del w:id="1707" w:author="MIGUEL FUERTES FERNANDEZ" w:date="2022-08-06T19:38:00Z"/>
                <w:rFonts w:ascii="Arial" w:hAnsi="Arial" w:cs="Arial"/>
                <w:color w:val="000000"/>
              </w:rPr>
              <w:pPrChange w:id="1708" w:author="MIGUEL FUERTES FERNANDEZ" w:date="2022-08-06T19:31:00Z">
                <w:pPr/>
              </w:pPrChange>
            </w:pPr>
            <w:ins w:id="1709" w:author="Usuario de Microsoft Office" w:date="2022-07-10T11:38:00Z">
              <w:del w:id="1710" w:author="MIGUEL FUERTES FERNANDEZ" w:date="2022-08-06T19:38:00Z">
                <w:r w:rsidRPr="00EE580E" w:rsidDel="00FA415F">
                  <w:rPr>
                    <w:rFonts w:ascii="Arial" w:hAnsi="Arial" w:cs="Arial"/>
                    <w:color w:val="000000"/>
                  </w:rPr>
                  <w:delText>Yo como profesor quiero poder indicar el número de alumnos por grupo y el número de grupos.</w:delText>
                </w:r>
              </w:del>
            </w:ins>
          </w:p>
        </w:tc>
      </w:tr>
    </w:tbl>
    <w:p w14:paraId="2AA8B7D4" w14:textId="60A556F9" w:rsidR="006C7ABB" w:rsidRPr="00EE580E" w:rsidDel="00FA415F" w:rsidRDefault="006C7ABB">
      <w:pPr>
        <w:pStyle w:val="Heading3"/>
        <w:shd w:val="clear" w:color="auto" w:fill="FFFFFF"/>
        <w:spacing w:before="300" w:afterLines="120" w:after="288" w:line="360" w:lineRule="auto"/>
        <w:ind w:firstLine="709"/>
        <w:rPr>
          <w:ins w:id="1711" w:author="Usuario de Microsoft Office" w:date="2022-07-10T11:38:00Z"/>
          <w:del w:id="1712" w:author="MIGUEL FUERTES FERNANDEZ" w:date="2022-08-06T19:38:00Z"/>
          <w:rFonts w:ascii="Arial" w:hAnsi="Arial" w:cs="Arial"/>
          <w:b/>
          <w:bCs/>
          <w:color w:val="000000"/>
          <w:sz w:val="22"/>
          <w:szCs w:val="22"/>
        </w:rPr>
        <w:pPrChange w:id="1713" w:author="MIGUEL FUERTES FERNANDEZ" w:date="2022-08-06T19:31:00Z">
          <w:pPr>
            <w:pStyle w:val="Heading3"/>
            <w:shd w:val="clear" w:color="auto" w:fill="FFFFFF"/>
            <w:spacing w:before="300" w:after="150"/>
          </w:pPr>
        </w:pPrChange>
      </w:pPr>
      <w:ins w:id="1714" w:author="Usuario de Microsoft Office" w:date="2022-07-10T11:38:00Z">
        <w:del w:id="1715" w:author="MIGUEL FUERTES FERNANDEZ" w:date="2022-08-06T19:38:00Z">
          <w:r w:rsidRPr="00EE580E" w:rsidDel="00FA415F">
            <w:rPr>
              <w:rFonts w:ascii="Arial" w:hAnsi="Arial" w:cs="Arial"/>
              <w:b/>
              <w:bCs/>
              <w:color w:val="000000"/>
              <w:sz w:val="22"/>
              <w:szCs w:val="22"/>
            </w:rPr>
            <w:delText>Modelo de datos</w:delText>
          </w:r>
        </w:del>
      </w:ins>
    </w:p>
    <w:p w14:paraId="25A114C3" w14:textId="6D73F850" w:rsidR="006C7ABB" w:rsidRPr="00EE580E" w:rsidDel="00FA415F" w:rsidRDefault="006C7ABB">
      <w:pPr>
        <w:pStyle w:val="NormalWeb"/>
        <w:shd w:val="clear" w:color="auto" w:fill="FFFFFF"/>
        <w:spacing w:before="0" w:beforeAutospacing="0" w:afterLines="120" w:after="288" w:afterAutospacing="0" w:line="360" w:lineRule="auto"/>
        <w:ind w:firstLine="709"/>
        <w:rPr>
          <w:ins w:id="1716" w:author="Usuario de Microsoft Office" w:date="2022-07-10T11:38:00Z"/>
          <w:del w:id="1717" w:author="MIGUEL FUERTES FERNANDEZ" w:date="2022-08-06T19:38:00Z"/>
          <w:rFonts w:ascii="Arial" w:hAnsi="Arial" w:cs="Arial"/>
          <w:color w:val="000000"/>
          <w:sz w:val="22"/>
          <w:szCs w:val="22"/>
        </w:rPr>
        <w:pPrChange w:id="1718" w:author="MIGUEL FUERTES FERNANDEZ" w:date="2022-08-06T19:31:00Z">
          <w:pPr>
            <w:pStyle w:val="NormalWeb"/>
            <w:shd w:val="clear" w:color="auto" w:fill="FFFFFF"/>
            <w:spacing w:before="0" w:beforeAutospacing="0" w:after="0" w:afterAutospacing="0"/>
          </w:pPr>
        </w:pPrChange>
      </w:pPr>
      <w:ins w:id="1719" w:author="Usuario de Microsoft Office" w:date="2022-07-10T11:38:00Z">
        <w:del w:id="1720" w:author="MIGUEL FUERTES FERNANDEZ" w:date="2022-08-06T19:38:00Z">
          <w:r w:rsidRPr="00EE580E" w:rsidDel="00FA415F">
            <w:rPr>
              <w:rFonts w:ascii="Arial" w:hAnsi="Arial" w:cs="Arial"/>
              <w:color w:val="000000"/>
              <w:sz w:val="22"/>
              <w:szCs w:val="22"/>
            </w:rPr>
            <w:delText>Se proponen varias entidades,</w:delText>
          </w:r>
          <w:r w:rsidRPr="00EE580E" w:rsidDel="00FA415F">
            <w:rPr>
              <w:rStyle w:val="apple-converted-space"/>
              <w:rFonts w:ascii="Arial" w:eastAsiaTheme="majorEastAsia" w:hAnsi="Arial" w:cs="Arial"/>
              <w:color w:val="000000"/>
              <w:sz w:val="22"/>
              <w:szCs w:val="22"/>
            </w:rPr>
            <w:delText> </w:delText>
          </w:r>
          <w:r w:rsidRPr="00EE580E" w:rsidDel="00FA415F">
            <w:rPr>
              <w:rStyle w:val="HTMLCode"/>
              <w:rFonts w:ascii="Arial" w:hAnsi="Arial" w:cs="Arial"/>
              <w:color w:val="000000"/>
              <w:sz w:val="22"/>
              <w:szCs w:val="22"/>
              <w:bdr w:val="single" w:sz="6" w:space="0" w:color="EAEAEA" w:frame="1"/>
              <w:shd w:val="clear" w:color="auto" w:fill="F8F8F8"/>
            </w:rPr>
            <w:delText>grupo</w:delText>
          </w:r>
          <w:r w:rsidRPr="00EE580E" w:rsidDel="00FA415F">
            <w:rPr>
              <w:rFonts w:ascii="Arial" w:hAnsi="Arial" w:cs="Arial"/>
              <w:color w:val="000000"/>
              <w:sz w:val="22"/>
              <w:szCs w:val="22"/>
            </w:rPr>
            <w:delText>,</w:delText>
          </w:r>
          <w:r w:rsidRPr="00EE580E" w:rsidDel="00FA415F">
            <w:rPr>
              <w:rStyle w:val="apple-converted-space"/>
              <w:rFonts w:ascii="Arial" w:eastAsiaTheme="majorEastAsia" w:hAnsi="Arial" w:cs="Arial"/>
              <w:color w:val="000000"/>
              <w:sz w:val="22"/>
              <w:szCs w:val="22"/>
            </w:rPr>
            <w:delText> </w:delText>
          </w:r>
          <w:r w:rsidRPr="00EE580E" w:rsidDel="00FA415F">
            <w:rPr>
              <w:rStyle w:val="HTMLCode"/>
              <w:rFonts w:ascii="Arial" w:hAnsi="Arial" w:cs="Arial"/>
              <w:color w:val="000000"/>
              <w:sz w:val="22"/>
              <w:szCs w:val="22"/>
              <w:bdr w:val="single" w:sz="6" w:space="0" w:color="EAEAEA" w:frame="1"/>
              <w:shd w:val="clear" w:color="auto" w:fill="F8F8F8"/>
            </w:rPr>
            <w:delText>alumno</w:delText>
          </w:r>
          <w:r w:rsidRPr="00EE580E" w:rsidDel="00FA415F">
            <w:rPr>
              <w:rFonts w:ascii="Arial" w:hAnsi="Arial" w:cs="Arial"/>
              <w:color w:val="000000"/>
              <w:sz w:val="22"/>
              <w:szCs w:val="22"/>
            </w:rPr>
            <w:delText>,</w:delText>
          </w:r>
          <w:r w:rsidRPr="00EE580E" w:rsidDel="00FA415F">
            <w:rPr>
              <w:rStyle w:val="apple-converted-space"/>
              <w:rFonts w:ascii="Arial" w:eastAsiaTheme="majorEastAsia" w:hAnsi="Arial" w:cs="Arial"/>
              <w:color w:val="000000"/>
              <w:sz w:val="22"/>
              <w:szCs w:val="22"/>
            </w:rPr>
            <w:delText> </w:delText>
          </w:r>
          <w:r w:rsidRPr="00EE580E" w:rsidDel="00FA415F">
            <w:rPr>
              <w:rStyle w:val="HTMLCode"/>
              <w:rFonts w:ascii="Arial" w:hAnsi="Arial" w:cs="Arial"/>
              <w:color w:val="000000"/>
              <w:sz w:val="22"/>
              <w:szCs w:val="22"/>
              <w:bdr w:val="single" w:sz="6" w:space="0" w:color="EAEAEA" w:frame="1"/>
              <w:shd w:val="clear" w:color="auto" w:fill="F8F8F8"/>
            </w:rPr>
            <w:delText>caracteristica</w:delText>
          </w:r>
          <w:r w:rsidRPr="00EE580E" w:rsidDel="00FA415F">
            <w:rPr>
              <w:rFonts w:ascii="Arial" w:hAnsi="Arial" w:cs="Arial"/>
              <w:color w:val="000000"/>
              <w:sz w:val="22"/>
              <w:szCs w:val="22"/>
            </w:rPr>
            <w:delText>,</w:delText>
          </w:r>
          <w:r w:rsidRPr="00EE580E" w:rsidDel="00FA415F">
            <w:rPr>
              <w:rStyle w:val="apple-converted-space"/>
              <w:rFonts w:ascii="Arial" w:eastAsiaTheme="majorEastAsia" w:hAnsi="Arial" w:cs="Arial"/>
              <w:color w:val="000000"/>
              <w:sz w:val="22"/>
              <w:szCs w:val="22"/>
            </w:rPr>
            <w:delText> </w:delText>
          </w:r>
          <w:r w:rsidRPr="00EE580E" w:rsidDel="00FA415F">
            <w:rPr>
              <w:rStyle w:val="HTMLCode"/>
              <w:rFonts w:ascii="Arial" w:hAnsi="Arial" w:cs="Arial"/>
              <w:color w:val="000000"/>
              <w:sz w:val="22"/>
              <w:szCs w:val="22"/>
              <w:bdr w:val="single" w:sz="6" w:space="0" w:color="EAEAEA" w:frame="1"/>
              <w:shd w:val="clear" w:color="auto" w:fill="F8F8F8"/>
            </w:rPr>
            <w:delText>actividad</w:delText>
          </w:r>
          <w:r w:rsidRPr="00EE580E" w:rsidDel="00FA415F">
            <w:rPr>
              <w:rStyle w:val="apple-converted-space"/>
              <w:rFonts w:ascii="Arial" w:eastAsiaTheme="majorEastAsia" w:hAnsi="Arial" w:cs="Arial"/>
              <w:color w:val="000000"/>
              <w:sz w:val="22"/>
              <w:szCs w:val="22"/>
            </w:rPr>
            <w:delText> </w:delText>
          </w:r>
          <w:r w:rsidRPr="00EE580E" w:rsidDel="00FA415F">
            <w:rPr>
              <w:rFonts w:ascii="Arial" w:hAnsi="Arial" w:cs="Arial"/>
              <w:color w:val="000000"/>
              <w:sz w:val="22"/>
              <w:szCs w:val="22"/>
            </w:rPr>
            <w:delText>como parte del modelo de datos.</w:delText>
          </w:r>
        </w:del>
      </w:ins>
    </w:p>
    <w:p w14:paraId="2FA64107" w14:textId="150A00BD" w:rsidR="006C7ABB" w:rsidRPr="00EE580E" w:rsidDel="00FA415F" w:rsidRDefault="006C7ABB">
      <w:pPr>
        <w:pStyle w:val="NormalWeb"/>
        <w:shd w:val="clear" w:color="auto" w:fill="FFFFFF"/>
        <w:spacing w:before="0" w:beforeAutospacing="0" w:afterLines="120" w:after="288" w:afterAutospacing="0" w:line="360" w:lineRule="auto"/>
        <w:ind w:firstLine="709"/>
        <w:rPr>
          <w:ins w:id="1721" w:author="Usuario de Microsoft Office" w:date="2022-07-10T11:38:00Z"/>
          <w:del w:id="1722" w:author="MIGUEL FUERTES FERNANDEZ" w:date="2022-08-06T19:38:00Z"/>
          <w:rFonts w:ascii="Arial" w:hAnsi="Arial" w:cs="Arial"/>
          <w:color w:val="000000"/>
          <w:sz w:val="22"/>
          <w:szCs w:val="22"/>
        </w:rPr>
        <w:pPrChange w:id="1723" w:author="MIGUEL FUERTES FERNANDEZ" w:date="2022-08-06T19:31:00Z">
          <w:pPr>
            <w:pStyle w:val="NormalWeb"/>
            <w:shd w:val="clear" w:color="auto" w:fill="FFFFFF"/>
            <w:spacing w:before="0" w:beforeAutospacing="0" w:after="0" w:afterAutospacing="0"/>
          </w:pPr>
        </w:pPrChange>
      </w:pPr>
    </w:p>
    <w:p w14:paraId="18196843" w14:textId="21E15E84" w:rsidR="006C7ABB" w:rsidRPr="00EE580E" w:rsidDel="00FA415F" w:rsidRDefault="006C7ABB">
      <w:pPr>
        <w:pStyle w:val="NormalWeb"/>
        <w:shd w:val="clear" w:color="auto" w:fill="FFFFFF"/>
        <w:spacing w:before="0" w:beforeAutospacing="0" w:afterLines="120" w:after="288" w:afterAutospacing="0" w:line="360" w:lineRule="auto"/>
        <w:ind w:firstLine="709"/>
        <w:jc w:val="center"/>
        <w:rPr>
          <w:ins w:id="1724" w:author="Usuario de Microsoft Office" w:date="2022-07-10T11:38:00Z"/>
          <w:del w:id="1725" w:author="MIGUEL FUERTES FERNANDEZ" w:date="2022-08-06T19:38:00Z"/>
          <w:rFonts w:ascii="Arial" w:hAnsi="Arial" w:cs="Arial"/>
          <w:color w:val="000000"/>
          <w:sz w:val="22"/>
          <w:szCs w:val="22"/>
        </w:rPr>
        <w:pPrChange w:id="1726" w:author="MIGUEL FUERTES FERNANDEZ" w:date="2022-08-06T19:31:00Z">
          <w:pPr>
            <w:pStyle w:val="NormalWeb"/>
            <w:shd w:val="clear" w:color="auto" w:fill="FFFFFF"/>
            <w:spacing w:before="0" w:beforeAutospacing="0" w:after="0" w:afterAutospacing="0"/>
            <w:jc w:val="center"/>
          </w:pPr>
        </w:pPrChange>
      </w:pPr>
      <w:ins w:id="1727" w:author="Usuario de Microsoft Office" w:date="2022-07-10T11:38:00Z">
        <w:del w:id="1728" w:author="MIGUEL FUERTES FERNANDEZ" w:date="2022-08-06T19:38:00Z">
          <w:r w:rsidRPr="00EE580E" w:rsidDel="00FA415F">
            <w:rPr>
              <w:rFonts w:ascii="Arial" w:hAnsi="Arial" w:cs="Arial"/>
              <w:color w:val="000000"/>
            </w:rPr>
            <w:fldChar w:fldCharType="begin"/>
          </w:r>
          <w:r w:rsidRPr="00EE580E" w:rsidDel="00FA415F">
            <w:rPr>
              <w:rFonts w:ascii="Arial" w:hAnsi="Arial" w:cs="Arial"/>
              <w:color w:val="000000"/>
              <w:sz w:val="22"/>
              <w:szCs w:val="22"/>
            </w:rPr>
            <w:delInstrText xml:space="preserve"> INCLUDEPICTURE "/var/folders/w4/0f57__kj26l2s6pnjg5nfns80000gn/T/com.microsoft.Word/WebArchiveCopyPasteTempFiles/er.png" \* MERGEFORMATINET </w:delInstrText>
          </w:r>
          <w:r w:rsidRPr="00EE580E" w:rsidDel="00FA415F">
            <w:rPr>
              <w:rFonts w:ascii="Arial" w:hAnsi="Arial" w:cs="Arial"/>
              <w:color w:val="000000"/>
            </w:rPr>
            <w:fldChar w:fldCharType="separate"/>
          </w:r>
          <w:r w:rsidRPr="00EE580E" w:rsidDel="00FA415F">
            <w:rPr>
              <w:rFonts w:ascii="Arial" w:hAnsi="Arial" w:cs="Arial"/>
              <w:noProof/>
              <w:color w:val="000000"/>
            </w:rPr>
            <w:drawing>
              <wp:inline distT="0" distB="0" distL="0" distR="0" wp14:anchorId="311F97CD" wp14:editId="240F6C44">
                <wp:extent cx="4412376" cy="2393418"/>
                <wp:effectExtent l="0" t="0" r="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9585" cy="2397328"/>
                        </a:xfrm>
                        <a:prstGeom prst="rect">
                          <a:avLst/>
                        </a:prstGeom>
                        <a:noFill/>
                        <a:ln>
                          <a:noFill/>
                        </a:ln>
                      </pic:spPr>
                    </pic:pic>
                  </a:graphicData>
                </a:graphic>
              </wp:inline>
            </w:drawing>
          </w:r>
          <w:r w:rsidRPr="00EE580E" w:rsidDel="00FA415F">
            <w:rPr>
              <w:rFonts w:ascii="Arial" w:hAnsi="Arial" w:cs="Arial"/>
              <w:color w:val="000000"/>
            </w:rPr>
            <w:fldChar w:fldCharType="end"/>
          </w:r>
        </w:del>
      </w:ins>
    </w:p>
    <w:p w14:paraId="21C18717" w14:textId="66C6F328" w:rsidR="006C7ABB" w:rsidRPr="00EE580E" w:rsidDel="00FA415F" w:rsidRDefault="006C7ABB">
      <w:pPr>
        <w:pStyle w:val="Heading3"/>
        <w:shd w:val="clear" w:color="auto" w:fill="FFFFFF"/>
        <w:spacing w:before="300" w:afterLines="120" w:after="288" w:line="360" w:lineRule="auto"/>
        <w:ind w:firstLine="709"/>
        <w:rPr>
          <w:ins w:id="1729" w:author="Usuario de Microsoft Office" w:date="2022-07-10T11:38:00Z"/>
          <w:del w:id="1730" w:author="MIGUEL FUERTES FERNANDEZ" w:date="2022-08-06T19:38:00Z"/>
          <w:rFonts w:ascii="Arial" w:hAnsi="Arial" w:cs="Arial"/>
          <w:b/>
          <w:bCs/>
          <w:color w:val="000000"/>
          <w:sz w:val="22"/>
          <w:szCs w:val="22"/>
        </w:rPr>
        <w:pPrChange w:id="1731" w:author="MIGUEL FUERTES FERNANDEZ" w:date="2022-08-06T19:31:00Z">
          <w:pPr>
            <w:pStyle w:val="Heading3"/>
            <w:shd w:val="clear" w:color="auto" w:fill="FFFFFF"/>
            <w:spacing w:before="300" w:after="150"/>
          </w:pPr>
        </w:pPrChange>
      </w:pPr>
      <w:ins w:id="1732" w:author="Usuario de Microsoft Office" w:date="2022-07-10T11:38:00Z">
        <w:del w:id="1733" w:author="MIGUEL FUERTES FERNANDEZ" w:date="2022-08-06T19:38:00Z">
          <w:r w:rsidRPr="00EE580E" w:rsidDel="00FA415F">
            <w:rPr>
              <w:rFonts w:ascii="Arial" w:hAnsi="Arial" w:cs="Arial"/>
              <w:b/>
              <w:bCs/>
              <w:color w:val="000000"/>
              <w:sz w:val="22"/>
              <w:szCs w:val="22"/>
            </w:rPr>
            <w:delText>Entidades</w:delText>
          </w:r>
        </w:del>
      </w:ins>
    </w:p>
    <w:tbl>
      <w:tblPr>
        <w:tblW w:w="0" w:type="auto"/>
        <w:shd w:val="clear" w:color="auto" w:fill="FFFFFF"/>
        <w:tblCellMar>
          <w:left w:w="0" w:type="dxa"/>
          <w:right w:w="0" w:type="dxa"/>
        </w:tblCellMar>
        <w:tblLook w:val="04A0" w:firstRow="1" w:lastRow="0" w:firstColumn="1" w:lastColumn="0" w:noHBand="0" w:noVBand="1"/>
      </w:tblPr>
      <w:tblGrid>
        <w:gridCol w:w="2545"/>
        <w:gridCol w:w="1983"/>
        <w:gridCol w:w="2428"/>
        <w:gridCol w:w="2054"/>
      </w:tblGrid>
      <w:tr w:rsidR="006C7ABB" w:rsidRPr="00EE580E" w:rsidDel="00FA415F" w14:paraId="0FA5A4DA" w14:textId="7047381F" w:rsidTr="000E1AE9">
        <w:trPr>
          <w:tblHeader/>
          <w:ins w:id="1734" w:author="Usuario de Microsoft Office" w:date="2022-07-10T11:38:00Z"/>
          <w:del w:id="1735" w:author="MIGUEL FUERTES FERNANDEZ" w:date="2022-08-06T19:38:00Z"/>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8685267" w14:textId="22CC7591" w:rsidR="006C7ABB" w:rsidRPr="00EE580E" w:rsidDel="00FA415F" w:rsidRDefault="006C7ABB">
            <w:pPr>
              <w:spacing w:afterLines="120" w:after="288" w:line="360" w:lineRule="auto"/>
              <w:ind w:firstLine="709"/>
              <w:rPr>
                <w:ins w:id="1736" w:author="Usuario de Microsoft Office" w:date="2022-07-10T11:38:00Z"/>
                <w:del w:id="1737" w:author="MIGUEL FUERTES FERNANDEZ" w:date="2022-08-06T19:38:00Z"/>
                <w:rFonts w:ascii="Arial" w:hAnsi="Arial" w:cs="Arial"/>
                <w:b/>
                <w:bCs/>
                <w:color w:val="000000"/>
              </w:rPr>
              <w:pPrChange w:id="1738" w:author="MIGUEL FUERTES FERNANDEZ" w:date="2022-08-06T19:31:00Z">
                <w:pPr>
                  <w:spacing w:after="0" w:line="240" w:lineRule="auto"/>
                </w:pPr>
              </w:pPrChange>
            </w:pPr>
            <w:ins w:id="1739" w:author="Usuario de Microsoft Office" w:date="2022-07-10T11:38:00Z">
              <w:del w:id="1740" w:author="MIGUEL FUERTES FERNANDEZ" w:date="2022-08-06T19:38:00Z">
                <w:r w:rsidRPr="00EE580E" w:rsidDel="00FA415F">
                  <w:rPr>
                    <w:rFonts w:ascii="Arial" w:hAnsi="Arial" w:cs="Arial"/>
                    <w:b/>
                    <w:bCs/>
                    <w:color w:val="000000"/>
                  </w:rPr>
                  <w:delText>grupo</w:delText>
                </w:r>
              </w:del>
            </w:ins>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52DF31C" w14:textId="25835DCE" w:rsidR="006C7ABB" w:rsidRPr="00EE580E" w:rsidDel="00FA415F" w:rsidRDefault="006C7ABB">
            <w:pPr>
              <w:spacing w:afterLines="120" w:after="288" w:line="360" w:lineRule="auto"/>
              <w:ind w:firstLine="709"/>
              <w:rPr>
                <w:ins w:id="1741" w:author="Usuario de Microsoft Office" w:date="2022-07-10T11:38:00Z"/>
                <w:del w:id="1742" w:author="MIGUEL FUERTES FERNANDEZ" w:date="2022-08-06T19:38:00Z"/>
                <w:rFonts w:ascii="Arial" w:hAnsi="Arial" w:cs="Arial"/>
                <w:b/>
                <w:bCs/>
                <w:color w:val="000000"/>
              </w:rPr>
              <w:pPrChange w:id="1743" w:author="MIGUEL FUERTES FERNANDEZ" w:date="2022-08-06T19:31:00Z">
                <w:pPr>
                  <w:spacing w:after="0" w:line="240" w:lineRule="auto"/>
                </w:pPr>
              </w:pPrChange>
            </w:pPr>
            <w:ins w:id="1744" w:author="Usuario de Microsoft Office" w:date="2022-07-10T11:38:00Z">
              <w:del w:id="1745" w:author="MIGUEL FUERTES FERNANDEZ" w:date="2022-08-06T19:38:00Z">
                <w:r w:rsidRPr="00EE580E" w:rsidDel="00FA415F">
                  <w:rPr>
                    <w:rFonts w:ascii="Arial" w:hAnsi="Arial" w:cs="Arial"/>
                    <w:b/>
                    <w:bCs/>
                    <w:color w:val="000000"/>
                  </w:rPr>
                  <w:delText>alumno</w:delText>
                </w:r>
              </w:del>
            </w:ins>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ED47420" w14:textId="45969007" w:rsidR="006C7ABB" w:rsidRPr="00EE580E" w:rsidDel="00FA415F" w:rsidRDefault="006C7ABB">
            <w:pPr>
              <w:spacing w:afterLines="120" w:after="288" w:line="360" w:lineRule="auto"/>
              <w:ind w:firstLine="709"/>
              <w:rPr>
                <w:ins w:id="1746" w:author="Usuario de Microsoft Office" w:date="2022-07-10T11:38:00Z"/>
                <w:del w:id="1747" w:author="MIGUEL FUERTES FERNANDEZ" w:date="2022-08-06T19:38:00Z"/>
                <w:rFonts w:ascii="Arial" w:hAnsi="Arial" w:cs="Arial"/>
                <w:b/>
                <w:bCs/>
                <w:color w:val="000000"/>
              </w:rPr>
              <w:pPrChange w:id="1748" w:author="MIGUEL FUERTES FERNANDEZ" w:date="2022-08-06T19:31:00Z">
                <w:pPr>
                  <w:spacing w:after="0" w:line="240" w:lineRule="auto"/>
                </w:pPr>
              </w:pPrChange>
            </w:pPr>
            <w:ins w:id="1749" w:author="Usuario de Microsoft Office" w:date="2022-07-10T11:38:00Z">
              <w:del w:id="1750" w:author="MIGUEL FUERTES FERNANDEZ" w:date="2022-08-06T19:38:00Z">
                <w:r w:rsidRPr="00EE580E" w:rsidDel="00FA415F">
                  <w:rPr>
                    <w:rFonts w:ascii="Arial" w:hAnsi="Arial" w:cs="Arial"/>
                    <w:b/>
                    <w:bCs/>
                    <w:color w:val="000000"/>
                  </w:rPr>
                  <w:delText>caracteristica</w:delText>
                </w:r>
              </w:del>
            </w:ins>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777F2AD" w14:textId="3888B9A8" w:rsidR="006C7ABB" w:rsidRPr="00EE580E" w:rsidDel="00FA415F" w:rsidRDefault="006C7ABB">
            <w:pPr>
              <w:spacing w:afterLines="120" w:after="288" w:line="360" w:lineRule="auto"/>
              <w:ind w:firstLine="709"/>
              <w:rPr>
                <w:ins w:id="1751" w:author="Usuario de Microsoft Office" w:date="2022-07-10T11:38:00Z"/>
                <w:del w:id="1752" w:author="MIGUEL FUERTES FERNANDEZ" w:date="2022-08-06T19:38:00Z"/>
                <w:rFonts w:ascii="Arial" w:hAnsi="Arial" w:cs="Arial"/>
                <w:b/>
                <w:bCs/>
                <w:color w:val="000000"/>
              </w:rPr>
              <w:pPrChange w:id="1753" w:author="MIGUEL FUERTES FERNANDEZ" w:date="2022-08-06T19:31:00Z">
                <w:pPr>
                  <w:spacing w:after="0" w:line="240" w:lineRule="auto"/>
                </w:pPr>
              </w:pPrChange>
            </w:pPr>
            <w:ins w:id="1754" w:author="Usuario de Microsoft Office" w:date="2022-07-10T11:38:00Z">
              <w:del w:id="1755" w:author="MIGUEL FUERTES FERNANDEZ" w:date="2022-08-06T19:38:00Z">
                <w:r w:rsidRPr="00EE580E" w:rsidDel="00FA415F">
                  <w:rPr>
                    <w:rFonts w:ascii="Arial" w:hAnsi="Arial" w:cs="Arial"/>
                    <w:b/>
                    <w:bCs/>
                    <w:color w:val="000000"/>
                  </w:rPr>
                  <w:delText>actividad</w:delText>
                </w:r>
              </w:del>
            </w:ins>
          </w:p>
        </w:tc>
      </w:tr>
      <w:tr w:rsidR="006C7ABB" w:rsidRPr="00EE580E" w:rsidDel="00FA415F" w14:paraId="20047CCD" w14:textId="6ABB1926" w:rsidTr="000E1AE9">
        <w:trPr>
          <w:ins w:id="1756" w:author="Usuario de Microsoft Office" w:date="2022-07-10T11:38:00Z"/>
          <w:del w:id="1757" w:author="MIGUEL FUERTES FERNANDEZ" w:date="2022-08-06T19:38:00Z"/>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0B1F60B" w14:textId="1196836F" w:rsidR="006C7ABB" w:rsidRPr="00EE580E" w:rsidDel="00FA415F" w:rsidRDefault="006C7ABB">
            <w:pPr>
              <w:spacing w:afterLines="120" w:after="288" w:line="360" w:lineRule="auto"/>
              <w:ind w:firstLine="709"/>
              <w:rPr>
                <w:ins w:id="1758" w:author="Usuario de Microsoft Office" w:date="2022-07-10T11:38:00Z"/>
                <w:del w:id="1759" w:author="MIGUEL FUERTES FERNANDEZ" w:date="2022-08-06T19:38:00Z"/>
                <w:rFonts w:ascii="Arial" w:hAnsi="Arial" w:cs="Arial"/>
                <w:color w:val="000000"/>
              </w:rPr>
              <w:pPrChange w:id="1760" w:author="MIGUEL FUERTES FERNANDEZ" w:date="2022-08-06T19:31:00Z">
                <w:pPr>
                  <w:spacing w:after="0" w:line="240" w:lineRule="auto"/>
                </w:pPr>
              </w:pPrChange>
            </w:pPr>
            <w:ins w:id="1761" w:author="Usuario de Microsoft Office" w:date="2022-07-10T11:38:00Z">
              <w:del w:id="1762" w:author="MIGUEL FUERTES FERNANDEZ" w:date="2022-08-06T19:38:00Z">
                <w:r w:rsidRPr="00EE580E" w:rsidDel="00FA415F">
                  <w:rPr>
                    <w:rFonts w:ascii="Arial" w:hAnsi="Arial" w:cs="Arial"/>
                    <w:color w:val="000000"/>
                  </w:rPr>
                  <w:delText>id</w:delText>
                </w:r>
              </w:del>
            </w:ins>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638DC57" w14:textId="7B8BB82D" w:rsidR="006C7ABB" w:rsidRPr="00EE580E" w:rsidDel="00FA415F" w:rsidRDefault="006C7ABB">
            <w:pPr>
              <w:spacing w:afterLines="120" w:after="288" w:line="360" w:lineRule="auto"/>
              <w:ind w:firstLine="709"/>
              <w:rPr>
                <w:ins w:id="1763" w:author="Usuario de Microsoft Office" w:date="2022-07-10T11:38:00Z"/>
                <w:del w:id="1764" w:author="MIGUEL FUERTES FERNANDEZ" w:date="2022-08-06T19:38:00Z"/>
                <w:rFonts w:ascii="Arial" w:hAnsi="Arial" w:cs="Arial"/>
                <w:color w:val="000000"/>
              </w:rPr>
              <w:pPrChange w:id="1765" w:author="MIGUEL FUERTES FERNANDEZ" w:date="2022-08-06T19:31:00Z">
                <w:pPr>
                  <w:spacing w:after="0" w:line="240" w:lineRule="auto"/>
                </w:pPr>
              </w:pPrChange>
            </w:pPr>
            <w:ins w:id="1766" w:author="Usuario de Microsoft Office" w:date="2022-07-10T11:38:00Z">
              <w:del w:id="1767" w:author="MIGUEL FUERTES FERNANDEZ" w:date="2022-08-06T19:38:00Z">
                <w:r w:rsidRPr="00EE580E" w:rsidDel="00FA415F">
                  <w:rPr>
                    <w:rFonts w:ascii="Arial" w:hAnsi="Arial" w:cs="Arial"/>
                    <w:color w:val="000000"/>
                  </w:rPr>
                  <w:delText>id</w:delText>
                </w:r>
              </w:del>
            </w:ins>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E69AEFF" w14:textId="4B86D994" w:rsidR="006C7ABB" w:rsidRPr="00EE580E" w:rsidDel="00FA415F" w:rsidRDefault="006C7ABB">
            <w:pPr>
              <w:spacing w:afterLines="120" w:after="288" w:line="360" w:lineRule="auto"/>
              <w:ind w:firstLine="709"/>
              <w:rPr>
                <w:ins w:id="1768" w:author="Usuario de Microsoft Office" w:date="2022-07-10T11:38:00Z"/>
                <w:del w:id="1769" w:author="MIGUEL FUERTES FERNANDEZ" w:date="2022-08-06T19:38:00Z"/>
                <w:rFonts w:ascii="Arial" w:hAnsi="Arial" w:cs="Arial"/>
                <w:color w:val="000000"/>
              </w:rPr>
              <w:pPrChange w:id="1770" w:author="MIGUEL FUERTES FERNANDEZ" w:date="2022-08-06T19:31:00Z">
                <w:pPr>
                  <w:spacing w:after="0" w:line="240" w:lineRule="auto"/>
                </w:pPr>
              </w:pPrChange>
            </w:pPr>
            <w:ins w:id="1771" w:author="Usuario de Microsoft Office" w:date="2022-07-10T11:38:00Z">
              <w:del w:id="1772" w:author="MIGUEL FUERTES FERNANDEZ" w:date="2022-08-06T19:38:00Z">
                <w:r w:rsidRPr="00EE580E" w:rsidDel="00FA415F">
                  <w:rPr>
                    <w:rFonts w:ascii="Arial" w:hAnsi="Arial" w:cs="Arial"/>
                    <w:color w:val="000000"/>
                  </w:rPr>
                  <w:delText>id</w:delText>
                </w:r>
              </w:del>
            </w:ins>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76B7215" w14:textId="6B6A5E93" w:rsidR="006C7ABB" w:rsidRPr="00EE580E" w:rsidDel="00FA415F" w:rsidRDefault="006C7ABB">
            <w:pPr>
              <w:spacing w:afterLines="120" w:after="288" w:line="360" w:lineRule="auto"/>
              <w:ind w:firstLine="709"/>
              <w:rPr>
                <w:ins w:id="1773" w:author="Usuario de Microsoft Office" w:date="2022-07-10T11:38:00Z"/>
                <w:del w:id="1774" w:author="MIGUEL FUERTES FERNANDEZ" w:date="2022-08-06T19:38:00Z"/>
                <w:rFonts w:ascii="Arial" w:hAnsi="Arial" w:cs="Arial"/>
                <w:color w:val="000000"/>
              </w:rPr>
              <w:pPrChange w:id="1775" w:author="MIGUEL FUERTES FERNANDEZ" w:date="2022-08-06T19:31:00Z">
                <w:pPr>
                  <w:spacing w:after="0" w:line="240" w:lineRule="auto"/>
                </w:pPr>
              </w:pPrChange>
            </w:pPr>
            <w:ins w:id="1776" w:author="Usuario de Microsoft Office" w:date="2022-07-10T11:38:00Z">
              <w:del w:id="1777" w:author="MIGUEL FUERTES FERNANDEZ" w:date="2022-08-06T19:38:00Z">
                <w:r w:rsidRPr="00EE580E" w:rsidDel="00FA415F">
                  <w:rPr>
                    <w:rFonts w:ascii="Arial" w:hAnsi="Arial" w:cs="Arial"/>
                    <w:color w:val="000000"/>
                  </w:rPr>
                  <w:delText>id</w:delText>
                </w:r>
              </w:del>
            </w:ins>
          </w:p>
        </w:tc>
      </w:tr>
      <w:tr w:rsidR="006C7ABB" w:rsidRPr="00EE580E" w:rsidDel="00FA415F" w14:paraId="5D8526F5" w14:textId="5BF5F626" w:rsidTr="000E1AE9">
        <w:trPr>
          <w:ins w:id="1778" w:author="Usuario de Microsoft Office" w:date="2022-07-10T11:38:00Z"/>
          <w:del w:id="1779" w:author="MIGUEL FUERTES FERNANDEZ" w:date="2022-08-06T19:38:00Z"/>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73490E6" w14:textId="1070DBEA" w:rsidR="006C7ABB" w:rsidRPr="00EE580E" w:rsidDel="00FA415F" w:rsidRDefault="006C7ABB">
            <w:pPr>
              <w:spacing w:afterLines="120" w:after="288" w:line="360" w:lineRule="auto"/>
              <w:ind w:firstLine="709"/>
              <w:rPr>
                <w:ins w:id="1780" w:author="Usuario de Microsoft Office" w:date="2022-07-10T11:38:00Z"/>
                <w:del w:id="1781" w:author="MIGUEL FUERTES FERNANDEZ" w:date="2022-08-06T19:38:00Z"/>
                <w:rFonts w:ascii="Arial" w:hAnsi="Arial" w:cs="Arial"/>
                <w:color w:val="000000"/>
              </w:rPr>
              <w:pPrChange w:id="1782" w:author="MIGUEL FUERTES FERNANDEZ" w:date="2022-08-06T19:31:00Z">
                <w:pPr>
                  <w:spacing w:after="0" w:line="240" w:lineRule="auto"/>
                </w:pPr>
              </w:pPrChange>
            </w:pPr>
            <w:ins w:id="1783" w:author="Usuario de Microsoft Office" w:date="2022-07-10T11:38:00Z">
              <w:del w:id="1784" w:author="MIGUEL FUERTES FERNANDEZ" w:date="2022-08-06T19:38:00Z">
                <w:r w:rsidRPr="00EE580E" w:rsidDel="00FA415F">
                  <w:rPr>
                    <w:rFonts w:ascii="Arial" w:hAnsi="Arial" w:cs="Arial"/>
                    <w:color w:val="000000"/>
                  </w:rPr>
                  <w:delText>id_actividad</w:delText>
                </w:r>
                <w:r w:rsidRPr="00EE580E" w:rsidDel="00FA415F">
                  <w:rPr>
                    <w:rStyle w:val="apple-converted-space"/>
                    <w:rFonts w:ascii="Arial" w:hAnsi="Arial" w:cs="Arial"/>
                    <w:color w:val="000000"/>
                  </w:rPr>
                  <w:delText> </w:delText>
                </w:r>
                <w:r w:rsidRPr="00EE580E" w:rsidDel="00FA415F">
                  <w:rPr>
                    <w:rStyle w:val="Emphasis"/>
                    <w:rFonts w:ascii="Arial" w:hAnsi="Arial" w:cs="Arial"/>
                    <w:color w:val="000000"/>
                  </w:rPr>
                  <w:delText>(fk)</w:delText>
                </w:r>
              </w:del>
            </w:ins>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6A7ABE2" w14:textId="325B0808" w:rsidR="006C7ABB" w:rsidRPr="00EE580E" w:rsidDel="00FA415F" w:rsidRDefault="006C7ABB">
            <w:pPr>
              <w:spacing w:afterLines="120" w:after="288" w:line="360" w:lineRule="auto"/>
              <w:ind w:firstLine="709"/>
              <w:rPr>
                <w:ins w:id="1785" w:author="Usuario de Microsoft Office" w:date="2022-07-10T11:38:00Z"/>
                <w:del w:id="1786" w:author="MIGUEL FUERTES FERNANDEZ" w:date="2022-08-06T19:38:00Z"/>
                <w:rFonts w:ascii="Arial" w:hAnsi="Arial" w:cs="Arial"/>
                <w:color w:val="000000"/>
              </w:rPr>
              <w:pPrChange w:id="1787" w:author="MIGUEL FUERTES FERNANDEZ" w:date="2022-08-06T19:31:00Z">
                <w:pPr>
                  <w:spacing w:after="0" w:line="240" w:lineRule="auto"/>
                </w:pPr>
              </w:pPrChange>
            </w:pPr>
            <w:ins w:id="1788" w:author="Usuario de Microsoft Office" w:date="2022-07-10T11:38:00Z">
              <w:del w:id="1789" w:author="MIGUEL FUERTES FERNANDEZ" w:date="2022-08-06T19:38:00Z">
                <w:r w:rsidRPr="00EE580E" w:rsidDel="00FA415F">
                  <w:rPr>
                    <w:rFonts w:ascii="Arial" w:hAnsi="Arial" w:cs="Arial"/>
                    <w:color w:val="000000"/>
                  </w:rPr>
                  <w:delText>nombre</w:delText>
                </w:r>
              </w:del>
            </w:ins>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979DF42" w14:textId="372E85F2" w:rsidR="006C7ABB" w:rsidRPr="00EE580E" w:rsidDel="00FA415F" w:rsidRDefault="006C7ABB">
            <w:pPr>
              <w:spacing w:afterLines="120" w:after="288" w:line="360" w:lineRule="auto"/>
              <w:ind w:firstLine="709"/>
              <w:rPr>
                <w:ins w:id="1790" w:author="Usuario de Microsoft Office" w:date="2022-07-10T11:38:00Z"/>
                <w:del w:id="1791" w:author="MIGUEL FUERTES FERNANDEZ" w:date="2022-08-06T19:38:00Z"/>
                <w:rFonts w:ascii="Arial" w:hAnsi="Arial" w:cs="Arial"/>
                <w:color w:val="000000"/>
              </w:rPr>
              <w:pPrChange w:id="1792" w:author="MIGUEL FUERTES FERNANDEZ" w:date="2022-08-06T19:31:00Z">
                <w:pPr>
                  <w:spacing w:after="0" w:line="240" w:lineRule="auto"/>
                </w:pPr>
              </w:pPrChange>
            </w:pPr>
            <w:ins w:id="1793" w:author="Usuario de Microsoft Office" w:date="2022-07-10T11:38:00Z">
              <w:del w:id="1794" w:author="MIGUEL FUERTES FERNANDEZ" w:date="2022-08-06T19:38:00Z">
                <w:r w:rsidRPr="00EE580E" w:rsidDel="00FA415F">
                  <w:rPr>
                    <w:rFonts w:ascii="Arial" w:hAnsi="Arial" w:cs="Arial"/>
                    <w:color w:val="000000"/>
                  </w:rPr>
                  <w:delText>nombre</w:delText>
                </w:r>
              </w:del>
            </w:ins>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376BEDE" w14:textId="2AB0CEB0" w:rsidR="006C7ABB" w:rsidRPr="00EE580E" w:rsidDel="00FA415F" w:rsidRDefault="006C7ABB">
            <w:pPr>
              <w:spacing w:afterLines="120" w:after="288" w:line="360" w:lineRule="auto"/>
              <w:ind w:firstLine="709"/>
              <w:rPr>
                <w:ins w:id="1795" w:author="Usuario de Microsoft Office" w:date="2022-07-10T11:38:00Z"/>
                <w:del w:id="1796" w:author="MIGUEL FUERTES FERNANDEZ" w:date="2022-08-06T19:38:00Z"/>
                <w:rFonts w:ascii="Arial" w:hAnsi="Arial" w:cs="Arial"/>
                <w:color w:val="000000"/>
              </w:rPr>
              <w:pPrChange w:id="1797" w:author="MIGUEL FUERTES FERNANDEZ" w:date="2022-08-06T19:31:00Z">
                <w:pPr>
                  <w:spacing w:after="0" w:line="240" w:lineRule="auto"/>
                </w:pPr>
              </w:pPrChange>
            </w:pPr>
            <w:ins w:id="1798" w:author="Usuario de Microsoft Office" w:date="2022-07-10T11:38:00Z">
              <w:del w:id="1799" w:author="MIGUEL FUERTES FERNANDEZ" w:date="2022-08-06T19:38:00Z">
                <w:r w:rsidRPr="00EE580E" w:rsidDel="00FA415F">
                  <w:rPr>
                    <w:rFonts w:ascii="Arial" w:hAnsi="Arial" w:cs="Arial"/>
                    <w:color w:val="000000"/>
                  </w:rPr>
                  <w:delText>nombre</w:delText>
                </w:r>
              </w:del>
            </w:ins>
          </w:p>
        </w:tc>
      </w:tr>
      <w:tr w:rsidR="006C7ABB" w:rsidRPr="00EE580E" w:rsidDel="00FA415F" w14:paraId="17920883" w14:textId="6A2E99DE" w:rsidTr="000E1AE9">
        <w:trPr>
          <w:ins w:id="1800" w:author="Usuario de Microsoft Office" w:date="2022-07-10T11:38:00Z"/>
          <w:del w:id="1801" w:author="MIGUEL FUERTES FERNANDEZ" w:date="2022-08-06T19:38:00Z"/>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8347CD0" w14:textId="0A146484" w:rsidR="006C7ABB" w:rsidRPr="00EE580E" w:rsidDel="00FA415F" w:rsidRDefault="006C7ABB">
            <w:pPr>
              <w:spacing w:afterLines="120" w:after="288" w:line="360" w:lineRule="auto"/>
              <w:ind w:firstLine="709"/>
              <w:rPr>
                <w:ins w:id="1802" w:author="Usuario de Microsoft Office" w:date="2022-07-10T11:38:00Z"/>
                <w:del w:id="1803" w:author="MIGUEL FUERTES FERNANDEZ" w:date="2022-08-06T19:38:00Z"/>
                <w:rFonts w:ascii="Arial" w:hAnsi="Arial" w:cs="Arial"/>
                <w:color w:val="000000"/>
              </w:rPr>
              <w:pPrChange w:id="1804" w:author="MIGUEL FUERTES FERNANDEZ" w:date="2022-08-06T19:31:00Z">
                <w:pPr>
                  <w:spacing w:after="0" w:line="240" w:lineRule="auto"/>
                </w:pPr>
              </w:pPrChange>
            </w:pPr>
            <w:ins w:id="1805" w:author="Usuario de Microsoft Office" w:date="2022-07-10T11:38:00Z">
              <w:del w:id="1806" w:author="MIGUEL FUERTES FERNANDEZ" w:date="2022-08-06T19:38:00Z">
                <w:r w:rsidRPr="00EE580E" w:rsidDel="00FA415F">
                  <w:rPr>
                    <w:rFonts w:ascii="Arial" w:hAnsi="Arial" w:cs="Arial"/>
                    <w:color w:val="000000"/>
                  </w:rPr>
                  <w:delText>nombre_propio</w:delText>
                </w:r>
              </w:del>
            </w:ins>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0A52268" w14:textId="5E1088F7" w:rsidR="006C7ABB" w:rsidRPr="00EE580E" w:rsidDel="00FA415F" w:rsidRDefault="006C7ABB">
            <w:pPr>
              <w:spacing w:afterLines="120" w:after="288" w:line="360" w:lineRule="auto"/>
              <w:ind w:firstLine="709"/>
              <w:rPr>
                <w:ins w:id="1807" w:author="Usuario de Microsoft Office" w:date="2022-07-10T11:38:00Z"/>
                <w:del w:id="1808" w:author="MIGUEL FUERTES FERNANDEZ" w:date="2022-08-06T19:38:00Z"/>
                <w:rFonts w:ascii="Arial" w:hAnsi="Arial" w:cs="Arial"/>
                <w:color w:val="000000"/>
              </w:rPr>
              <w:pPrChange w:id="1809" w:author="MIGUEL FUERTES FERNANDEZ" w:date="2022-08-06T19:31:00Z">
                <w:pPr>
                  <w:spacing w:after="0" w:line="240" w:lineRule="auto"/>
                </w:pPr>
              </w:pPrChange>
            </w:pPr>
            <w:ins w:id="1810" w:author="Usuario de Microsoft Office" w:date="2022-07-10T11:38:00Z">
              <w:del w:id="1811" w:author="MIGUEL FUERTES FERNANDEZ" w:date="2022-08-06T19:38:00Z">
                <w:r w:rsidRPr="00EE580E" w:rsidDel="00FA415F">
                  <w:rPr>
                    <w:rFonts w:ascii="Arial" w:hAnsi="Arial" w:cs="Arial"/>
                    <w:color w:val="000000"/>
                  </w:rPr>
                  <w:delText>genero</w:delText>
                </w:r>
              </w:del>
            </w:ins>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A25F0BD" w14:textId="3B63523C" w:rsidR="006C7ABB" w:rsidRPr="00EE580E" w:rsidDel="00FA415F" w:rsidRDefault="006C7ABB">
            <w:pPr>
              <w:spacing w:afterLines="120" w:after="288" w:line="360" w:lineRule="auto"/>
              <w:ind w:firstLine="709"/>
              <w:rPr>
                <w:ins w:id="1812" w:author="Usuario de Microsoft Office" w:date="2022-07-10T11:38:00Z"/>
                <w:del w:id="1813" w:author="MIGUEL FUERTES FERNANDEZ" w:date="2022-08-06T19:38:00Z"/>
                <w:rFonts w:ascii="Arial" w:hAnsi="Arial" w:cs="Arial"/>
                <w:color w:val="000000"/>
              </w:rPr>
              <w:pPrChange w:id="1814" w:author="MIGUEL FUERTES FERNANDEZ" w:date="2022-08-06T19:31:00Z">
                <w:pPr>
                  <w:spacing w:after="0" w:line="240" w:lineRule="auto"/>
                </w:pPr>
              </w:pPrChange>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C9126FF" w14:textId="4F8CDE07" w:rsidR="006C7ABB" w:rsidRPr="00EE580E" w:rsidDel="00FA415F" w:rsidRDefault="006C7ABB">
            <w:pPr>
              <w:spacing w:afterLines="120" w:after="288" w:line="360" w:lineRule="auto"/>
              <w:ind w:firstLine="709"/>
              <w:rPr>
                <w:ins w:id="1815" w:author="Usuario de Microsoft Office" w:date="2022-07-10T11:38:00Z"/>
                <w:del w:id="1816" w:author="MIGUEL FUERTES FERNANDEZ" w:date="2022-08-06T19:38:00Z"/>
                <w:rFonts w:ascii="Arial" w:hAnsi="Arial" w:cs="Arial"/>
                <w:color w:val="000000"/>
              </w:rPr>
              <w:pPrChange w:id="1817" w:author="MIGUEL FUERTES FERNANDEZ" w:date="2022-08-06T19:31:00Z">
                <w:pPr>
                  <w:spacing w:after="0" w:line="240" w:lineRule="auto"/>
                </w:pPr>
              </w:pPrChange>
            </w:pPr>
            <w:ins w:id="1818" w:author="Usuario de Microsoft Office" w:date="2022-07-10T11:38:00Z">
              <w:del w:id="1819" w:author="MIGUEL FUERTES FERNANDEZ" w:date="2022-08-06T19:38:00Z">
                <w:r w:rsidRPr="00EE580E" w:rsidDel="00FA415F">
                  <w:rPr>
                    <w:rFonts w:ascii="Arial" w:hAnsi="Arial" w:cs="Arial"/>
                    <w:color w:val="000000"/>
                  </w:rPr>
                  <w:delText>asignatura</w:delText>
                </w:r>
              </w:del>
            </w:ins>
          </w:p>
        </w:tc>
      </w:tr>
      <w:tr w:rsidR="006C7ABB" w:rsidRPr="00EE580E" w:rsidDel="00FA415F" w14:paraId="27CD2277" w14:textId="492751AB" w:rsidTr="000E1AE9">
        <w:trPr>
          <w:trHeight w:val="407"/>
          <w:ins w:id="1820" w:author="Usuario de Microsoft Office" w:date="2022-07-10T11:38:00Z"/>
          <w:del w:id="1821" w:author="MIGUEL FUERTES FERNANDEZ" w:date="2022-08-06T19:38:00Z"/>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85D5770" w14:textId="18D1C5FF" w:rsidR="006C7ABB" w:rsidRPr="00EE580E" w:rsidDel="00FA415F" w:rsidRDefault="006C7ABB">
            <w:pPr>
              <w:spacing w:afterLines="120" w:after="288" w:line="360" w:lineRule="auto"/>
              <w:ind w:firstLine="709"/>
              <w:rPr>
                <w:ins w:id="1822" w:author="Usuario de Microsoft Office" w:date="2022-07-10T11:38:00Z"/>
                <w:del w:id="1823" w:author="MIGUEL FUERTES FERNANDEZ" w:date="2022-08-06T19:38:00Z"/>
                <w:rFonts w:ascii="Arial" w:hAnsi="Arial" w:cs="Arial"/>
                <w:color w:val="000000"/>
              </w:rPr>
              <w:pPrChange w:id="1824" w:author="MIGUEL FUERTES FERNANDEZ" w:date="2022-08-06T19:31:00Z">
                <w:pPr>
                  <w:spacing w:after="0" w:line="240" w:lineRule="auto"/>
                </w:pPr>
              </w:pPrChange>
            </w:pP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FF05954" w14:textId="0E0EEEE5" w:rsidR="006C7ABB" w:rsidRPr="00EE580E" w:rsidDel="00FA415F" w:rsidRDefault="006C7ABB">
            <w:pPr>
              <w:spacing w:afterLines="120" w:after="288" w:line="360" w:lineRule="auto"/>
              <w:ind w:firstLine="709"/>
              <w:rPr>
                <w:ins w:id="1825" w:author="Usuario de Microsoft Office" w:date="2022-07-10T11:38:00Z"/>
                <w:del w:id="1826" w:author="MIGUEL FUERTES FERNANDEZ" w:date="2022-08-06T19:38:00Z"/>
                <w:rFonts w:ascii="Arial" w:hAnsi="Arial" w:cs="Arial"/>
                <w:color w:val="000000"/>
              </w:rPr>
              <w:pPrChange w:id="1827" w:author="MIGUEL FUERTES FERNANDEZ" w:date="2022-08-06T19:31:00Z">
                <w:pPr>
                  <w:spacing w:after="0" w:line="240" w:lineRule="auto"/>
                </w:pPr>
              </w:pPrChange>
            </w:pPr>
            <w:ins w:id="1828" w:author="Usuario de Microsoft Office" w:date="2022-07-10T11:38:00Z">
              <w:del w:id="1829" w:author="MIGUEL FUERTES FERNANDEZ" w:date="2022-08-06T19:38:00Z">
                <w:r w:rsidRPr="00EE580E" w:rsidDel="00FA415F">
                  <w:rPr>
                    <w:rFonts w:ascii="Arial" w:hAnsi="Arial" w:cs="Arial"/>
                    <w:color w:val="000000"/>
                  </w:rPr>
                  <w:delText>edad</w:delText>
                </w:r>
                <w:r w:rsidRPr="00EE580E" w:rsidDel="00FA415F">
                  <w:rPr>
                    <w:rStyle w:val="apple-converted-space"/>
                    <w:rFonts w:ascii="Arial" w:hAnsi="Arial" w:cs="Arial"/>
                    <w:color w:val="000000"/>
                  </w:rPr>
                  <w:delText> </w:delText>
                </w:r>
                <w:r w:rsidRPr="00EE580E" w:rsidDel="00FA415F">
                  <w:rPr>
                    <w:rStyle w:val="Emphasis"/>
                    <w:rFonts w:ascii="Arial" w:hAnsi="Arial" w:cs="Arial"/>
                    <w:color w:val="000000"/>
                  </w:rPr>
                  <w:delText>(¿?)</w:delText>
                </w:r>
              </w:del>
            </w:ins>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29FA5BD" w14:textId="6DEF799E" w:rsidR="006C7ABB" w:rsidRPr="00EE580E" w:rsidDel="00FA415F" w:rsidRDefault="006C7ABB">
            <w:pPr>
              <w:spacing w:afterLines="120" w:after="288" w:line="360" w:lineRule="auto"/>
              <w:ind w:firstLine="709"/>
              <w:rPr>
                <w:ins w:id="1830" w:author="Usuario de Microsoft Office" w:date="2022-07-10T11:38:00Z"/>
                <w:del w:id="1831" w:author="MIGUEL FUERTES FERNANDEZ" w:date="2022-08-06T19:38:00Z"/>
                <w:rFonts w:ascii="Arial" w:hAnsi="Arial" w:cs="Arial"/>
                <w:color w:val="000000"/>
              </w:rPr>
              <w:pPrChange w:id="1832" w:author="MIGUEL FUERTES FERNANDEZ" w:date="2022-08-06T19:31:00Z">
                <w:pPr>
                  <w:spacing w:after="0" w:line="240" w:lineRule="auto"/>
                </w:pPr>
              </w:pPrChange>
            </w:pP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1A5FC4F" w14:textId="1719859B" w:rsidR="006C7ABB" w:rsidRPr="00EE580E" w:rsidDel="00FA415F" w:rsidRDefault="006C7ABB">
            <w:pPr>
              <w:spacing w:afterLines="120" w:after="288" w:line="360" w:lineRule="auto"/>
              <w:ind w:firstLine="709"/>
              <w:rPr>
                <w:ins w:id="1833" w:author="Usuario de Microsoft Office" w:date="2022-07-10T11:38:00Z"/>
                <w:del w:id="1834" w:author="MIGUEL FUERTES FERNANDEZ" w:date="2022-08-06T19:38:00Z"/>
                <w:rFonts w:ascii="Arial" w:hAnsi="Arial" w:cs="Arial"/>
              </w:rPr>
              <w:pPrChange w:id="1835" w:author="MIGUEL FUERTES FERNANDEZ" w:date="2022-08-06T19:31:00Z">
                <w:pPr>
                  <w:spacing w:after="0" w:line="240" w:lineRule="auto"/>
                </w:pPr>
              </w:pPrChange>
            </w:pPr>
          </w:p>
        </w:tc>
      </w:tr>
      <w:tr w:rsidR="006C7ABB" w:rsidRPr="00EE580E" w:rsidDel="00FA415F" w14:paraId="339B6552" w14:textId="2685A0CD" w:rsidTr="000E1AE9">
        <w:trPr>
          <w:ins w:id="1836" w:author="Usuario de Microsoft Office" w:date="2022-07-10T11:38:00Z"/>
          <w:del w:id="1837" w:author="MIGUEL FUERTES FERNANDEZ" w:date="2022-08-06T19:38:00Z"/>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3AFF8D0" w14:textId="0474D61B" w:rsidR="006C7ABB" w:rsidRPr="00EE580E" w:rsidDel="00FA415F" w:rsidRDefault="006C7ABB">
            <w:pPr>
              <w:spacing w:afterLines="120" w:after="288" w:line="360" w:lineRule="auto"/>
              <w:ind w:firstLine="709"/>
              <w:rPr>
                <w:ins w:id="1838" w:author="Usuario de Microsoft Office" w:date="2022-07-10T11:38:00Z"/>
                <w:del w:id="1839" w:author="MIGUEL FUERTES FERNANDEZ" w:date="2022-08-06T19:38:00Z"/>
                <w:rFonts w:ascii="Arial" w:hAnsi="Arial" w:cs="Arial"/>
              </w:rPr>
              <w:pPrChange w:id="1840" w:author="MIGUEL FUERTES FERNANDEZ" w:date="2022-08-06T19:31:00Z">
                <w:pPr>
                  <w:spacing w:after="0" w:line="240" w:lineRule="auto"/>
                </w:pPr>
              </w:pPrChange>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0E90547" w14:textId="57C8709F" w:rsidR="006C7ABB" w:rsidRPr="00EE580E" w:rsidDel="00FA415F" w:rsidRDefault="006C7ABB">
            <w:pPr>
              <w:spacing w:afterLines="120" w:after="288" w:line="360" w:lineRule="auto"/>
              <w:ind w:firstLine="709"/>
              <w:rPr>
                <w:ins w:id="1841" w:author="Usuario de Microsoft Office" w:date="2022-07-10T11:38:00Z"/>
                <w:del w:id="1842" w:author="MIGUEL FUERTES FERNANDEZ" w:date="2022-08-06T19:38:00Z"/>
                <w:rFonts w:ascii="Arial" w:hAnsi="Arial" w:cs="Arial"/>
                <w:color w:val="000000"/>
              </w:rPr>
              <w:pPrChange w:id="1843" w:author="MIGUEL FUERTES FERNANDEZ" w:date="2022-08-06T19:31:00Z">
                <w:pPr>
                  <w:spacing w:after="0" w:line="240" w:lineRule="auto"/>
                </w:pPr>
              </w:pPrChange>
            </w:pPr>
            <w:ins w:id="1844" w:author="Usuario de Microsoft Office" w:date="2022-07-10T11:38:00Z">
              <w:del w:id="1845" w:author="MIGUEL FUERTES FERNANDEZ" w:date="2022-08-06T19:38:00Z">
                <w:r w:rsidRPr="00EE580E" w:rsidDel="00FA415F">
                  <w:rPr>
                    <w:rFonts w:ascii="Arial" w:hAnsi="Arial" w:cs="Arial"/>
                    <w:color w:val="000000"/>
                  </w:rPr>
                  <w:delText>curso</w:delText>
                </w:r>
              </w:del>
            </w:ins>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67C33BB" w14:textId="3F9570C8" w:rsidR="006C7ABB" w:rsidRPr="00EE580E" w:rsidDel="00FA415F" w:rsidRDefault="006C7ABB">
            <w:pPr>
              <w:spacing w:afterLines="120" w:after="288" w:line="360" w:lineRule="auto"/>
              <w:ind w:firstLine="709"/>
              <w:rPr>
                <w:ins w:id="1846" w:author="Usuario de Microsoft Office" w:date="2022-07-10T11:38:00Z"/>
                <w:del w:id="1847" w:author="MIGUEL FUERTES FERNANDEZ" w:date="2022-08-06T19:38:00Z"/>
                <w:rFonts w:ascii="Arial" w:hAnsi="Arial" w:cs="Arial"/>
                <w:color w:val="000000"/>
              </w:rPr>
              <w:pPrChange w:id="1848" w:author="MIGUEL FUERTES FERNANDEZ" w:date="2022-08-06T19:31:00Z">
                <w:pPr>
                  <w:spacing w:after="0" w:line="240" w:lineRule="auto"/>
                </w:pPr>
              </w:pPrChange>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5D97CF3" w14:textId="63148D82" w:rsidR="006C7ABB" w:rsidRPr="00EE580E" w:rsidDel="00FA415F" w:rsidRDefault="006C7ABB">
            <w:pPr>
              <w:spacing w:afterLines="120" w:after="288" w:line="360" w:lineRule="auto"/>
              <w:ind w:firstLine="709"/>
              <w:rPr>
                <w:ins w:id="1849" w:author="Usuario de Microsoft Office" w:date="2022-07-10T11:38:00Z"/>
                <w:del w:id="1850" w:author="MIGUEL FUERTES FERNANDEZ" w:date="2022-08-06T19:38:00Z"/>
                <w:rFonts w:ascii="Arial" w:hAnsi="Arial" w:cs="Arial"/>
              </w:rPr>
              <w:pPrChange w:id="1851" w:author="MIGUEL FUERTES FERNANDEZ" w:date="2022-08-06T19:31:00Z">
                <w:pPr>
                  <w:spacing w:after="0" w:line="240" w:lineRule="auto"/>
                </w:pPr>
              </w:pPrChange>
            </w:pPr>
          </w:p>
        </w:tc>
      </w:tr>
      <w:tr w:rsidR="006C7ABB" w:rsidRPr="00EE580E" w:rsidDel="00FA415F" w14:paraId="3839A1D2" w14:textId="02B0AEBA" w:rsidTr="000E1AE9">
        <w:trPr>
          <w:ins w:id="1852" w:author="Usuario de Microsoft Office" w:date="2022-07-10T11:38:00Z"/>
          <w:del w:id="1853" w:author="MIGUEL FUERTES FERNANDEZ" w:date="2022-08-06T19:38:00Z"/>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B8ADC1E" w14:textId="6F769383" w:rsidR="006C7ABB" w:rsidRPr="00EE580E" w:rsidDel="00FA415F" w:rsidRDefault="006C7ABB">
            <w:pPr>
              <w:spacing w:afterLines="120" w:after="288" w:line="360" w:lineRule="auto"/>
              <w:ind w:firstLine="709"/>
              <w:rPr>
                <w:ins w:id="1854" w:author="Usuario de Microsoft Office" w:date="2022-07-10T11:38:00Z"/>
                <w:del w:id="1855" w:author="MIGUEL FUERTES FERNANDEZ" w:date="2022-08-06T19:38:00Z"/>
                <w:rFonts w:ascii="Arial" w:hAnsi="Arial" w:cs="Arial"/>
              </w:rPr>
              <w:pPrChange w:id="1856" w:author="MIGUEL FUERTES FERNANDEZ" w:date="2022-08-06T19:31:00Z">
                <w:pPr>
                  <w:spacing w:after="0" w:line="240" w:lineRule="auto"/>
                </w:pPr>
              </w:pPrChange>
            </w:pP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92B693A" w14:textId="0A4F9CB4" w:rsidR="006C7ABB" w:rsidRPr="00EE580E" w:rsidDel="00FA415F" w:rsidRDefault="006C7ABB">
            <w:pPr>
              <w:spacing w:afterLines="120" w:after="288" w:line="360" w:lineRule="auto"/>
              <w:ind w:firstLine="709"/>
              <w:rPr>
                <w:ins w:id="1857" w:author="Usuario de Microsoft Office" w:date="2022-07-10T11:38:00Z"/>
                <w:del w:id="1858" w:author="MIGUEL FUERTES FERNANDEZ" w:date="2022-08-06T19:38:00Z"/>
                <w:rFonts w:ascii="Arial" w:hAnsi="Arial" w:cs="Arial"/>
                <w:color w:val="000000"/>
              </w:rPr>
              <w:pPrChange w:id="1859" w:author="MIGUEL FUERTES FERNANDEZ" w:date="2022-08-06T19:31:00Z">
                <w:pPr>
                  <w:spacing w:after="0" w:line="240" w:lineRule="auto"/>
                </w:pPr>
              </w:pPrChange>
            </w:pPr>
            <w:ins w:id="1860" w:author="Usuario de Microsoft Office" w:date="2022-07-10T11:38:00Z">
              <w:del w:id="1861" w:author="MIGUEL FUERTES FERNANDEZ" w:date="2022-08-06T19:38:00Z">
                <w:r w:rsidRPr="00EE580E" w:rsidDel="00FA415F">
                  <w:rPr>
                    <w:rFonts w:ascii="Arial" w:hAnsi="Arial" w:cs="Arial"/>
                    <w:color w:val="000000"/>
                  </w:rPr>
                  <w:delText>clase</w:delText>
                </w:r>
              </w:del>
            </w:ins>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170B981" w14:textId="2B3B53B3" w:rsidR="006C7ABB" w:rsidRPr="00EE580E" w:rsidDel="00FA415F" w:rsidRDefault="006C7ABB">
            <w:pPr>
              <w:spacing w:afterLines="120" w:after="288" w:line="360" w:lineRule="auto"/>
              <w:ind w:firstLine="709"/>
              <w:rPr>
                <w:ins w:id="1862" w:author="Usuario de Microsoft Office" w:date="2022-07-10T11:38:00Z"/>
                <w:del w:id="1863" w:author="MIGUEL FUERTES FERNANDEZ" w:date="2022-08-06T19:38:00Z"/>
                <w:rFonts w:ascii="Arial" w:hAnsi="Arial" w:cs="Arial"/>
                <w:color w:val="000000"/>
              </w:rPr>
              <w:pPrChange w:id="1864" w:author="MIGUEL FUERTES FERNANDEZ" w:date="2022-08-06T19:31:00Z">
                <w:pPr>
                  <w:spacing w:after="0" w:line="240" w:lineRule="auto"/>
                </w:pPr>
              </w:pPrChange>
            </w:pP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C893EC2" w14:textId="1E06B73F" w:rsidR="006C7ABB" w:rsidRPr="00EE580E" w:rsidDel="00FA415F" w:rsidRDefault="006C7ABB">
            <w:pPr>
              <w:spacing w:afterLines="120" w:after="288" w:line="360" w:lineRule="auto"/>
              <w:ind w:firstLine="709"/>
              <w:rPr>
                <w:ins w:id="1865" w:author="Usuario de Microsoft Office" w:date="2022-07-10T11:38:00Z"/>
                <w:del w:id="1866" w:author="MIGUEL FUERTES FERNANDEZ" w:date="2022-08-06T19:38:00Z"/>
                <w:rFonts w:ascii="Arial" w:hAnsi="Arial" w:cs="Arial"/>
              </w:rPr>
              <w:pPrChange w:id="1867" w:author="MIGUEL FUERTES FERNANDEZ" w:date="2022-08-06T19:31:00Z">
                <w:pPr>
                  <w:spacing w:after="0" w:line="240" w:lineRule="auto"/>
                </w:pPr>
              </w:pPrChange>
            </w:pPr>
          </w:p>
        </w:tc>
      </w:tr>
    </w:tbl>
    <w:p w14:paraId="1601CD2F" w14:textId="5DEF217B" w:rsidR="006C7ABB" w:rsidRPr="00EE580E" w:rsidDel="00FA415F" w:rsidRDefault="006C7ABB">
      <w:pPr>
        <w:pStyle w:val="Heading3"/>
        <w:shd w:val="clear" w:color="auto" w:fill="FFFFFF"/>
        <w:spacing w:before="300" w:afterLines="120" w:after="288" w:line="360" w:lineRule="auto"/>
        <w:ind w:firstLine="709"/>
        <w:rPr>
          <w:ins w:id="1868" w:author="Usuario de Microsoft Office" w:date="2022-07-10T11:38:00Z"/>
          <w:del w:id="1869" w:author="MIGUEL FUERTES FERNANDEZ" w:date="2022-08-06T19:38:00Z"/>
          <w:rFonts w:ascii="Arial" w:hAnsi="Arial" w:cs="Arial"/>
          <w:b/>
          <w:bCs/>
          <w:color w:val="000000"/>
          <w:sz w:val="22"/>
          <w:szCs w:val="22"/>
        </w:rPr>
        <w:pPrChange w:id="1870" w:author="MIGUEL FUERTES FERNANDEZ" w:date="2022-08-06T19:31:00Z">
          <w:pPr>
            <w:pStyle w:val="Heading3"/>
            <w:shd w:val="clear" w:color="auto" w:fill="FFFFFF"/>
            <w:spacing w:before="300" w:after="150"/>
          </w:pPr>
        </w:pPrChange>
      </w:pPr>
      <w:ins w:id="1871" w:author="Usuario de Microsoft Office" w:date="2022-07-10T11:38:00Z">
        <w:del w:id="1872" w:author="MIGUEL FUERTES FERNANDEZ" w:date="2022-08-06T19:38:00Z">
          <w:r w:rsidRPr="00EE580E" w:rsidDel="00FA415F">
            <w:rPr>
              <w:rFonts w:ascii="Arial" w:hAnsi="Arial" w:cs="Arial"/>
              <w:b/>
              <w:bCs/>
              <w:color w:val="000000"/>
              <w:sz w:val="22"/>
              <w:szCs w:val="22"/>
            </w:rPr>
            <w:delText>Relaciones</w:delText>
          </w:r>
        </w:del>
      </w:ins>
    </w:p>
    <w:tbl>
      <w:tblPr>
        <w:tblW w:w="0" w:type="auto"/>
        <w:shd w:val="clear" w:color="auto" w:fill="FFFFFF"/>
        <w:tblCellMar>
          <w:left w:w="0" w:type="dxa"/>
          <w:right w:w="0" w:type="dxa"/>
        </w:tblCellMar>
        <w:tblLook w:val="04A0" w:firstRow="1" w:lastRow="0" w:firstColumn="1" w:lastColumn="0" w:noHBand="0" w:noVBand="1"/>
      </w:tblPr>
      <w:tblGrid>
        <w:gridCol w:w="3068"/>
        <w:gridCol w:w="2640"/>
      </w:tblGrid>
      <w:tr w:rsidR="006C7ABB" w:rsidRPr="00EE580E" w:rsidDel="00FA415F" w14:paraId="1C7AE9FA" w14:textId="358AB28E" w:rsidTr="000E1AE9">
        <w:trPr>
          <w:tblHeader/>
          <w:ins w:id="1873" w:author="Usuario de Microsoft Office" w:date="2022-07-10T11:38:00Z"/>
          <w:del w:id="1874" w:author="MIGUEL FUERTES FERNANDEZ" w:date="2022-08-06T19:38:00Z"/>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E293A05" w14:textId="0703C392" w:rsidR="006C7ABB" w:rsidRPr="00EE580E" w:rsidDel="00FA415F" w:rsidRDefault="006C7ABB">
            <w:pPr>
              <w:spacing w:afterLines="120" w:after="288" w:line="360" w:lineRule="auto"/>
              <w:ind w:firstLine="709"/>
              <w:rPr>
                <w:ins w:id="1875" w:author="Usuario de Microsoft Office" w:date="2022-07-10T11:38:00Z"/>
                <w:del w:id="1876" w:author="MIGUEL FUERTES FERNANDEZ" w:date="2022-08-06T19:38:00Z"/>
                <w:rFonts w:ascii="Arial" w:hAnsi="Arial" w:cs="Arial"/>
                <w:b/>
                <w:bCs/>
                <w:color w:val="000000"/>
              </w:rPr>
              <w:pPrChange w:id="1877" w:author="MIGUEL FUERTES FERNANDEZ" w:date="2022-08-06T19:31:00Z">
                <w:pPr>
                  <w:spacing w:after="0" w:line="240" w:lineRule="auto"/>
                </w:pPr>
              </w:pPrChange>
            </w:pPr>
            <w:ins w:id="1878" w:author="Usuario de Microsoft Office" w:date="2022-07-10T11:38:00Z">
              <w:del w:id="1879" w:author="MIGUEL FUERTES FERNANDEZ" w:date="2022-08-06T19:38:00Z">
                <w:r w:rsidRPr="00EE580E" w:rsidDel="00FA415F">
                  <w:rPr>
                    <w:rStyle w:val="Emphasis"/>
                    <w:rFonts w:ascii="Arial" w:hAnsi="Arial" w:cs="Arial"/>
                    <w:color w:val="000000"/>
                  </w:rPr>
                  <w:delText>tiene</w:delText>
                </w:r>
              </w:del>
            </w:ins>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EA3C9A0" w14:textId="5C01363D" w:rsidR="006C7ABB" w:rsidRPr="00EE580E" w:rsidDel="00FA415F" w:rsidRDefault="006C7ABB">
            <w:pPr>
              <w:spacing w:afterLines="120" w:after="288" w:line="360" w:lineRule="auto"/>
              <w:ind w:firstLine="709"/>
              <w:rPr>
                <w:ins w:id="1880" w:author="Usuario de Microsoft Office" w:date="2022-07-10T11:38:00Z"/>
                <w:del w:id="1881" w:author="MIGUEL FUERTES FERNANDEZ" w:date="2022-08-06T19:38:00Z"/>
                <w:rFonts w:ascii="Arial" w:hAnsi="Arial" w:cs="Arial"/>
                <w:b/>
                <w:bCs/>
                <w:color w:val="000000"/>
              </w:rPr>
              <w:pPrChange w:id="1882" w:author="MIGUEL FUERTES FERNANDEZ" w:date="2022-08-06T19:31:00Z">
                <w:pPr>
                  <w:spacing w:after="0" w:line="240" w:lineRule="auto"/>
                </w:pPr>
              </w:pPrChange>
            </w:pPr>
            <w:ins w:id="1883" w:author="Usuario de Microsoft Office" w:date="2022-07-10T11:38:00Z">
              <w:del w:id="1884" w:author="MIGUEL FUERTES FERNANDEZ" w:date="2022-08-06T19:38:00Z">
                <w:r w:rsidRPr="00EE580E" w:rsidDel="00FA415F">
                  <w:rPr>
                    <w:rStyle w:val="Emphasis"/>
                    <w:rFonts w:ascii="Arial" w:hAnsi="Arial" w:cs="Arial"/>
                    <w:color w:val="000000"/>
                  </w:rPr>
                  <w:delText>realiza</w:delText>
                </w:r>
              </w:del>
            </w:ins>
          </w:p>
        </w:tc>
      </w:tr>
      <w:tr w:rsidR="006C7ABB" w:rsidRPr="00EE580E" w:rsidDel="00FA415F" w14:paraId="0EE1623D" w14:textId="7CDBEBC5" w:rsidTr="000E1AE9">
        <w:trPr>
          <w:ins w:id="1885" w:author="Usuario de Microsoft Office" w:date="2022-07-10T11:38:00Z"/>
          <w:del w:id="1886" w:author="MIGUEL FUERTES FERNANDEZ" w:date="2022-08-06T19:38:00Z"/>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26ED032" w14:textId="665EE4C3" w:rsidR="006C7ABB" w:rsidRPr="00EE580E" w:rsidDel="00FA415F" w:rsidRDefault="006C7ABB">
            <w:pPr>
              <w:spacing w:afterLines="120" w:after="288" w:line="360" w:lineRule="auto"/>
              <w:ind w:firstLine="709"/>
              <w:rPr>
                <w:ins w:id="1887" w:author="Usuario de Microsoft Office" w:date="2022-07-10T11:38:00Z"/>
                <w:del w:id="1888" w:author="MIGUEL FUERTES FERNANDEZ" w:date="2022-08-06T19:38:00Z"/>
                <w:rFonts w:ascii="Arial" w:hAnsi="Arial" w:cs="Arial"/>
                <w:color w:val="000000"/>
              </w:rPr>
              <w:pPrChange w:id="1889" w:author="MIGUEL FUERTES FERNANDEZ" w:date="2022-08-06T19:31:00Z">
                <w:pPr>
                  <w:spacing w:after="0" w:line="240" w:lineRule="auto"/>
                </w:pPr>
              </w:pPrChange>
            </w:pPr>
            <w:ins w:id="1890" w:author="Usuario de Microsoft Office" w:date="2022-07-10T11:38:00Z">
              <w:del w:id="1891" w:author="MIGUEL FUERTES FERNANDEZ" w:date="2022-08-06T19:38:00Z">
                <w:r w:rsidRPr="00EE580E" w:rsidDel="00FA415F">
                  <w:rPr>
                    <w:rFonts w:ascii="Arial" w:hAnsi="Arial" w:cs="Arial"/>
                    <w:color w:val="000000"/>
                  </w:rPr>
                  <w:delText>id_grupo</w:delText>
                </w:r>
                <w:r w:rsidRPr="00EE580E" w:rsidDel="00FA415F">
                  <w:rPr>
                    <w:rStyle w:val="apple-converted-space"/>
                    <w:rFonts w:ascii="Arial" w:hAnsi="Arial" w:cs="Arial"/>
                    <w:color w:val="000000"/>
                  </w:rPr>
                  <w:delText> </w:delText>
                </w:r>
                <w:r w:rsidRPr="00EE580E" w:rsidDel="00FA415F">
                  <w:rPr>
                    <w:rStyle w:val="Emphasis"/>
                    <w:rFonts w:ascii="Arial" w:hAnsi="Arial" w:cs="Arial"/>
                    <w:color w:val="000000"/>
                  </w:rPr>
                  <w:delText>(fk)</w:delText>
                </w:r>
              </w:del>
            </w:ins>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035E6BA" w14:textId="6F111191" w:rsidR="006C7ABB" w:rsidRPr="00EE580E" w:rsidDel="00FA415F" w:rsidRDefault="006C7ABB">
            <w:pPr>
              <w:spacing w:afterLines="120" w:after="288" w:line="360" w:lineRule="auto"/>
              <w:ind w:firstLine="709"/>
              <w:rPr>
                <w:ins w:id="1892" w:author="Usuario de Microsoft Office" w:date="2022-07-10T11:38:00Z"/>
                <w:del w:id="1893" w:author="MIGUEL FUERTES FERNANDEZ" w:date="2022-08-06T19:38:00Z"/>
                <w:rFonts w:ascii="Arial" w:hAnsi="Arial" w:cs="Arial"/>
                <w:color w:val="000000"/>
              </w:rPr>
              <w:pPrChange w:id="1894" w:author="MIGUEL FUERTES FERNANDEZ" w:date="2022-08-06T19:31:00Z">
                <w:pPr>
                  <w:spacing w:after="0" w:line="240" w:lineRule="auto"/>
                </w:pPr>
              </w:pPrChange>
            </w:pPr>
            <w:ins w:id="1895" w:author="Usuario de Microsoft Office" w:date="2022-07-10T11:38:00Z">
              <w:del w:id="1896" w:author="MIGUEL FUERTES FERNANDEZ" w:date="2022-08-06T19:38:00Z">
                <w:r w:rsidRPr="00EE580E" w:rsidDel="00FA415F">
                  <w:rPr>
                    <w:rFonts w:ascii="Arial" w:hAnsi="Arial" w:cs="Arial"/>
                    <w:color w:val="000000"/>
                  </w:rPr>
                  <w:delText>id_alumno</w:delText>
                </w:r>
                <w:r w:rsidRPr="00EE580E" w:rsidDel="00FA415F">
                  <w:rPr>
                    <w:rStyle w:val="apple-converted-space"/>
                    <w:rFonts w:ascii="Arial" w:hAnsi="Arial" w:cs="Arial"/>
                    <w:color w:val="000000"/>
                  </w:rPr>
                  <w:delText> </w:delText>
                </w:r>
                <w:r w:rsidRPr="00EE580E" w:rsidDel="00FA415F">
                  <w:rPr>
                    <w:rStyle w:val="Emphasis"/>
                    <w:rFonts w:ascii="Arial" w:hAnsi="Arial" w:cs="Arial"/>
                    <w:color w:val="000000"/>
                  </w:rPr>
                  <w:delText>(fk)</w:delText>
                </w:r>
              </w:del>
            </w:ins>
          </w:p>
        </w:tc>
      </w:tr>
      <w:tr w:rsidR="006C7ABB" w:rsidRPr="00EE580E" w:rsidDel="00FA415F" w14:paraId="04A0D152" w14:textId="49EFAB06" w:rsidTr="000E1AE9">
        <w:trPr>
          <w:ins w:id="1897" w:author="Usuario de Microsoft Office" w:date="2022-07-10T11:38:00Z"/>
          <w:del w:id="1898" w:author="MIGUEL FUERTES FERNANDEZ" w:date="2022-08-06T19:38:00Z"/>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7826A84" w14:textId="59069DAB" w:rsidR="006C7ABB" w:rsidRPr="00EE580E" w:rsidDel="00FA415F" w:rsidRDefault="006C7ABB">
            <w:pPr>
              <w:spacing w:afterLines="120" w:after="288" w:line="360" w:lineRule="auto"/>
              <w:ind w:firstLine="709"/>
              <w:rPr>
                <w:ins w:id="1899" w:author="Usuario de Microsoft Office" w:date="2022-07-10T11:38:00Z"/>
                <w:del w:id="1900" w:author="MIGUEL FUERTES FERNANDEZ" w:date="2022-08-06T19:38:00Z"/>
                <w:rFonts w:ascii="Arial" w:hAnsi="Arial" w:cs="Arial"/>
                <w:color w:val="000000"/>
              </w:rPr>
              <w:pPrChange w:id="1901" w:author="MIGUEL FUERTES FERNANDEZ" w:date="2022-08-06T19:31:00Z">
                <w:pPr>
                  <w:spacing w:after="0" w:line="240" w:lineRule="auto"/>
                </w:pPr>
              </w:pPrChange>
            </w:pPr>
            <w:ins w:id="1902" w:author="Usuario de Microsoft Office" w:date="2022-07-10T11:38:00Z">
              <w:del w:id="1903" w:author="MIGUEL FUERTES FERNANDEZ" w:date="2022-08-06T19:38:00Z">
                <w:r w:rsidRPr="00EE580E" w:rsidDel="00FA415F">
                  <w:rPr>
                    <w:rFonts w:ascii="Arial" w:hAnsi="Arial" w:cs="Arial"/>
                    <w:color w:val="000000"/>
                  </w:rPr>
                  <w:delText>id_caracteristica</w:delText>
                </w:r>
                <w:r w:rsidRPr="00EE580E" w:rsidDel="00FA415F">
                  <w:rPr>
                    <w:rStyle w:val="apple-converted-space"/>
                    <w:rFonts w:ascii="Arial" w:hAnsi="Arial" w:cs="Arial"/>
                    <w:color w:val="000000"/>
                  </w:rPr>
                  <w:delText> </w:delText>
                </w:r>
                <w:r w:rsidRPr="00EE580E" w:rsidDel="00FA415F">
                  <w:rPr>
                    <w:rStyle w:val="Emphasis"/>
                    <w:rFonts w:ascii="Arial" w:hAnsi="Arial" w:cs="Arial"/>
                    <w:color w:val="000000"/>
                  </w:rPr>
                  <w:delText>(fk)</w:delText>
                </w:r>
              </w:del>
            </w:ins>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13D382C" w14:textId="153C6B5E" w:rsidR="006C7ABB" w:rsidRPr="00EE580E" w:rsidDel="00FA415F" w:rsidRDefault="006C7ABB">
            <w:pPr>
              <w:spacing w:afterLines="120" w:after="288" w:line="360" w:lineRule="auto"/>
              <w:ind w:firstLine="709"/>
              <w:rPr>
                <w:ins w:id="1904" w:author="Usuario de Microsoft Office" w:date="2022-07-10T11:38:00Z"/>
                <w:del w:id="1905" w:author="MIGUEL FUERTES FERNANDEZ" w:date="2022-08-06T19:38:00Z"/>
                <w:rFonts w:ascii="Arial" w:hAnsi="Arial" w:cs="Arial"/>
                <w:color w:val="000000"/>
              </w:rPr>
              <w:pPrChange w:id="1906" w:author="MIGUEL FUERTES FERNANDEZ" w:date="2022-08-06T19:31:00Z">
                <w:pPr>
                  <w:spacing w:after="0" w:line="240" w:lineRule="auto"/>
                </w:pPr>
              </w:pPrChange>
            </w:pPr>
            <w:ins w:id="1907" w:author="Usuario de Microsoft Office" w:date="2022-07-10T11:38:00Z">
              <w:del w:id="1908" w:author="MIGUEL FUERTES FERNANDEZ" w:date="2022-08-06T19:38:00Z">
                <w:r w:rsidRPr="00EE580E" w:rsidDel="00FA415F">
                  <w:rPr>
                    <w:rFonts w:ascii="Arial" w:hAnsi="Arial" w:cs="Arial"/>
                    <w:color w:val="000000"/>
                  </w:rPr>
                  <w:delText>id_actividad</w:delText>
                </w:r>
                <w:r w:rsidRPr="00EE580E" w:rsidDel="00FA415F">
                  <w:rPr>
                    <w:rStyle w:val="apple-converted-space"/>
                    <w:rFonts w:ascii="Arial" w:hAnsi="Arial" w:cs="Arial"/>
                    <w:color w:val="000000"/>
                  </w:rPr>
                  <w:delText> </w:delText>
                </w:r>
                <w:r w:rsidRPr="00EE580E" w:rsidDel="00FA415F">
                  <w:rPr>
                    <w:rStyle w:val="Emphasis"/>
                    <w:rFonts w:ascii="Arial" w:hAnsi="Arial" w:cs="Arial"/>
                    <w:color w:val="000000"/>
                  </w:rPr>
                  <w:delText>(fk)</w:delText>
                </w:r>
              </w:del>
            </w:ins>
          </w:p>
        </w:tc>
      </w:tr>
      <w:tr w:rsidR="006C7ABB" w:rsidRPr="00EE580E" w:rsidDel="00FA415F" w14:paraId="11B65900" w14:textId="1998EE23" w:rsidTr="000E1AE9">
        <w:trPr>
          <w:ins w:id="1909" w:author="Usuario de Microsoft Office" w:date="2022-07-10T11:38:00Z"/>
          <w:del w:id="1910" w:author="MIGUEL FUERTES FERNANDEZ" w:date="2022-08-06T19:38:00Z"/>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88AE865" w14:textId="0AAB4F01" w:rsidR="006C7ABB" w:rsidRPr="00EE580E" w:rsidDel="00FA415F" w:rsidRDefault="006C7ABB">
            <w:pPr>
              <w:spacing w:afterLines="120" w:after="288" w:line="360" w:lineRule="auto"/>
              <w:ind w:firstLine="709"/>
              <w:rPr>
                <w:ins w:id="1911" w:author="Usuario de Microsoft Office" w:date="2022-07-10T11:38:00Z"/>
                <w:del w:id="1912" w:author="MIGUEL FUERTES FERNANDEZ" w:date="2022-08-06T19:38:00Z"/>
                <w:rFonts w:ascii="Arial" w:hAnsi="Arial" w:cs="Arial"/>
                <w:color w:val="000000"/>
              </w:rPr>
              <w:pPrChange w:id="1913" w:author="MIGUEL FUERTES FERNANDEZ" w:date="2022-08-06T19:31:00Z">
                <w:pPr>
                  <w:spacing w:after="0" w:line="240" w:lineRule="auto"/>
                </w:pPr>
              </w:pPrChange>
            </w:pPr>
            <w:ins w:id="1914" w:author="Usuario de Microsoft Office" w:date="2022-07-10T11:38:00Z">
              <w:del w:id="1915" w:author="MIGUEL FUERTES FERNANDEZ" w:date="2022-08-06T19:38:00Z">
                <w:r w:rsidRPr="00EE580E" w:rsidDel="00FA415F">
                  <w:rPr>
                    <w:rFonts w:ascii="Arial" w:hAnsi="Arial" w:cs="Arial"/>
                    <w:color w:val="000000"/>
                  </w:rPr>
                  <w:delText>importancia</w:delText>
                </w:r>
              </w:del>
            </w:ins>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402279B" w14:textId="21F04522" w:rsidR="006C7ABB" w:rsidRPr="00EE580E" w:rsidDel="00FA415F" w:rsidRDefault="006C7ABB">
            <w:pPr>
              <w:spacing w:afterLines="120" w:after="288" w:line="360" w:lineRule="auto"/>
              <w:ind w:firstLine="709"/>
              <w:rPr>
                <w:ins w:id="1916" w:author="Usuario de Microsoft Office" w:date="2022-07-10T11:38:00Z"/>
                <w:del w:id="1917" w:author="MIGUEL FUERTES FERNANDEZ" w:date="2022-08-06T19:38:00Z"/>
                <w:rFonts w:ascii="Arial" w:hAnsi="Arial" w:cs="Arial"/>
                <w:color w:val="000000"/>
              </w:rPr>
              <w:pPrChange w:id="1918" w:author="MIGUEL FUERTES FERNANDEZ" w:date="2022-08-06T19:31:00Z">
                <w:pPr>
                  <w:spacing w:after="0" w:line="240" w:lineRule="auto"/>
                </w:pPr>
              </w:pPrChange>
            </w:pPr>
            <w:ins w:id="1919" w:author="Usuario de Microsoft Office" w:date="2022-07-10T11:38:00Z">
              <w:del w:id="1920" w:author="MIGUEL FUERTES FERNANDEZ" w:date="2022-08-06T19:38:00Z">
                <w:r w:rsidRPr="00EE580E" w:rsidDel="00FA415F">
                  <w:rPr>
                    <w:rFonts w:ascii="Arial" w:hAnsi="Arial" w:cs="Arial"/>
                    <w:color w:val="000000"/>
                  </w:rPr>
                  <w:delText>fecha</w:delText>
                </w:r>
              </w:del>
            </w:ins>
          </w:p>
        </w:tc>
      </w:tr>
      <w:tr w:rsidR="006C7ABB" w:rsidRPr="00EE580E" w:rsidDel="00FA415F" w14:paraId="563C3D4C" w14:textId="669C3A03" w:rsidTr="000E1AE9">
        <w:trPr>
          <w:ins w:id="1921" w:author="Usuario de Microsoft Office" w:date="2022-07-10T11:38:00Z"/>
          <w:del w:id="1922" w:author="MIGUEL FUERTES FERNANDEZ" w:date="2022-08-06T19:38:00Z"/>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B8119DD" w14:textId="1AF484D1" w:rsidR="006C7ABB" w:rsidRPr="00EE580E" w:rsidDel="00FA415F" w:rsidRDefault="006C7ABB">
            <w:pPr>
              <w:spacing w:afterLines="120" w:after="288" w:line="360" w:lineRule="auto"/>
              <w:ind w:firstLine="709"/>
              <w:rPr>
                <w:ins w:id="1923" w:author="Usuario de Microsoft Office" w:date="2022-07-10T11:38:00Z"/>
                <w:del w:id="1924" w:author="MIGUEL FUERTES FERNANDEZ" w:date="2022-08-06T19:38:00Z"/>
                <w:rFonts w:ascii="Arial" w:hAnsi="Arial" w:cs="Arial"/>
                <w:color w:val="000000"/>
              </w:rPr>
              <w:pPrChange w:id="1925" w:author="MIGUEL FUERTES FERNANDEZ" w:date="2022-08-06T19:31:00Z">
                <w:pPr>
                  <w:spacing w:after="0" w:line="240" w:lineRule="auto"/>
                </w:pPr>
              </w:pPrChange>
            </w:pP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2C9E3FD" w14:textId="2F478A95" w:rsidR="006C7ABB" w:rsidRPr="00EE580E" w:rsidDel="00FA415F" w:rsidRDefault="006C7ABB">
            <w:pPr>
              <w:spacing w:afterLines="120" w:after="288" w:line="360" w:lineRule="auto"/>
              <w:ind w:firstLine="709"/>
              <w:rPr>
                <w:ins w:id="1926" w:author="Usuario de Microsoft Office" w:date="2022-07-10T11:38:00Z"/>
                <w:del w:id="1927" w:author="MIGUEL FUERTES FERNANDEZ" w:date="2022-08-06T19:38:00Z"/>
                <w:rFonts w:ascii="Arial" w:hAnsi="Arial" w:cs="Arial"/>
                <w:color w:val="000000"/>
              </w:rPr>
              <w:pPrChange w:id="1928" w:author="MIGUEL FUERTES FERNANDEZ" w:date="2022-08-06T19:31:00Z">
                <w:pPr>
                  <w:spacing w:after="0" w:line="240" w:lineRule="auto"/>
                </w:pPr>
              </w:pPrChange>
            </w:pPr>
            <w:ins w:id="1929" w:author="Usuario de Microsoft Office" w:date="2022-07-10T11:38:00Z">
              <w:del w:id="1930" w:author="MIGUEL FUERTES FERNANDEZ" w:date="2022-08-06T19:38:00Z">
                <w:r w:rsidRPr="00EE580E" w:rsidDel="00FA415F">
                  <w:rPr>
                    <w:rFonts w:ascii="Arial" w:hAnsi="Arial" w:cs="Arial"/>
                    <w:color w:val="000000"/>
                  </w:rPr>
                  <w:delText>comentarios</w:delText>
                </w:r>
              </w:del>
            </w:ins>
          </w:p>
        </w:tc>
      </w:tr>
      <w:tr w:rsidR="006C7ABB" w:rsidRPr="00EE580E" w:rsidDel="00FA415F" w14:paraId="6FA3083E" w14:textId="6F07E10C" w:rsidTr="000E1AE9">
        <w:trPr>
          <w:ins w:id="1931" w:author="Usuario de Microsoft Office" w:date="2022-07-10T11:38:00Z"/>
          <w:del w:id="1932" w:author="MIGUEL FUERTES FERNANDEZ" w:date="2022-08-06T19:38:00Z"/>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0086506" w14:textId="126A74A9" w:rsidR="006C7ABB" w:rsidRPr="00EE580E" w:rsidDel="00FA415F" w:rsidRDefault="006C7ABB">
            <w:pPr>
              <w:spacing w:afterLines="120" w:after="288" w:line="360" w:lineRule="auto"/>
              <w:ind w:firstLine="709"/>
              <w:rPr>
                <w:ins w:id="1933" w:author="Usuario de Microsoft Office" w:date="2022-07-10T11:38:00Z"/>
                <w:del w:id="1934" w:author="MIGUEL FUERTES FERNANDEZ" w:date="2022-08-06T19:38:00Z"/>
                <w:rFonts w:ascii="Arial" w:hAnsi="Arial" w:cs="Arial"/>
                <w:color w:val="000000"/>
              </w:rPr>
              <w:pPrChange w:id="1935" w:author="MIGUEL FUERTES FERNANDEZ" w:date="2022-08-06T19:31:00Z">
                <w:pPr>
                  <w:spacing w:after="0" w:line="240" w:lineRule="auto"/>
                </w:pPr>
              </w:pPrChange>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D187DE8" w14:textId="38C4C009" w:rsidR="006C7ABB" w:rsidRPr="00EE580E" w:rsidDel="00FA415F" w:rsidRDefault="006C7ABB">
            <w:pPr>
              <w:spacing w:afterLines="120" w:after="288" w:line="360" w:lineRule="auto"/>
              <w:ind w:firstLine="709"/>
              <w:rPr>
                <w:ins w:id="1936" w:author="Usuario de Microsoft Office" w:date="2022-07-10T11:38:00Z"/>
                <w:del w:id="1937" w:author="MIGUEL FUERTES FERNANDEZ" w:date="2022-08-06T19:38:00Z"/>
                <w:rFonts w:ascii="Arial" w:hAnsi="Arial" w:cs="Arial"/>
                <w:color w:val="000000"/>
              </w:rPr>
              <w:pPrChange w:id="1938" w:author="MIGUEL FUERTES FERNANDEZ" w:date="2022-08-06T19:31:00Z">
                <w:pPr>
                  <w:spacing w:after="0" w:line="240" w:lineRule="auto"/>
                </w:pPr>
              </w:pPrChange>
            </w:pPr>
            <w:ins w:id="1939" w:author="Usuario de Microsoft Office" w:date="2022-07-10T11:38:00Z">
              <w:del w:id="1940" w:author="MIGUEL FUERTES FERNANDEZ" w:date="2022-08-06T19:38:00Z">
                <w:r w:rsidRPr="00EE580E" w:rsidDel="00FA415F">
                  <w:rPr>
                    <w:rFonts w:ascii="Arial" w:hAnsi="Arial" w:cs="Arial"/>
                    <w:color w:val="000000"/>
                  </w:rPr>
                  <w:delText>valoracion</w:delText>
                </w:r>
              </w:del>
            </w:ins>
          </w:p>
        </w:tc>
      </w:tr>
    </w:tbl>
    <w:p w14:paraId="5C801FFE" w14:textId="7F286A48" w:rsidR="006C7ABB" w:rsidRPr="00EE580E" w:rsidDel="00FA415F" w:rsidRDefault="006C7ABB">
      <w:pPr>
        <w:pStyle w:val="Heading3"/>
        <w:shd w:val="clear" w:color="auto" w:fill="FFFFFF"/>
        <w:spacing w:before="300" w:afterLines="120" w:after="288" w:line="360" w:lineRule="auto"/>
        <w:ind w:firstLine="709"/>
        <w:rPr>
          <w:ins w:id="1941" w:author="Usuario de Microsoft Office" w:date="2022-07-10T11:38:00Z"/>
          <w:del w:id="1942" w:author="MIGUEL FUERTES FERNANDEZ" w:date="2022-08-06T19:38:00Z"/>
          <w:rFonts w:ascii="Arial" w:hAnsi="Arial" w:cs="Arial"/>
          <w:b/>
          <w:bCs/>
          <w:color w:val="000000"/>
          <w:sz w:val="22"/>
          <w:szCs w:val="22"/>
        </w:rPr>
        <w:pPrChange w:id="1943" w:author="MIGUEL FUERTES FERNANDEZ" w:date="2022-08-06T19:31:00Z">
          <w:pPr>
            <w:pStyle w:val="Heading3"/>
            <w:shd w:val="clear" w:color="auto" w:fill="FFFFFF"/>
            <w:spacing w:before="300" w:after="150"/>
          </w:pPr>
        </w:pPrChange>
      </w:pPr>
      <w:ins w:id="1944" w:author="Usuario de Microsoft Office" w:date="2022-07-10T11:38:00Z">
        <w:del w:id="1945" w:author="MIGUEL FUERTES FERNANDEZ" w:date="2022-08-06T19:38:00Z">
          <w:r w:rsidRPr="00EE580E" w:rsidDel="00FA415F">
            <w:rPr>
              <w:rFonts w:ascii="Arial" w:hAnsi="Arial" w:cs="Arial"/>
              <w:b/>
              <w:bCs/>
              <w:color w:val="000000"/>
              <w:sz w:val="22"/>
              <w:szCs w:val="22"/>
            </w:rPr>
            <w:delText>Tablas auxiliares</w:delText>
          </w:r>
        </w:del>
      </w:ins>
    </w:p>
    <w:tbl>
      <w:tblPr>
        <w:tblW w:w="0" w:type="auto"/>
        <w:shd w:val="clear" w:color="auto" w:fill="FFFFFF"/>
        <w:tblCellMar>
          <w:left w:w="0" w:type="dxa"/>
          <w:right w:w="0" w:type="dxa"/>
        </w:tblCellMar>
        <w:tblLook w:val="04A0" w:firstRow="1" w:lastRow="0" w:firstColumn="1" w:lastColumn="0" w:noHBand="0" w:noVBand="1"/>
      </w:tblPr>
      <w:tblGrid>
        <w:gridCol w:w="2188"/>
      </w:tblGrid>
      <w:tr w:rsidR="006C7ABB" w:rsidRPr="00EE580E" w:rsidDel="00FA415F" w14:paraId="65F52A1E" w14:textId="324FE9AE" w:rsidTr="000E1AE9">
        <w:trPr>
          <w:tblHeader/>
          <w:ins w:id="1946" w:author="Usuario de Microsoft Office" w:date="2022-07-10T11:38:00Z"/>
          <w:del w:id="1947" w:author="MIGUEL FUERTES FERNANDEZ" w:date="2022-08-06T19:38:00Z"/>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A583BA6" w14:textId="3AFDB685" w:rsidR="006C7ABB" w:rsidRPr="00EE580E" w:rsidDel="00FA415F" w:rsidRDefault="006C7ABB">
            <w:pPr>
              <w:spacing w:afterLines="120" w:after="288" w:line="360" w:lineRule="auto"/>
              <w:ind w:firstLine="709"/>
              <w:rPr>
                <w:ins w:id="1948" w:author="Usuario de Microsoft Office" w:date="2022-07-10T11:38:00Z"/>
                <w:del w:id="1949" w:author="MIGUEL FUERTES FERNANDEZ" w:date="2022-08-06T19:38:00Z"/>
                <w:rFonts w:ascii="Arial" w:hAnsi="Arial" w:cs="Arial"/>
                <w:b/>
                <w:bCs/>
                <w:color w:val="000000"/>
              </w:rPr>
              <w:pPrChange w:id="1950" w:author="MIGUEL FUERTES FERNANDEZ" w:date="2022-08-06T19:31:00Z">
                <w:pPr>
                  <w:spacing w:after="0" w:line="240" w:lineRule="auto"/>
                </w:pPr>
              </w:pPrChange>
            </w:pPr>
            <w:ins w:id="1951" w:author="Usuario de Microsoft Office" w:date="2022-07-10T11:38:00Z">
              <w:del w:id="1952" w:author="MIGUEL FUERTES FERNANDEZ" w:date="2022-08-06T19:38:00Z">
                <w:r w:rsidRPr="00EE580E" w:rsidDel="00FA415F">
                  <w:rPr>
                    <w:rFonts w:ascii="Arial" w:hAnsi="Arial" w:cs="Arial"/>
                    <w:b/>
                    <w:bCs/>
                    <w:color w:val="000000"/>
                  </w:rPr>
                  <w:delText>profesor</w:delText>
                </w:r>
              </w:del>
            </w:ins>
          </w:p>
        </w:tc>
      </w:tr>
      <w:tr w:rsidR="006C7ABB" w:rsidRPr="00EE580E" w:rsidDel="00FA415F" w14:paraId="67E08C80" w14:textId="6B86B3E9" w:rsidTr="000E1AE9">
        <w:trPr>
          <w:ins w:id="1953" w:author="Usuario de Microsoft Office" w:date="2022-07-10T11:38:00Z"/>
          <w:del w:id="1954" w:author="MIGUEL FUERTES FERNANDEZ" w:date="2022-08-06T19:38:00Z"/>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95DA070" w14:textId="12413B25" w:rsidR="006C7ABB" w:rsidRPr="00EE580E" w:rsidDel="00FA415F" w:rsidRDefault="006C7ABB">
            <w:pPr>
              <w:spacing w:afterLines="120" w:after="288" w:line="360" w:lineRule="auto"/>
              <w:ind w:firstLine="709"/>
              <w:rPr>
                <w:ins w:id="1955" w:author="Usuario de Microsoft Office" w:date="2022-07-10T11:38:00Z"/>
                <w:del w:id="1956" w:author="MIGUEL FUERTES FERNANDEZ" w:date="2022-08-06T19:38:00Z"/>
                <w:rFonts w:ascii="Arial" w:hAnsi="Arial" w:cs="Arial"/>
                <w:color w:val="000000"/>
              </w:rPr>
              <w:pPrChange w:id="1957" w:author="MIGUEL FUERTES FERNANDEZ" w:date="2022-08-06T19:31:00Z">
                <w:pPr>
                  <w:spacing w:after="0" w:line="240" w:lineRule="auto"/>
                </w:pPr>
              </w:pPrChange>
            </w:pPr>
            <w:ins w:id="1958" w:author="Usuario de Microsoft Office" w:date="2022-07-10T11:38:00Z">
              <w:del w:id="1959" w:author="MIGUEL FUERTES FERNANDEZ" w:date="2022-08-06T19:38:00Z">
                <w:r w:rsidRPr="00EE580E" w:rsidDel="00FA415F">
                  <w:rPr>
                    <w:rFonts w:ascii="Arial" w:hAnsi="Arial" w:cs="Arial"/>
                    <w:color w:val="000000"/>
                  </w:rPr>
                  <w:delText>id</w:delText>
                </w:r>
              </w:del>
            </w:ins>
          </w:p>
        </w:tc>
      </w:tr>
      <w:tr w:rsidR="006C7ABB" w:rsidRPr="00EE580E" w:rsidDel="00FA415F" w14:paraId="0653B8B5" w14:textId="0C3E0928" w:rsidTr="000E1AE9">
        <w:trPr>
          <w:ins w:id="1960" w:author="Usuario de Microsoft Office" w:date="2022-07-10T11:38:00Z"/>
          <w:del w:id="1961" w:author="MIGUEL FUERTES FERNANDEZ" w:date="2022-08-06T19:38:00Z"/>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C7B03F6" w14:textId="004FB0CB" w:rsidR="006C7ABB" w:rsidRPr="00EE580E" w:rsidDel="00FA415F" w:rsidRDefault="006C7ABB">
            <w:pPr>
              <w:spacing w:afterLines="120" w:after="288" w:line="360" w:lineRule="auto"/>
              <w:ind w:firstLine="709"/>
              <w:rPr>
                <w:ins w:id="1962" w:author="Usuario de Microsoft Office" w:date="2022-07-10T11:38:00Z"/>
                <w:del w:id="1963" w:author="MIGUEL FUERTES FERNANDEZ" w:date="2022-08-06T19:38:00Z"/>
                <w:rFonts w:ascii="Arial" w:hAnsi="Arial" w:cs="Arial"/>
                <w:color w:val="000000"/>
              </w:rPr>
              <w:pPrChange w:id="1964" w:author="MIGUEL FUERTES FERNANDEZ" w:date="2022-08-06T19:31:00Z">
                <w:pPr>
                  <w:spacing w:after="0" w:line="240" w:lineRule="auto"/>
                </w:pPr>
              </w:pPrChange>
            </w:pPr>
            <w:ins w:id="1965" w:author="Usuario de Microsoft Office" w:date="2022-07-10T11:38:00Z">
              <w:del w:id="1966" w:author="MIGUEL FUERTES FERNANDEZ" w:date="2022-08-06T19:38:00Z">
                <w:r w:rsidRPr="00EE580E" w:rsidDel="00FA415F">
                  <w:rPr>
                    <w:rFonts w:ascii="Arial" w:hAnsi="Arial" w:cs="Arial"/>
                    <w:color w:val="000000"/>
                  </w:rPr>
                  <w:delText>nombre</w:delText>
                </w:r>
              </w:del>
            </w:ins>
          </w:p>
        </w:tc>
      </w:tr>
      <w:tr w:rsidR="006C7ABB" w:rsidRPr="00EE580E" w:rsidDel="00FA415F" w14:paraId="6E78DEDD" w14:textId="3E453A73" w:rsidTr="000E1AE9">
        <w:trPr>
          <w:ins w:id="1967" w:author="Usuario de Microsoft Office" w:date="2022-07-10T11:38:00Z"/>
          <w:del w:id="1968" w:author="MIGUEL FUERTES FERNANDEZ" w:date="2022-08-06T19:38:00Z"/>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4E19E0B" w14:textId="580B22DC" w:rsidR="006C7ABB" w:rsidRPr="00EE580E" w:rsidDel="00FA415F" w:rsidRDefault="006C7ABB">
            <w:pPr>
              <w:spacing w:afterLines="120" w:after="288" w:line="360" w:lineRule="auto"/>
              <w:ind w:firstLine="709"/>
              <w:rPr>
                <w:ins w:id="1969" w:author="Usuario de Microsoft Office" w:date="2022-07-10T11:38:00Z"/>
                <w:del w:id="1970" w:author="MIGUEL FUERTES FERNANDEZ" w:date="2022-08-06T19:38:00Z"/>
                <w:rFonts w:ascii="Arial" w:hAnsi="Arial" w:cs="Arial"/>
                <w:color w:val="000000"/>
              </w:rPr>
              <w:pPrChange w:id="1971" w:author="MIGUEL FUERTES FERNANDEZ" w:date="2022-08-06T19:31:00Z">
                <w:pPr>
                  <w:spacing w:after="0" w:line="240" w:lineRule="auto"/>
                </w:pPr>
              </w:pPrChange>
            </w:pPr>
            <w:ins w:id="1972" w:author="Usuario de Microsoft Office" w:date="2022-07-10T11:38:00Z">
              <w:del w:id="1973" w:author="MIGUEL FUERTES FERNANDEZ" w:date="2022-08-06T19:38:00Z">
                <w:r w:rsidRPr="00EE580E" w:rsidDel="00FA415F">
                  <w:rPr>
                    <w:rFonts w:ascii="Arial" w:hAnsi="Arial" w:cs="Arial"/>
                    <w:color w:val="000000"/>
                  </w:rPr>
                  <w:delText>usuario</w:delText>
                </w:r>
              </w:del>
            </w:ins>
          </w:p>
        </w:tc>
      </w:tr>
      <w:tr w:rsidR="006C7ABB" w:rsidRPr="00EE580E" w:rsidDel="00FA415F" w14:paraId="6D858823" w14:textId="53DDD627" w:rsidTr="000E1AE9">
        <w:trPr>
          <w:ins w:id="1974" w:author="Usuario de Microsoft Office" w:date="2022-07-10T11:38:00Z"/>
          <w:del w:id="1975" w:author="MIGUEL FUERTES FERNANDEZ" w:date="2022-08-06T19:38:00Z"/>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E0AC071" w14:textId="2ED8F28D" w:rsidR="006C7ABB" w:rsidRPr="00EE580E" w:rsidDel="00FA415F" w:rsidRDefault="006C7ABB">
            <w:pPr>
              <w:spacing w:afterLines="120" w:after="288" w:line="360" w:lineRule="auto"/>
              <w:ind w:firstLine="709"/>
              <w:rPr>
                <w:ins w:id="1976" w:author="Usuario de Microsoft Office" w:date="2022-07-10T11:38:00Z"/>
                <w:del w:id="1977" w:author="MIGUEL FUERTES FERNANDEZ" w:date="2022-08-06T19:38:00Z"/>
                <w:rFonts w:ascii="Arial" w:hAnsi="Arial" w:cs="Arial"/>
                <w:color w:val="000000"/>
              </w:rPr>
              <w:pPrChange w:id="1978" w:author="MIGUEL FUERTES FERNANDEZ" w:date="2022-08-06T19:31:00Z">
                <w:pPr>
                  <w:spacing w:after="0" w:line="240" w:lineRule="auto"/>
                </w:pPr>
              </w:pPrChange>
            </w:pPr>
            <w:ins w:id="1979" w:author="Usuario de Microsoft Office" w:date="2022-07-10T11:38:00Z">
              <w:del w:id="1980" w:author="MIGUEL FUERTES FERNANDEZ" w:date="2022-08-06T19:38:00Z">
                <w:r w:rsidRPr="00EE580E" w:rsidDel="00FA415F">
                  <w:rPr>
                    <w:rFonts w:ascii="Arial" w:hAnsi="Arial" w:cs="Arial"/>
                    <w:color w:val="000000"/>
                  </w:rPr>
                  <w:delText>contraseña</w:delText>
                </w:r>
              </w:del>
            </w:ins>
          </w:p>
        </w:tc>
      </w:tr>
    </w:tbl>
    <w:p w14:paraId="36C4A5CB" w14:textId="5B62552B" w:rsidR="006C7ABB" w:rsidRPr="00EE580E" w:rsidDel="008E61BF" w:rsidRDefault="008E61BF" w:rsidP="00010E6C">
      <w:pPr>
        <w:spacing w:afterLines="150" w:after="360" w:line="360" w:lineRule="auto"/>
        <w:rPr>
          <w:del w:id="1981" w:author="MIGUEL FUERTES FERNANDEZ" w:date="2022-08-06T19:38:00Z"/>
          <w:rFonts w:ascii="Arial" w:hAnsi="Arial" w:cs="Arial"/>
          <w:color w:val="000000"/>
        </w:rPr>
      </w:pPr>
      <w:ins w:id="1982" w:author="MIGUEL FUERTES FERNANDEZ" w:date="2022-08-14T16:22:00Z">
        <w:r w:rsidRPr="00EE580E">
          <w:rPr>
            <w:rFonts w:ascii="Arial" w:hAnsi="Arial" w:cs="Arial"/>
            <w:color w:val="000000"/>
          </w:rPr>
          <w:t>Se propone</w:t>
        </w:r>
      </w:ins>
      <w:ins w:id="1983" w:author="MIGUEL FUERTES FERNANDEZ" w:date="2022-08-14T16:23:00Z">
        <w:r w:rsidRPr="00EE580E">
          <w:rPr>
            <w:rFonts w:ascii="Arial" w:hAnsi="Arial" w:cs="Arial"/>
            <w:color w:val="000000"/>
          </w:rPr>
          <w:t xml:space="preserve"> una aplicación web que permita al profesor modelar de alguna manera las características de su clase, de forma que facilite de alguna manera, primero implícitamente y en un futuro explícitamente la creación de grupos d</w:t>
        </w:r>
      </w:ins>
      <w:ins w:id="1984" w:author="MIGUEL FUERTES FERNANDEZ" w:date="2022-08-14T16:24:00Z">
        <w:r w:rsidRPr="00EE580E">
          <w:rPr>
            <w:rFonts w:ascii="Arial" w:hAnsi="Arial" w:cs="Arial"/>
            <w:color w:val="000000"/>
          </w:rPr>
          <w:t>entro del aula.</w:t>
        </w:r>
      </w:ins>
    </w:p>
    <w:p w14:paraId="1CF29C45" w14:textId="674F469E" w:rsidR="008E61BF" w:rsidRPr="00EE580E" w:rsidRDefault="008E61BF" w:rsidP="00010E6C">
      <w:pPr>
        <w:pStyle w:val="NormalWeb"/>
        <w:shd w:val="clear" w:color="auto" w:fill="FFFFFF"/>
        <w:spacing w:before="0" w:beforeAutospacing="0" w:afterLines="150" w:after="360" w:afterAutospacing="0" w:line="360" w:lineRule="auto"/>
        <w:ind w:firstLine="709"/>
        <w:rPr>
          <w:ins w:id="1985" w:author="MIGUEL FUERTES FERNANDEZ" w:date="2022-08-14T16:24:00Z"/>
          <w:rFonts w:ascii="Arial" w:eastAsiaTheme="minorHAnsi" w:hAnsi="Arial" w:cs="Arial"/>
          <w:color w:val="000000"/>
          <w:sz w:val="22"/>
          <w:szCs w:val="22"/>
          <w:lang w:val="es-ES_tradnl" w:eastAsia="en-US"/>
        </w:rPr>
      </w:pPr>
    </w:p>
    <w:p w14:paraId="6754F7DC" w14:textId="6810B9EE" w:rsidR="008E61BF" w:rsidRPr="00EE580E" w:rsidRDefault="008E61BF" w:rsidP="00010E6C">
      <w:pPr>
        <w:pStyle w:val="NormalWeb"/>
        <w:shd w:val="clear" w:color="auto" w:fill="FFFFFF"/>
        <w:spacing w:before="0" w:beforeAutospacing="0" w:afterLines="150" w:after="360" w:afterAutospacing="0" w:line="360" w:lineRule="auto"/>
        <w:ind w:firstLine="709"/>
        <w:rPr>
          <w:ins w:id="1986" w:author="MIGUEL FUERTES FERNANDEZ" w:date="2022-08-14T16:26:00Z"/>
          <w:rFonts w:ascii="Arial" w:eastAsiaTheme="minorHAnsi" w:hAnsi="Arial" w:cs="Arial"/>
          <w:color w:val="000000"/>
          <w:sz w:val="22"/>
          <w:szCs w:val="22"/>
          <w:lang w:val="es-ES_tradnl" w:eastAsia="en-US"/>
        </w:rPr>
      </w:pPr>
      <w:ins w:id="1987" w:author="MIGUEL FUERTES FERNANDEZ" w:date="2022-08-14T16:24:00Z">
        <w:r w:rsidRPr="00EE580E">
          <w:rPr>
            <w:rFonts w:ascii="Arial" w:eastAsiaTheme="minorHAnsi" w:hAnsi="Arial" w:cs="Arial"/>
            <w:color w:val="000000"/>
            <w:sz w:val="22"/>
            <w:szCs w:val="22"/>
            <w:lang w:val="es-ES_tradnl" w:eastAsia="en-US"/>
          </w:rPr>
          <w:t xml:space="preserve">En un primer momento se ofrece un sistema de gestión de estudiantes y </w:t>
        </w:r>
      </w:ins>
      <w:ins w:id="1988" w:author="MIGUEL FUERTES FERNANDEZ" w:date="2022-08-14T16:26:00Z">
        <w:r w:rsidRPr="00EE580E">
          <w:rPr>
            <w:rFonts w:ascii="Arial" w:eastAsiaTheme="minorHAnsi" w:hAnsi="Arial" w:cs="Arial"/>
            <w:color w:val="000000"/>
            <w:sz w:val="22"/>
            <w:szCs w:val="22"/>
            <w:lang w:val="es-ES_tradnl" w:eastAsia="en-US"/>
          </w:rPr>
          <w:t>asignaturas,</w:t>
        </w:r>
      </w:ins>
      <w:ins w:id="1989" w:author="MIGUEL FUERTES FERNANDEZ" w:date="2022-08-14T16:25:00Z">
        <w:r w:rsidRPr="00EE580E">
          <w:rPr>
            <w:rFonts w:ascii="Arial" w:eastAsiaTheme="minorHAnsi" w:hAnsi="Arial" w:cs="Arial"/>
            <w:color w:val="000000"/>
            <w:sz w:val="22"/>
            <w:szCs w:val="22"/>
            <w:lang w:val="es-ES_tradnl" w:eastAsia="en-US"/>
          </w:rPr>
          <w:t xml:space="preserve"> así como de profesores, con la capacidad de realizar Test Sociométricos para cada asignatura generando insights de quienes son los estudiantes de interés dentro del aula, lo</w:t>
        </w:r>
      </w:ins>
      <w:ins w:id="1990" w:author="MIGUEL FUERTES FERNANDEZ" w:date="2022-08-14T16:26:00Z">
        <w:r w:rsidRPr="00EE580E">
          <w:rPr>
            <w:rFonts w:ascii="Arial" w:eastAsiaTheme="minorHAnsi" w:hAnsi="Arial" w:cs="Arial"/>
            <w:color w:val="000000"/>
            <w:sz w:val="22"/>
            <w:szCs w:val="22"/>
            <w:lang w:val="es-ES_tradnl" w:eastAsia="en-US"/>
          </w:rPr>
          <w:t>s populares, los rechazados, los olvidados, etc…</w:t>
        </w:r>
      </w:ins>
    </w:p>
    <w:p w14:paraId="64B9D399" w14:textId="0808337F" w:rsidR="008E61BF" w:rsidRPr="00EE580E" w:rsidRDefault="0096174E" w:rsidP="00501048">
      <w:pPr>
        <w:pStyle w:val="Ttulo2plantilla"/>
        <w:rPr>
          <w:ins w:id="1991" w:author="MIGUEL FUERTES FERNANDEZ" w:date="2022-08-14T16:29:00Z"/>
        </w:rPr>
      </w:pPr>
      <w:bookmarkStart w:id="1992" w:name="_Toc112348070"/>
      <w:ins w:id="1993" w:author="MIGUEL FUERTES FERNANDEZ" w:date="2022-08-14T16:28:00Z">
        <w:r w:rsidRPr="00EE580E">
          <w:t>Requerimientos</w:t>
        </w:r>
      </w:ins>
      <w:bookmarkEnd w:id="1992"/>
    </w:p>
    <w:p w14:paraId="3DAC32BA" w14:textId="571C65C2" w:rsidR="0096174E" w:rsidRPr="00EE580E" w:rsidRDefault="001A3237">
      <w:pPr>
        <w:pStyle w:val="Contenidodelmarco"/>
        <w:spacing w:line="360" w:lineRule="auto"/>
        <w:rPr>
          <w:ins w:id="1994" w:author="MIGUEL FUERTES FERNANDEZ" w:date="2022-08-14T16:33:00Z"/>
          <w:rFonts w:eastAsiaTheme="minorHAnsi"/>
        </w:rPr>
        <w:pPrChange w:id="1995" w:author="MIGUEL FUERTES FERNANDEZ" w:date="2022-08-14T17:28:00Z">
          <w:pPr>
            <w:pStyle w:val="Contenidodelmarco"/>
          </w:pPr>
        </w:pPrChange>
      </w:pPr>
      <w:ins w:id="1996" w:author="MIGUEL FUERTES FERNANDEZ" w:date="2022-08-14T16:33:00Z">
        <w:r w:rsidRPr="00EE580E">
          <w:rPr>
            <w:rFonts w:eastAsiaTheme="minorHAnsi"/>
          </w:rPr>
          <w:t>Así la lista de requisitos o requerimientos es la siguiente:</w:t>
        </w:r>
      </w:ins>
    </w:p>
    <w:p w14:paraId="1228FCE1" w14:textId="1BE9FDEC" w:rsidR="00E12FDB" w:rsidRPr="00EE580E" w:rsidRDefault="009C6541">
      <w:pPr>
        <w:pStyle w:val="Contenidodelmarco"/>
        <w:numPr>
          <w:ilvl w:val="0"/>
          <w:numId w:val="18"/>
        </w:numPr>
        <w:spacing w:afterLines="120" w:after="288" w:line="360" w:lineRule="auto"/>
        <w:rPr>
          <w:ins w:id="1997" w:author="MIGUEL FUERTES FERNANDEZ" w:date="2022-08-14T16:34:00Z"/>
          <w:rFonts w:eastAsiaTheme="minorHAnsi"/>
          <w:b/>
          <w:bCs/>
          <w:rPrChange w:id="1998" w:author="MIGUEL FUERTES FERNANDEZ" w:date="2022-08-14T16:42:00Z">
            <w:rPr>
              <w:ins w:id="1999" w:author="MIGUEL FUERTES FERNANDEZ" w:date="2022-08-14T16:34:00Z"/>
              <w:rFonts w:eastAsiaTheme="minorHAnsi"/>
            </w:rPr>
          </w:rPrChange>
        </w:rPr>
        <w:pPrChange w:id="2000" w:author="MIGUEL FUERTES FERNANDEZ" w:date="2022-08-14T17:28:00Z">
          <w:pPr>
            <w:pStyle w:val="Contenidodelmarco"/>
            <w:numPr>
              <w:numId w:val="18"/>
            </w:numPr>
            <w:ind w:left="1069" w:hanging="360"/>
          </w:pPr>
        </w:pPrChange>
      </w:pPr>
      <w:ins w:id="2001" w:author="MIGUEL FUERTES FERNANDEZ" w:date="2022-08-14T16:33:00Z">
        <w:r w:rsidRPr="00EE580E">
          <w:rPr>
            <w:rFonts w:eastAsiaTheme="minorHAnsi"/>
            <w:b/>
            <w:bCs/>
            <w:rPrChange w:id="2002" w:author="MIGUEL FUERTES FERNANDEZ" w:date="2022-08-14T16:42:00Z">
              <w:rPr>
                <w:rFonts w:eastAsiaTheme="minorHAnsi"/>
              </w:rPr>
            </w:rPrChange>
          </w:rPr>
          <w:t>Yo como profesor quiero poder ver un listado de todos los estudiantes de la escuela (registrados en la plataforma</w:t>
        </w:r>
      </w:ins>
      <w:ins w:id="2003" w:author="MIGUEL FUERTES FERNANDEZ" w:date="2022-08-14T16:34:00Z">
        <w:r w:rsidRPr="00EE580E">
          <w:rPr>
            <w:rFonts w:eastAsiaTheme="minorHAnsi"/>
            <w:b/>
            <w:bCs/>
            <w:rPrChange w:id="2004" w:author="MIGUEL FUERTES FERNANDEZ" w:date="2022-08-14T16:42:00Z">
              <w:rPr>
                <w:rFonts w:eastAsiaTheme="minorHAnsi"/>
              </w:rPr>
            </w:rPrChange>
          </w:rPr>
          <w:t>)</w:t>
        </w:r>
      </w:ins>
      <w:ins w:id="2005" w:author="MIGUEL FUERTES FERNANDEZ" w:date="2022-08-14T16:42:00Z">
        <w:r w:rsidR="00EF5CDE" w:rsidRPr="00EE580E">
          <w:rPr>
            <w:rFonts w:eastAsiaTheme="minorHAnsi"/>
            <w:b/>
            <w:bCs/>
            <w:rPrChange w:id="2006" w:author="MIGUEL FUERTES FERNANDEZ" w:date="2022-08-14T16:42:00Z">
              <w:rPr>
                <w:rFonts w:eastAsiaTheme="minorHAnsi"/>
              </w:rPr>
            </w:rPrChange>
          </w:rPr>
          <w:t>:</w:t>
        </w:r>
        <w:r w:rsidR="00EF5CDE" w:rsidRPr="00EE580E">
          <w:rPr>
            <w:rFonts w:eastAsiaTheme="minorHAnsi"/>
            <w:b/>
            <w:bCs/>
          </w:rPr>
          <w:t xml:space="preserve"> </w:t>
        </w:r>
      </w:ins>
      <w:ins w:id="2007" w:author="MIGUEL FUERTES FERNANDEZ" w:date="2022-08-14T16:43:00Z">
        <w:r w:rsidR="00D76386" w:rsidRPr="00EE580E">
          <w:rPr>
            <w:rFonts w:eastAsiaTheme="minorHAnsi"/>
          </w:rPr>
          <w:t xml:space="preserve">Se espera de este requerimiento que se pueda ver un listado en una </w:t>
        </w:r>
      </w:ins>
      <w:ins w:id="2008" w:author="MIGUEL FUERTES FERNANDEZ" w:date="2022-08-14T16:44:00Z">
        <w:r w:rsidR="00D76386" w:rsidRPr="00EE580E">
          <w:rPr>
            <w:rFonts w:eastAsiaTheme="minorHAnsi"/>
          </w:rPr>
          <w:t>página</w:t>
        </w:r>
      </w:ins>
      <w:ins w:id="2009" w:author="MIGUEL FUERTES FERNANDEZ" w:date="2022-08-14T16:43:00Z">
        <w:r w:rsidR="00D76386" w:rsidRPr="00EE580E">
          <w:rPr>
            <w:rFonts w:eastAsiaTheme="minorHAnsi"/>
          </w:rPr>
          <w:t xml:space="preserve"> web con todos los alumnos presentes en el sistema, así como disponer de un botón de acceso rápido que filtre aquellos alumnos que no participen en alguna de las clases del pro</w:t>
        </w:r>
      </w:ins>
      <w:ins w:id="2010" w:author="MIGUEL FUERTES FERNANDEZ" w:date="2022-08-14T16:44:00Z">
        <w:r w:rsidR="00D76386" w:rsidRPr="00EE580E">
          <w:rPr>
            <w:rFonts w:eastAsiaTheme="minorHAnsi"/>
          </w:rPr>
          <w:t>fesor registrado en este momento.</w:t>
        </w:r>
      </w:ins>
    </w:p>
    <w:p w14:paraId="0E96FF3C" w14:textId="098C62EA" w:rsidR="00E12FDB" w:rsidRPr="00EE580E" w:rsidRDefault="009C6541">
      <w:pPr>
        <w:pStyle w:val="Contenidodelmarco"/>
        <w:numPr>
          <w:ilvl w:val="0"/>
          <w:numId w:val="18"/>
        </w:numPr>
        <w:spacing w:afterLines="120" w:after="288" w:line="360" w:lineRule="auto"/>
        <w:rPr>
          <w:ins w:id="2011" w:author="MIGUEL FUERTES FERNANDEZ" w:date="2022-08-14T16:35:00Z"/>
          <w:rFonts w:eastAsiaTheme="minorHAnsi"/>
          <w:b/>
          <w:bCs/>
          <w:rPrChange w:id="2012" w:author="MIGUEL FUERTES FERNANDEZ" w:date="2022-08-14T16:48:00Z">
            <w:rPr>
              <w:ins w:id="2013" w:author="MIGUEL FUERTES FERNANDEZ" w:date="2022-08-14T16:35:00Z"/>
              <w:rFonts w:eastAsiaTheme="minorHAnsi"/>
            </w:rPr>
          </w:rPrChange>
        </w:rPr>
        <w:pPrChange w:id="2014" w:author="MIGUEL FUERTES FERNANDEZ" w:date="2022-08-14T17:28:00Z">
          <w:pPr>
            <w:pStyle w:val="Contenidodelmarco"/>
            <w:numPr>
              <w:numId w:val="18"/>
            </w:numPr>
            <w:ind w:left="1069" w:hanging="360"/>
          </w:pPr>
        </w:pPrChange>
      </w:pPr>
      <w:ins w:id="2015" w:author="MIGUEL FUERTES FERNANDEZ" w:date="2022-08-14T16:34:00Z">
        <w:r w:rsidRPr="00EE580E">
          <w:rPr>
            <w:rFonts w:eastAsiaTheme="minorHAnsi"/>
            <w:b/>
            <w:bCs/>
            <w:rPrChange w:id="2016" w:author="MIGUEL FUERTES FERNANDEZ" w:date="2022-08-14T16:44:00Z">
              <w:rPr>
                <w:rFonts w:eastAsiaTheme="minorHAnsi"/>
              </w:rPr>
            </w:rPrChange>
          </w:rPr>
          <w:t>Yo como profesor quiero poder ver un listado de todas las asignaturas que se imparten en el centro</w:t>
        </w:r>
      </w:ins>
      <w:ins w:id="2017" w:author="MIGUEL FUERTES FERNANDEZ" w:date="2022-08-14T16:44:00Z">
        <w:r w:rsidR="00D76386" w:rsidRPr="00EE580E">
          <w:rPr>
            <w:rFonts w:eastAsiaTheme="minorHAnsi"/>
            <w:b/>
            <w:bCs/>
          </w:rPr>
          <w:t xml:space="preserve">: </w:t>
        </w:r>
      </w:ins>
      <w:ins w:id="2018" w:author="MIGUEL FUERTES FERNANDEZ" w:date="2022-08-14T16:45:00Z">
        <w:r w:rsidR="00807EE5" w:rsidRPr="00EE580E">
          <w:rPr>
            <w:rFonts w:eastAsiaTheme="minorHAnsi"/>
          </w:rPr>
          <w:t>Se espera de este requerimiento que se pueda ver un listado en una página web con todas las posibles asignaturas que se imparten en el centro.</w:t>
        </w:r>
      </w:ins>
    </w:p>
    <w:p w14:paraId="4E4BF3FD" w14:textId="33049858" w:rsidR="00E12FDB" w:rsidRPr="00EE580E" w:rsidRDefault="009C6541">
      <w:pPr>
        <w:pStyle w:val="Contenidodelmarco"/>
        <w:numPr>
          <w:ilvl w:val="0"/>
          <w:numId w:val="18"/>
        </w:numPr>
        <w:spacing w:afterLines="120" w:after="288" w:line="360" w:lineRule="auto"/>
        <w:rPr>
          <w:ins w:id="2019" w:author="MIGUEL FUERTES FERNANDEZ" w:date="2022-08-14T16:35:00Z"/>
          <w:rFonts w:eastAsiaTheme="minorHAnsi"/>
          <w:b/>
          <w:bCs/>
          <w:rPrChange w:id="2020" w:author="MIGUEL FUERTES FERNANDEZ" w:date="2022-08-14T16:46:00Z">
            <w:rPr>
              <w:ins w:id="2021" w:author="MIGUEL FUERTES FERNANDEZ" w:date="2022-08-14T16:35:00Z"/>
              <w:rFonts w:eastAsiaTheme="minorHAnsi"/>
            </w:rPr>
          </w:rPrChange>
        </w:rPr>
        <w:pPrChange w:id="2022" w:author="MIGUEL FUERTES FERNANDEZ" w:date="2022-08-14T17:28:00Z">
          <w:pPr>
            <w:pStyle w:val="Contenidodelmarco"/>
            <w:numPr>
              <w:numId w:val="18"/>
            </w:numPr>
            <w:ind w:left="1069" w:hanging="360"/>
          </w:pPr>
        </w:pPrChange>
      </w:pPr>
      <w:ins w:id="2023" w:author="MIGUEL FUERTES FERNANDEZ" w:date="2022-08-14T16:35:00Z">
        <w:r w:rsidRPr="00EE580E">
          <w:rPr>
            <w:rFonts w:eastAsiaTheme="minorHAnsi"/>
            <w:b/>
            <w:bCs/>
            <w:rPrChange w:id="2024" w:author="MIGUEL FUERTES FERNANDEZ" w:date="2022-08-14T16:46:00Z">
              <w:rPr>
                <w:rFonts w:eastAsiaTheme="minorHAnsi"/>
              </w:rPr>
            </w:rPrChange>
          </w:rPr>
          <w:t>Yo como profesor quiero poder editar y crear un perfil para un estudiante nuevo</w:t>
        </w:r>
      </w:ins>
      <w:ins w:id="2025" w:author="MIGUEL FUERTES FERNANDEZ" w:date="2022-08-14T16:45:00Z">
        <w:r w:rsidR="00807EE5" w:rsidRPr="00EE580E">
          <w:rPr>
            <w:rFonts w:eastAsiaTheme="minorHAnsi"/>
            <w:b/>
            <w:bCs/>
            <w:rPrChange w:id="2026" w:author="MIGUEL FUERTES FERNANDEZ" w:date="2022-08-14T16:46:00Z">
              <w:rPr>
                <w:rFonts w:eastAsiaTheme="minorHAnsi"/>
              </w:rPr>
            </w:rPrChange>
          </w:rPr>
          <w:t>:</w:t>
        </w:r>
      </w:ins>
      <w:ins w:id="2027" w:author="MIGUEL FUERTES FERNANDEZ" w:date="2022-08-14T16:46:00Z">
        <w:r w:rsidR="00807EE5" w:rsidRPr="00EE580E">
          <w:rPr>
            <w:rFonts w:eastAsiaTheme="minorHAnsi"/>
            <w:b/>
            <w:bCs/>
          </w:rPr>
          <w:t xml:space="preserve"> </w:t>
        </w:r>
        <w:r w:rsidR="007701B5" w:rsidRPr="00EE580E">
          <w:rPr>
            <w:rFonts w:eastAsiaTheme="minorHAnsi"/>
          </w:rPr>
          <w:t xml:space="preserve">Se espera de este requerimiento que se pueda entrar a una </w:t>
        </w:r>
      </w:ins>
      <w:ins w:id="2028" w:author="MIGUEL FUERTES FERNANDEZ" w:date="2022-08-14T16:47:00Z">
        <w:r w:rsidR="007701B5" w:rsidRPr="00EE580E">
          <w:rPr>
            <w:rFonts w:eastAsiaTheme="minorHAnsi"/>
          </w:rPr>
          <w:t>página</w:t>
        </w:r>
      </w:ins>
      <w:ins w:id="2029" w:author="MIGUEL FUERTES FERNANDEZ" w:date="2022-08-14T16:46:00Z">
        <w:r w:rsidR="007701B5" w:rsidRPr="00EE580E">
          <w:rPr>
            <w:rFonts w:eastAsiaTheme="minorHAnsi"/>
          </w:rPr>
          <w:t xml:space="preserve"> de edición/creación de estudiantes</w:t>
        </w:r>
      </w:ins>
      <w:ins w:id="2030" w:author="MIGUEL FUERTES FERNANDEZ" w:date="2022-08-14T16:47:00Z">
        <w:r w:rsidR="007701B5" w:rsidRPr="00EE580E">
          <w:rPr>
            <w:rFonts w:eastAsiaTheme="minorHAnsi"/>
          </w:rPr>
          <w:t xml:space="preserve"> afín de que un profesor pueda cambiar detalles específicos del estudiante.</w:t>
        </w:r>
      </w:ins>
    </w:p>
    <w:p w14:paraId="39A69065" w14:textId="32437E37" w:rsidR="005D4395" w:rsidRPr="00EE580E" w:rsidRDefault="009C6541">
      <w:pPr>
        <w:pStyle w:val="Contenidodelmarco"/>
        <w:numPr>
          <w:ilvl w:val="0"/>
          <w:numId w:val="18"/>
        </w:numPr>
        <w:spacing w:afterLines="120" w:after="288" w:line="360" w:lineRule="auto"/>
        <w:rPr>
          <w:ins w:id="2031" w:author="MIGUEL FUERTES FERNANDEZ" w:date="2022-08-14T17:10:00Z"/>
          <w:rFonts w:eastAsiaTheme="minorHAnsi"/>
          <w:b/>
          <w:bCs/>
        </w:rPr>
        <w:pPrChange w:id="2032" w:author="MIGUEL FUERTES FERNANDEZ" w:date="2022-08-14T17:28:00Z">
          <w:pPr>
            <w:pStyle w:val="Contenidodelmarco"/>
            <w:numPr>
              <w:numId w:val="18"/>
            </w:numPr>
            <w:ind w:left="1069" w:hanging="360"/>
          </w:pPr>
        </w:pPrChange>
      </w:pPr>
      <w:ins w:id="2033" w:author="MIGUEL FUERTES FERNANDEZ" w:date="2022-08-14T16:35:00Z">
        <w:r w:rsidRPr="00EE580E">
          <w:rPr>
            <w:rFonts w:eastAsiaTheme="minorHAnsi"/>
            <w:b/>
            <w:bCs/>
            <w:rPrChange w:id="2034" w:author="MIGUEL FUERTES FERNANDEZ" w:date="2022-08-14T16:47:00Z">
              <w:rPr>
                <w:rFonts w:eastAsiaTheme="minorHAnsi"/>
              </w:rPr>
            </w:rPrChange>
          </w:rPr>
          <w:t>Yo como profesor quiero poder editar y crear asignaturas, así como cambiar qu</w:t>
        </w:r>
      </w:ins>
      <w:ins w:id="2035" w:author="MIGUEL FUERTES FERNANDEZ" w:date="2022-08-14T16:36:00Z">
        <w:r w:rsidRPr="00EE580E">
          <w:rPr>
            <w:rFonts w:eastAsiaTheme="minorHAnsi"/>
            <w:b/>
            <w:bCs/>
            <w:rPrChange w:id="2036" w:author="MIGUEL FUERTES FERNANDEZ" w:date="2022-08-14T16:47:00Z">
              <w:rPr>
                <w:rFonts w:eastAsiaTheme="minorHAnsi"/>
              </w:rPr>
            </w:rPrChange>
          </w:rPr>
          <w:t>e estudiante participa o no de la asignatura</w:t>
        </w:r>
      </w:ins>
      <w:ins w:id="2037" w:author="MIGUEL FUERTES FERNANDEZ" w:date="2022-08-14T16:47:00Z">
        <w:r w:rsidR="007701B5" w:rsidRPr="00EE580E">
          <w:rPr>
            <w:rFonts w:eastAsiaTheme="minorHAnsi"/>
            <w:b/>
            <w:bCs/>
          </w:rPr>
          <w:t xml:space="preserve">: </w:t>
        </w:r>
        <w:r w:rsidR="007701B5" w:rsidRPr="00EE580E">
          <w:rPr>
            <w:rFonts w:eastAsiaTheme="minorHAnsi"/>
          </w:rPr>
          <w:t xml:space="preserve">Se espera de este requerimiento que se pueda entrar a una </w:t>
        </w:r>
      </w:ins>
      <w:ins w:id="2038" w:author="MIGUEL FUERTES FERNANDEZ" w:date="2022-08-14T16:48:00Z">
        <w:r w:rsidR="007701B5" w:rsidRPr="00EE580E">
          <w:rPr>
            <w:rFonts w:eastAsiaTheme="minorHAnsi"/>
          </w:rPr>
          <w:t>página</w:t>
        </w:r>
      </w:ins>
      <w:ins w:id="2039" w:author="MIGUEL FUERTES FERNANDEZ" w:date="2022-08-14T16:47:00Z">
        <w:r w:rsidR="007701B5" w:rsidRPr="00EE580E">
          <w:rPr>
            <w:rFonts w:eastAsiaTheme="minorHAnsi"/>
          </w:rPr>
          <w:t xml:space="preserve"> de edición/creación de Asignaturas. Se </w:t>
        </w:r>
      </w:ins>
      <w:ins w:id="2040" w:author="MIGUEL FUERTES FERNANDEZ" w:date="2022-08-14T16:48:00Z">
        <w:r w:rsidR="007701B5" w:rsidRPr="00EE580E">
          <w:rPr>
            <w:rFonts w:eastAsiaTheme="minorHAnsi"/>
          </w:rPr>
          <w:t>rellenarán los campos</w:t>
        </w:r>
        <w:r w:rsidR="00E12FDB" w:rsidRPr="00EE580E">
          <w:rPr>
            <w:rFonts w:eastAsiaTheme="minorHAnsi"/>
          </w:rPr>
          <w:t xml:space="preserve"> necesarios para identificar una asignatura, así como se seleccionarán los alumnos que participan de dicha asignatura. Solo los profesores de las asignaturas podrán editar dicha asignatura.</w:t>
        </w:r>
      </w:ins>
    </w:p>
    <w:p w14:paraId="5ED68BAB" w14:textId="32EBA686" w:rsidR="00E12FDB" w:rsidRPr="00EE580E" w:rsidRDefault="005D4395">
      <w:pPr>
        <w:pStyle w:val="Contenidodelmarco"/>
        <w:numPr>
          <w:ilvl w:val="0"/>
          <w:numId w:val="18"/>
        </w:numPr>
        <w:spacing w:afterLines="120" w:after="288" w:line="360" w:lineRule="auto"/>
        <w:rPr>
          <w:ins w:id="2041" w:author="MIGUEL FUERTES FERNANDEZ" w:date="2022-08-14T16:36:00Z"/>
          <w:rFonts w:eastAsiaTheme="minorHAnsi"/>
          <w:b/>
          <w:bCs/>
          <w:rPrChange w:id="2042" w:author="MIGUEL FUERTES FERNANDEZ" w:date="2022-08-14T16:47:00Z">
            <w:rPr>
              <w:ins w:id="2043" w:author="MIGUEL FUERTES FERNANDEZ" w:date="2022-08-14T16:36:00Z"/>
              <w:rFonts w:eastAsiaTheme="minorHAnsi"/>
            </w:rPr>
          </w:rPrChange>
        </w:rPr>
        <w:pPrChange w:id="2044" w:author="MIGUEL FUERTES FERNANDEZ" w:date="2022-08-14T17:28:00Z">
          <w:pPr>
            <w:pStyle w:val="Contenidodelmarco"/>
            <w:numPr>
              <w:numId w:val="18"/>
            </w:numPr>
            <w:ind w:left="1069" w:hanging="360"/>
          </w:pPr>
        </w:pPrChange>
      </w:pPr>
      <w:ins w:id="2045" w:author="MIGUEL FUERTES FERNANDEZ" w:date="2022-08-14T17:10:00Z">
        <w:r w:rsidRPr="00EE580E">
          <w:rPr>
            <w:rFonts w:eastAsiaTheme="minorHAnsi"/>
            <w:b/>
            <w:bCs/>
          </w:rPr>
          <w:t>Yo como profesor quiero poder iniciar sesión y editar mi perfil</w:t>
        </w:r>
      </w:ins>
      <w:ins w:id="2046" w:author="MIGUEL FUERTES FERNANDEZ" w:date="2022-08-14T17:11:00Z">
        <w:r w:rsidRPr="00EE580E">
          <w:rPr>
            <w:rFonts w:eastAsiaTheme="minorHAnsi"/>
            <w:b/>
            <w:bCs/>
          </w:rPr>
          <w:t xml:space="preserve">: </w:t>
        </w:r>
        <w:r w:rsidRPr="00EE580E">
          <w:rPr>
            <w:rFonts w:eastAsiaTheme="minorHAnsi"/>
          </w:rPr>
          <w:t xml:space="preserve">Se espera de este requerimiento que se muestre una </w:t>
        </w:r>
      </w:ins>
      <w:ins w:id="2047" w:author="MIGUEL FUERTES FERNANDEZ" w:date="2022-08-14T17:12:00Z">
        <w:r w:rsidR="00286994" w:rsidRPr="00EE580E">
          <w:rPr>
            <w:rFonts w:eastAsiaTheme="minorHAnsi"/>
          </w:rPr>
          <w:t>página</w:t>
        </w:r>
      </w:ins>
      <w:ins w:id="2048" w:author="MIGUEL FUERTES FERNANDEZ" w:date="2022-08-14T17:11:00Z">
        <w:r w:rsidRPr="00EE580E">
          <w:rPr>
            <w:rFonts w:eastAsiaTheme="minorHAnsi"/>
          </w:rPr>
          <w:t xml:space="preserve"> de inicio de </w:t>
        </w:r>
      </w:ins>
      <w:r w:rsidR="00700E30" w:rsidRPr="00EE580E">
        <w:rPr>
          <w:rFonts w:eastAsiaTheme="minorHAnsi"/>
        </w:rPr>
        <w:t>sesión,</w:t>
      </w:r>
      <w:ins w:id="2049" w:author="MIGUEL FUERTES FERNANDEZ" w:date="2022-08-14T17:11:00Z">
        <w:r w:rsidRPr="00EE580E">
          <w:rPr>
            <w:rFonts w:eastAsiaTheme="minorHAnsi"/>
          </w:rPr>
          <w:t xml:space="preserve"> así como una </w:t>
        </w:r>
      </w:ins>
      <w:ins w:id="2050" w:author="MIGUEL FUERTES FERNANDEZ" w:date="2022-08-14T17:12:00Z">
        <w:r w:rsidR="00286994" w:rsidRPr="00EE580E">
          <w:rPr>
            <w:rFonts w:eastAsiaTheme="minorHAnsi"/>
          </w:rPr>
          <w:t>página</w:t>
        </w:r>
      </w:ins>
      <w:ins w:id="2051" w:author="MIGUEL FUERTES FERNANDEZ" w:date="2022-08-14T17:11:00Z">
        <w:r w:rsidRPr="00EE580E">
          <w:rPr>
            <w:rFonts w:eastAsiaTheme="minorHAnsi"/>
          </w:rPr>
          <w:t xml:space="preserve"> de edición de perfil del profesor. El profesor será el “usuario” del sistema, será quien </w:t>
        </w:r>
        <w:r w:rsidR="00286994" w:rsidRPr="00EE580E">
          <w:rPr>
            <w:rFonts w:eastAsiaTheme="minorHAnsi"/>
          </w:rPr>
          <w:t xml:space="preserve">podrá iniciar sesión y quien </w:t>
        </w:r>
      </w:ins>
      <w:ins w:id="2052" w:author="MIGUEL FUERTES FERNANDEZ" w:date="2022-08-14T17:12:00Z">
        <w:r w:rsidR="00286994" w:rsidRPr="00EE580E">
          <w:rPr>
            <w:rFonts w:eastAsiaTheme="minorHAnsi"/>
          </w:rPr>
          <w:t>controlará</w:t>
        </w:r>
      </w:ins>
      <w:ins w:id="2053" w:author="MIGUEL FUERTES FERNANDEZ" w:date="2022-08-14T17:11:00Z">
        <w:r w:rsidR="00286994" w:rsidRPr="00EE580E">
          <w:rPr>
            <w:rFonts w:eastAsiaTheme="minorHAnsi"/>
          </w:rPr>
          <w:t xml:space="preserve"> toda la plataforma.</w:t>
        </w:r>
      </w:ins>
    </w:p>
    <w:p w14:paraId="678C82ED" w14:textId="21229968" w:rsidR="0030067B" w:rsidRPr="00EE580E" w:rsidRDefault="009C6541">
      <w:pPr>
        <w:pStyle w:val="Contenidodelmarco"/>
        <w:numPr>
          <w:ilvl w:val="0"/>
          <w:numId w:val="18"/>
        </w:numPr>
        <w:spacing w:afterLines="120" w:after="288" w:line="360" w:lineRule="auto"/>
        <w:rPr>
          <w:ins w:id="2054" w:author="MIGUEL FUERTES FERNANDEZ" w:date="2022-08-14T16:36:00Z"/>
          <w:rFonts w:eastAsiaTheme="minorHAnsi"/>
          <w:b/>
          <w:bCs/>
          <w:rPrChange w:id="2055" w:author="MIGUEL FUERTES FERNANDEZ" w:date="2022-08-14T17:06:00Z">
            <w:rPr>
              <w:ins w:id="2056" w:author="MIGUEL FUERTES FERNANDEZ" w:date="2022-08-14T16:36:00Z"/>
              <w:rFonts w:eastAsiaTheme="minorHAnsi"/>
            </w:rPr>
          </w:rPrChange>
        </w:rPr>
        <w:pPrChange w:id="2057" w:author="MIGUEL FUERTES FERNANDEZ" w:date="2022-08-14T17:28:00Z">
          <w:pPr>
            <w:pStyle w:val="Contenidodelmarco"/>
            <w:numPr>
              <w:numId w:val="18"/>
            </w:numPr>
            <w:ind w:left="1069" w:hanging="360"/>
          </w:pPr>
        </w:pPrChange>
      </w:pPr>
      <w:ins w:id="2058" w:author="MIGUEL FUERTES FERNANDEZ" w:date="2022-08-14T16:36:00Z">
        <w:r w:rsidRPr="00EE580E">
          <w:rPr>
            <w:rFonts w:eastAsiaTheme="minorHAnsi"/>
            <w:b/>
            <w:bCs/>
            <w:rPrChange w:id="2059" w:author="MIGUEL FUERTES FERNANDEZ" w:date="2022-08-14T17:06:00Z">
              <w:rPr>
                <w:rFonts w:eastAsiaTheme="minorHAnsi"/>
              </w:rPr>
            </w:rPrChange>
          </w:rPr>
          <w:t xml:space="preserve">Yo como </w:t>
        </w:r>
      </w:ins>
      <w:ins w:id="2060" w:author="MIGUEL FUERTES FERNANDEZ" w:date="2022-08-14T17:08:00Z">
        <w:r w:rsidR="005D4395" w:rsidRPr="00EE580E">
          <w:rPr>
            <w:rFonts w:eastAsiaTheme="minorHAnsi"/>
            <w:b/>
            <w:bCs/>
          </w:rPr>
          <w:t>profesor quier</w:t>
        </w:r>
      </w:ins>
      <w:ins w:id="2061" w:author="MIGUEL FUERTES FERNANDEZ" w:date="2022-08-14T17:09:00Z">
        <w:r w:rsidR="005D4395" w:rsidRPr="00EE580E">
          <w:rPr>
            <w:rFonts w:eastAsiaTheme="minorHAnsi"/>
            <w:b/>
            <w:bCs/>
          </w:rPr>
          <w:t xml:space="preserve">o poder elegir las clases en las que participo: </w:t>
        </w:r>
        <w:r w:rsidR="005D4395" w:rsidRPr="00EE580E">
          <w:rPr>
            <w:rFonts w:eastAsiaTheme="minorHAnsi"/>
          </w:rPr>
          <w:t>Se espera de</w:t>
        </w:r>
      </w:ins>
      <w:ins w:id="2062" w:author="MIGUEL FUERTES FERNANDEZ" w:date="2022-08-14T17:10:00Z">
        <w:r w:rsidR="005D4395" w:rsidRPr="00EE580E">
          <w:rPr>
            <w:rFonts w:eastAsiaTheme="minorHAnsi"/>
          </w:rPr>
          <w:t xml:space="preserve"> este requerimiento que se muestre una ventana (la edición del perfil del profesor) donde poder seleccionar las clases en las que participa.</w:t>
        </w:r>
      </w:ins>
    </w:p>
    <w:p w14:paraId="165684DF" w14:textId="47A23DC1" w:rsidR="0030067B" w:rsidRPr="00EE580E" w:rsidRDefault="009C6541">
      <w:pPr>
        <w:pStyle w:val="Contenidodelmarco"/>
        <w:numPr>
          <w:ilvl w:val="0"/>
          <w:numId w:val="18"/>
        </w:numPr>
        <w:spacing w:afterLines="120" w:after="288" w:line="360" w:lineRule="auto"/>
        <w:rPr>
          <w:ins w:id="2063" w:author="MIGUEL FUERTES FERNANDEZ" w:date="2022-08-14T16:36:00Z"/>
          <w:rFonts w:eastAsiaTheme="minorHAnsi"/>
          <w:b/>
          <w:bCs/>
          <w:rPrChange w:id="2064" w:author="MIGUEL FUERTES FERNANDEZ" w:date="2022-08-14T17:13:00Z">
            <w:rPr>
              <w:ins w:id="2065" w:author="MIGUEL FUERTES FERNANDEZ" w:date="2022-08-14T16:36:00Z"/>
              <w:rFonts w:eastAsiaTheme="minorHAnsi"/>
            </w:rPr>
          </w:rPrChange>
        </w:rPr>
        <w:pPrChange w:id="2066" w:author="MIGUEL FUERTES FERNANDEZ" w:date="2022-08-14T17:28:00Z">
          <w:pPr>
            <w:pStyle w:val="Contenidodelmarco"/>
            <w:numPr>
              <w:numId w:val="18"/>
            </w:numPr>
            <w:ind w:left="1069" w:hanging="360"/>
          </w:pPr>
        </w:pPrChange>
      </w:pPr>
      <w:ins w:id="2067" w:author="MIGUEL FUERTES FERNANDEZ" w:date="2022-08-14T16:36:00Z">
        <w:r w:rsidRPr="00EE580E">
          <w:rPr>
            <w:rFonts w:eastAsiaTheme="minorHAnsi"/>
            <w:b/>
            <w:bCs/>
            <w:rPrChange w:id="2068" w:author="MIGUEL FUERTES FERNANDEZ" w:date="2022-08-14T17:13:00Z">
              <w:rPr>
                <w:rFonts w:eastAsiaTheme="minorHAnsi"/>
              </w:rPr>
            </w:rPrChange>
          </w:rPr>
          <w:t>Yo como profesor administrador, quiero poder crear nuevos profesores</w:t>
        </w:r>
      </w:ins>
      <w:ins w:id="2069" w:author="MIGUEL FUERTES FERNANDEZ" w:date="2022-08-14T17:12:00Z">
        <w:r w:rsidR="0030067B" w:rsidRPr="00EE580E">
          <w:rPr>
            <w:rFonts w:eastAsiaTheme="minorHAnsi"/>
            <w:b/>
            <w:bCs/>
            <w:rPrChange w:id="2070" w:author="MIGUEL FUERTES FERNANDEZ" w:date="2022-08-14T17:13:00Z">
              <w:rPr>
                <w:rFonts w:eastAsiaTheme="minorHAnsi"/>
              </w:rPr>
            </w:rPrChange>
          </w:rPr>
          <w:t>:</w:t>
        </w:r>
      </w:ins>
      <w:ins w:id="2071" w:author="MIGUEL FUERTES FERNANDEZ" w:date="2022-08-14T17:13:00Z">
        <w:r w:rsidR="0030067B" w:rsidRPr="00EE580E">
          <w:rPr>
            <w:rFonts w:eastAsiaTheme="minorHAnsi"/>
            <w:b/>
            <w:bCs/>
          </w:rPr>
          <w:t xml:space="preserve"> </w:t>
        </w:r>
        <w:r w:rsidR="0030067B" w:rsidRPr="00EE580E">
          <w:rPr>
            <w:rFonts w:eastAsiaTheme="minorHAnsi"/>
          </w:rPr>
          <w:t xml:space="preserve">Además de profesores comunes, el sistema puede identificar a profesores con permisos de administración. Se espera de este requerimiento que dichos profesores puedan acceder a una </w:t>
        </w:r>
      </w:ins>
      <w:ins w:id="2072" w:author="MIGUEL FUERTES FERNANDEZ" w:date="2022-08-14T17:14:00Z">
        <w:r w:rsidR="0030067B" w:rsidRPr="00EE580E">
          <w:rPr>
            <w:rFonts w:eastAsiaTheme="minorHAnsi"/>
          </w:rPr>
          <w:t>página</w:t>
        </w:r>
      </w:ins>
      <w:ins w:id="2073" w:author="MIGUEL FUERTES FERNANDEZ" w:date="2022-08-14T17:13:00Z">
        <w:r w:rsidR="0030067B" w:rsidRPr="00EE580E">
          <w:rPr>
            <w:rFonts w:eastAsiaTheme="minorHAnsi"/>
          </w:rPr>
          <w:t xml:space="preserve"> especial de gestión de profesores. Aquí se podrán dar de alta nuevos pr</w:t>
        </w:r>
      </w:ins>
      <w:ins w:id="2074" w:author="MIGUEL FUERTES FERNANDEZ" w:date="2022-08-14T17:14:00Z">
        <w:r w:rsidR="0030067B" w:rsidRPr="00EE580E">
          <w:rPr>
            <w:rFonts w:eastAsiaTheme="minorHAnsi"/>
          </w:rPr>
          <w:t>ofesores.</w:t>
        </w:r>
      </w:ins>
    </w:p>
    <w:p w14:paraId="7BFFB4E2" w14:textId="756EBB56" w:rsidR="0030067B" w:rsidRPr="00EE580E" w:rsidRDefault="009C6541">
      <w:pPr>
        <w:pStyle w:val="Contenidodelmarco"/>
        <w:numPr>
          <w:ilvl w:val="0"/>
          <w:numId w:val="18"/>
        </w:numPr>
        <w:spacing w:afterLines="120" w:after="288" w:line="360" w:lineRule="auto"/>
        <w:rPr>
          <w:ins w:id="2075" w:author="MIGUEL FUERTES FERNANDEZ" w:date="2022-08-14T16:37:00Z"/>
          <w:rFonts w:eastAsiaTheme="minorHAnsi"/>
          <w:b/>
          <w:bCs/>
          <w:rPrChange w:id="2076" w:author="MIGUEL FUERTES FERNANDEZ" w:date="2022-08-14T17:14:00Z">
            <w:rPr>
              <w:ins w:id="2077" w:author="MIGUEL FUERTES FERNANDEZ" w:date="2022-08-14T16:37:00Z"/>
              <w:rFonts w:eastAsiaTheme="minorHAnsi"/>
            </w:rPr>
          </w:rPrChange>
        </w:rPr>
        <w:pPrChange w:id="2078" w:author="MIGUEL FUERTES FERNANDEZ" w:date="2022-08-14T17:28:00Z">
          <w:pPr>
            <w:pStyle w:val="Contenidodelmarco"/>
            <w:numPr>
              <w:numId w:val="18"/>
            </w:numPr>
            <w:ind w:left="1069" w:hanging="360"/>
          </w:pPr>
        </w:pPrChange>
      </w:pPr>
      <w:ins w:id="2079" w:author="MIGUEL FUERTES FERNANDEZ" w:date="2022-08-14T16:36:00Z">
        <w:r w:rsidRPr="00EE580E">
          <w:rPr>
            <w:rFonts w:eastAsiaTheme="minorHAnsi"/>
            <w:b/>
            <w:bCs/>
            <w:rPrChange w:id="2080" w:author="MIGUEL FUERTES FERNANDEZ" w:date="2022-08-14T17:14:00Z">
              <w:rPr>
                <w:rFonts w:eastAsiaTheme="minorHAnsi"/>
              </w:rPr>
            </w:rPrChange>
          </w:rPr>
          <w:t xml:space="preserve">Yo como profesor administrador, quiero poder </w:t>
        </w:r>
      </w:ins>
      <w:ins w:id="2081" w:author="MIGUEL FUERTES FERNANDEZ" w:date="2022-08-14T16:37:00Z">
        <w:r w:rsidRPr="00EE580E">
          <w:rPr>
            <w:rFonts w:eastAsiaTheme="minorHAnsi"/>
            <w:b/>
            <w:bCs/>
            <w:rPrChange w:id="2082" w:author="MIGUEL FUERTES FERNANDEZ" w:date="2022-08-14T17:14:00Z">
              <w:rPr>
                <w:rFonts w:eastAsiaTheme="minorHAnsi"/>
              </w:rPr>
            </w:rPrChange>
          </w:rPr>
          <w:t>promocionar a cualquier profesor a nivel de administrador. De la misma manera también quiero poder des promocionarlo</w:t>
        </w:r>
      </w:ins>
      <w:ins w:id="2083" w:author="MIGUEL FUERTES FERNANDEZ" w:date="2022-08-14T17:14:00Z">
        <w:r w:rsidR="0030067B" w:rsidRPr="00EE580E">
          <w:rPr>
            <w:rFonts w:eastAsiaTheme="minorHAnsi"/>
            <w:b/>
            <w:bCs/>
          </w:rPr>
          <w:t xml:space="preserve">: </w:t>
        </w:r>
      </w:ins>
      <w:ins w:id="2084" w:author="MIGUEL FUERTES FERNANDEZ" w:date="2022-08-14T17:15:00Z">
        <w:r w:rsidR="0030067B" w:rsidRPr="00EE580E">
          <w:rPr>
            <w:rFonts w:eastAsiaTheme="minorHAnsi"/>
          </w:rPr>
          <w:t xml:space="preserve">Se espera de este requerimiento que se muestre una </w:t>
        </w:r>
      </w:ins>
      <w:ins w:id="2085" w:author="MIGUEL FUERTES FERNANDEZ" w:date="2022-08-14T17:16:00Z">
        <w:r w:rsidR="00906080" w:rsidRPr="00EE580E">
          <w:rPr>
            <w:rFonts w:eastAsiaTheme="minorHAnsi"/>
          </w:rPr>
          <w:t>página</w:t>
        </w:r>
      </w:ins>
      <w:ins w:id="2086" w:author="MIGUEL FUERTES FERNANDEZ" w:date="2022-08-14T17:15:00Z">
        <w:r w:rsidR="0030067B" w:rsidRPr="00EE580E">
          <w:rPr>
            <w:rFonts w:eastAsiaTheme="minorHAnsi"/>
          </w:rPr>
          <w:t xml:space="preserve"> de gestión de profesores, un listado desde donde el profesor administrador pueda promocionar y </w:t>
        </w:r>
      </w:ins>
      <w:ins w:id="2087" w:author="MIGUEL FUERTES FERNANDEZ" w:date="2022-08-14T17:16:00Z">
        <w:r w:rsidR="00906080" w:rsidRPr="00EE580E">
          <w:rPr>
            <w:rFonts w:eastAsiaTheme="minorHAnsi"/>
          </w:rPr>
          <w:t>des promocionar</w:t>
        </w:r>
      </w:ins>
      <w:ins w:id="2088" w:author="MIGUEL FUERTES FERNANDEZ" w:date="2022-08-14T17:15:00Z">
        <w:r w:rsidR="0030067B" w:rsidRPr="00EE580E">
          <w:rPr>
            <w:rFonts w:eastAsiaTheme="minorHAnsi"/>
          </w:rPr>
          <w:t xml:space="preserve"> profesores otorgando o revocando permisos de </w:t>
        </w:r>
      </w:ins>
      <w:ins w:id="2089" w:author="MIGUEL FUERTES FERNANDEZ" w:date="2022-08-14T17:16:00Z">
        <w:r w:rsidR="00906080" w:rsidRPr="00EE580E">
          <w:rPr>
            <w:rFonts w:eastAsiaTheme="minorHAnsi"/>
          </w:rPr>
          <w:t>administración</w:t>
        </w:r>
      </w:ins>
      <w:ins w:id="2090" w:author="MIGUEL FUERTES FERNANDEZ" w:date="2022-08-14T17:15:00Z">
        <w:r w:rsidR="0030067B" w:rsidRPr="00EE580E">
          <w:rPr>
            <w:rFonts w:eastAsiaTheme="minorHAnsi"/>
          </w:rPr>
          <w:t>.</w:t>
        </w:r>
      </w:ins>
    </w:p>
    <w:p w14:paraId="3BC90918" w14:textId="21E694F1" w:rsidR="00E71A08" w:rsidRPr="00EE580E" w:rsidRDefault="009C6541">
      <w:pPr>
        <w:pStyle w:val="Contenidodelmarco"/>
        <w:numPr>
          <w:ilvl w:val="0"/>
          <w:numId w:val="18"/>
        </w:numPr>
        <w:spacing w:afterLines="120" w:after="288" w:line="360" w:lineRule="auto"/>
        <w:rPr>
          <w:ins w:id="2091" w:author="MIGUEL FUERTES FERNANDEZ" w:date="2022-08-14T16:39:00Z"/>
          <w:rFonts w:eastAsiaTheme="minorHAnsi"/>
          <w:b/>
          <w:bCs/>
          <w:rPrChange w:id="2092" w:author="MIGUEL FUERTES FERNANDEZ" w:date="2022-08-14T17:16:00Z">
            <w:rPr>
              <w:ins w:id="2093" w:author="MIGUEL FUERTES FERNANDEZ" w:date="2022-08-14T16:39:00Z"/>
              <w:rFonts w:eastAsiaTheme="minorHAnsi"/>
            </w:rPr>
          </w:rPrChange>
        </w:rPr>
        <w:pPrChange w:id="2094" w:author="MIGUEL FUERTES FERNANDEZ" w:date="2022-08-14T17:28:00Z">
          <w:pPr>
            <w:pStyle w:val="Contenidodelmarco"/>
            <w:numPr>
              <w:numId w:val="18"/>
            </w:numPr>
            <w:ind w:left="1069" w:hanging="360"/>
          </w:pPr>
        </w:pPrChange>
      </w:pPr>
      <w:ins w:id="2095" w:author="MIGUEL FUERTES FERNANDEZ" w:date="2022-08-14T16:37:00Z">
        <w:r w:rsidRPr="00EE580E">
          <w:rPr>
            <w:rFonts w:eastAsiaTheme="minorHAnsi"/>
            <w:b/>
            <w:bCs/>
            <w:rPrChange w:id="2096" w:author="MIGUEL FUERTES FERNANDEZ" w:date="2022-08-14T17:16:00Z">
              <w:rPr>
                <w:rFonts w:eastAsiaTheme="minorHAnsi"/>
              </w:rPr>
            </w:rPrChange>
          </w:rPr>
          <w:t>Yo como profesor quiero poder</w:t>
        </w:r>
        <w:r w:rsidR="0040569C" w:rsidRPr="00EE580E">
          <w:rPr>
            <w:rFonts w:eastAsiaTheme="minorHAnsi"/>
            <w:b/>
            <w:bCs/>
            <w:rPrChange w:id="2097" w:author="MIGUEL FUERTES FERNANDEZ" w:date="2022-08-14T17:16:00Z">
              <w:rPr>
                <w:rFonts w:eastAsiaTheme="minorHAnsi"/>
              </w:rPr>
            </w:rPrChange>
          </w:rPr>
          <w:t xml:space="preserve"> realizar</w:t>
        </w:r>
      </w:ins>
      <w:ins w:id="2098" w:author="MIGUEL FUERTES FERNANDEZ" w:date="2022-08-14T16:38:00Z">
        <w:r w:rsidR="0040569C" w:rsidRPr="00EE580E">
          <w:rPr>
            <w:rFonts w:eastAsiaTheme="minorHAnsi"/>
            <w:b/>
            <w:bCs/>
            <w:rPrChange w:id="2099" w:author="MIGUEL FUERTES FERNANDEZ" w:date="2022-08-14T17:16:00Z">
              <w:rPr>
                <w:rFonts w:eastAsiaTheme="minorHAnsi"/>
              </w:rPr>
            </w:rPrChange>
          </w:rPr>
          <w:t xml:space="preserve"> un test sociométrico sobre los alumnos de una </w:t>
        </w:r>
      </w:ins>
      <w:ins w:id="2100" w:author="MIGUEL FUERTES FERNANDEZ" w:date="2022-08-14T16:39:00Z">
        <w:r w:rsidR="0040569C" w:rsidRPr="00EE580E">
          <w:rPr>
            <w:rFonts w:eastAsiaTheme="minorHAnsi"/>
            <w:b/>
            <w:bCs/>
            <w:rPrChange w:id="2101" w:author="MIGUEL FUERTES FERNANDEZ" w:date="2022-08-14T17:16:00Z">
              <w:rPr>
                <w:rFonts w:eastAsiaTheme="minorHAnsi"/>
              </w:rPr>
            </w:rPrChange>
          </w:rPr>
          <w:t>de mis clases</w:t>
        </w:r>
      </w:ins>
      <w:ins w:id="2102" w:author="MIGUEL FUERTES FERNANDEZ" w:date="2022-08-14T17:16:00Z">
        <w:r w:rsidR="00906080" w:rsidRPr="00EE580E">
          <w:rPr>
            <w:rFonts w:eastAsiaTheme="minorHAnsi"/>
            <w:b/>
            <w:bCs/>
            <w:rPrChange w:id="2103" w:author="MIGUEL FUERTES FERNANDEZ" w:date="2022-08-14T17:16:00Z">
              <w:rPr>
                <w:rFonts w:eastAsiaTheme="minorHAnsi"/>
              </w:rPr>
            </w:rPrChange>
          </w:rPr>
          <w:t>:</w:t>
        </w:r>
        <w:r w:rsidR="00906080" w:rsidRPr="00EE580E">
          <w:rPr>
            <w:rFonts w:eastAsiaTheme="minorHAnsi"/>
            <w:b/>
            <w:bCs/>
          </w:rPr>
          <w:t xml:space="preserve"> </w:t>
        </w:r>
        <w:r w:rsidR="00906080" w:rsidRPr="00EE580E">
          <w:rPr>
            <w:rFonts w:eastAsiaTheme="minorHAnsi"/>
          </w:rPr>
          <w:t xml:space="preserve">Se espera de este requerimiento que se presente una </w:t>
        </w:r>
      </w:ins>
      <w:r w:rsidR="00700E30" w:rsidRPr="00EE580E">
        <w:rPr>
          <w:rFonts w:eastAsiaTheme="minorHAnsi"/>
        </w:rPr>
        <w:t>página</w:t>
      </w:r>
      <w:ins w:id="2104" w:author="MIGUEL FUERTES FERNANDEZ" w:date="2022-08-14T17:16:00Z">
        <w:r w:rsidR="00906080" w:rsidRPr="00EE580E">
          <w:rPr>
            <w:rFonts w:eastAsiaTheme="minorHAnsi"/>
          </w:rPr>
          <w:t xml:space="preserve"> donde poder introducir los datos de una matriz sociom</w:t>
        </w:r>
        <w:r w:rsidR="00E71A08" w:rsidRPr="00EE580E">
          <w:rPr>
            <w:rFonts w:eastAsiaTheme="minorHAnsi"/>
            <w:lang w:val="es-ES"/>
            <w:rPrChange w:id="2105" w:author="MIGUEL FUERTES FERNANDEZ" w:date="2022-08-14T17:16:00Z">
              <w:rPr>
                <w:rFonts w:eastAsiaTheme="minorHAnsi"/>
                <w:lang w:val="en-GB"/>
              </w:rPr>
            </w:rPrChange>
          </w:rPr>
          <w:t>é</w:t>
        </w:r>
        <w:r w:rsidR="00E71A08" w:rsidRPr="00EE580E">
          <w:rPr>
            <w:rFonts w:eastAsiaTheme="minorHAnsi"/>
            <w:lang w:val="es-ES"/>
          </w:rPr>
          <w:t>t</w:t>
        </w:r>
      </w:ins>
      <w:ins w:id="2106" w:author="MIGUEL FUERTES FERNANDEZ" w:date="2022-08-14T17:17:00Z">
        <w:r w:rsidR="00E71A08" w:rsidRPr="00EE580E">
          <w:rPr>
            <w:rFonts w:eastAsiaTheme="minorHAnsi"/>
            <w:lang w:val="es-ES"/>
          </w:rPr>
          <w:t>rica. Una tabla de doble entrada donde poner “+1” o “-1” entre los estudiantes de una clase.</w:t>
        </w:r>
      </w:ins>
    </w:p>
    <w:p w14:paraId="721EC255" w14:textId="1C05113E" w:rsidR="003758D1" w:rsidRPr="00EE580E" w:rsidRDefault="0040569C">
      <w:pPr>
        <w:pStyle w:val="Contenidodelmarco"/>
        <w:numPr>
          <w:ilvl w:val="0"/>
          <w:numId w:val="18"/>
        </w:numPr>
        <w:spacing w:afterLines="120" w:after="288" w:line="360" w:lineRule="auto"/>
        <w:rPr>
          <w:ins w:id="2107" w:author="MIGUEL FUERTES FERNANDEZ" w:date="2022-08-14T16:39:00Z"/>
          <w:rFonts w:eastAsiaTheme="minorHAnsi"/>
          <w:b/>
          <w:bCs/>
          <w:rPrChange w:id="2108" w:author="MIGUEL FUERTES FERNANDEZ" w:date="2022-08-14T17:19:00Z">
            <w:rPr>
              <w:ins w:id="2109" w:author="MIGUEL FUERTES FERNANDEZ" w:date="2022-08-14T16:39:00Z"/>
              <w:rFonts w:eastAsiaTheme="minorHAnsi"/>
            </w:rPr>
          </w:rPrChange>
        </w:rPr>
        <w:pPrChange w:id="2110" w:author="MIGUEL FUERTES FERNANDEZ" w:date="2022-08-14T17:28:00Z">
          <w:pPr>
            <w:pStyle w:val="Contenidodelmarco"/>
            <w:numPr>
              <w:numId w:val="18"/>
            </w:numPr>
            <w:ind w:left="1069" w:hanging="360"/>
          </w:pPr>
        </w:pPrChange>
      </w:pPr>
      <w:ins w:id="2111" w:author="MIGUEL FUERTES FERNANDEZ" w:date="2022-08-14T16:39:00Z">
        <w:r w:rsidRPr="00EE580E">
          <w:rPr>
            <w:rFonts w:eastAsiaTheme="minorHAnsi"/>
            <w:b/>
            <w:bCs/>
            <w:rPrChange w:id="2112" w:author="MIGUEL FUERTES FERNANDEZ" w:date="2022-08-14T17:19:00Z">
              <w:rPr>
                <w:rFonts w:eastAsiaTheme="minorHAnsi"/>
              </w:rPr>
            </w:rPrChange>
          </w:rPr>
          <w:t>Yo como profesor quiero poder ver los resultados de dichos tests</w:t>
        </w:r>
      </w:ins>
      <w:ins w:id="2113" w:author="MIGUEL FUERTES FERNANDEZ" w:date="2022-08-14T17:19:00Z">
        <w:r w:rsidR="00357F09" w:rsidRPr="00EE580E">
          <w:rPr>
            <w:rFonts w:eastAsiaTheme="minorHAnsi"/>
            <w:b/>
            <w:bCs/>
            <w:rPrChange w:id="2114" w:author="MIGUEL FUERTES FERNANDEZ" w:date="2022-08-14T17:19:00Z">
              <w:rPr>
                <w:rFonts w:eastAsiaTheme="minorHAnsi"/>
              </w:rPr>
            </w:rPrChange>
          </w:rPr>
          <w:t>:</w:t>
        </w:r>
        <w:r w:rsidR="00357F09" w:rsidRPr="00EE580E">
          <w:rPr>
            <w:rFonts w:eastAsiaTheme="minorHAnsi"/>
            <w:b/>
            <w:bCs/>
          </w:rPr>
          <w:t xml:space="preserve"> </w:t>
        </w:r>
        <w:r w:rsidR="00357F09" w:rsidRPr="00EE580E">
          <w:rPr>
            <w:rFonts w:eastAsiaTheme="minorHAnsi"/>
          </w:rPr>
          <w:t>Se espera de este requerimiento que se muest</w:t>
        </w:r>
      </w:ins>
      <w:ins w:id="2115" w:author="MIGUEL FUERTES FERNANDEZ" w:date="2022-08-14T17:20:00Z">
        <w:r w:rsidR="00357F09" w:rsidRPr="00EE580E">
          <w:rPr>
            <w:rFonts w:eastAsiaTheme="minorHAnsi"/>
          </w:rPr>
          <w:t xml:space="preserve">re una </w:t>
        </w:r>
      </w:ins>
      <w:ins w:id="2116" w:author="MIGUEL FUERTES FERNANDEZ" w:date="2022-08-14T17:21:00Z">
        <w:r w:rsidR="003758D1" w:rsidRPr="00EE580E">
          <w:rPr>
            <w:rFonts w:eastAsiaTheme="minorHAnsi"/>
          </w:rPr>
          <w:t>página</w:t>
        </w:r>
      </w:ins>
      <w:ins w:id="2117" w:author="MIGUEL FUERTES FERNANDEZ" w:date="2022-08-14T17:20:00Z">
        <w:r w:rsidR="00357F09" w:rsidRPr="00EE580E">
          <w:rPr>
            <w:rFonts w:eastAsiaTheme="minorHAnsi"/>
          </w:rPr>
          <w:t xml:space="preserve"> mostrando información y resultados de los tests sociométricos realizados por una clase, incluyendo valores como listas de alumnos; líderes, </w:t>
        </w:r>
      </w:ins>
      <w:ins w:id="2118" w:author="MIGUEL FUERTES FERNANDEZ" w:date="2022-08-14T17:21:00Z">
        <w:r w:rsidR="00357F09" w:rsidRPr="00EE580E">
          <w:rPr>
            <w:rFonts w:eastAsiaTheme="minorHAnsi"/>
          </w:rPr>
          <w:t xml:space="preserve">rechazados, ignorados, </w:t>
        </w:r>
      </w:ins>
      <w:r w:rsidR="00700E30" w:rsidRPr="00EE580E">
        <w:rPr>
          <w:rFonts w:eastAsiaTheme="minorHAnsi"/>
        </w:rPr>
        <w:t>etc...</w:t>
      </w:r>
      <w:ins w:id="2119" w:author="MIGUEL FUERTES FERNANDEZ" w:date="2022-08-14T17:21:00Z">
        <w:r w:rsidR="00357F09" w:rsidRPr="00EE580E">
          <w:rPr>
            <w:rFonts w:eastAsiaTheme="minorHAnsi"/>
          </w:rPr>
          <w:t xml:space="preserve"> </w:t>
        </w:r>
      </w:ins>
      <w:r w:rsidR="009173DF" w:rsidRPr="00EE580E">
        <w:rPr>
          <w:rFonts w:eastAsiaTheme="minorHAnsi"/>
        </w:rPr>
        <w:fldChar w:fldCharType="begin"/>
      </w:r>
      <w:r w:rsidR="009173DF" w:rsidRPr="00EE580E">
        <w:rPr>
          <w:rFonts w:eastAsiaTheme="minorHAnsi"/>
        </w:rPr>
        <w:instrText xml:space="preserve"> ADDIN ZOTERO_ITEM CSL_CITATION {"citationID":"qrwRsmZb","properties":{"formattedCitation":"({\\i{}EL TEST SOCIOM\\uc0\\u201{}TRICO - Procedimiento de nominaci\\uc0\\u243{}n de iguales}, s.\\uc0\\u160{}f.)","plainCitation":"(EL TEST SOCIOMÉTRICO - Procedimiento de nominación de iguales, s. f.)","noteIndex":0},"citationItems":[{"id":36,"uris":["http://zotero.org/users/9702781/items/4BRD8SWT"],"itemData":{"id":36,"type":"speech","event-place":"Universidad de Jaén","language":"es","publisher-place":"Universidad de Jaén","title":"EL TEST SOCIOMÉTRICO - Procedimiento de nominación de iguales"}}],"schema":"https://github.com/citation-style-language/schema/raw/master/csl-citation.json"} </w:instrText>
      </w:r>
      <w:r w:rsidR="009173DF" w:rsidRPr="00EE580E">
        <w:rPr>
          <w:rFonts w:eastAsiaTheme="minorHAnsi"/>
        </w:rPr>
        <w:fldChar w:fldCharType="separate"/>
      </w:r>
      <w:r w:rsidR="009173DF" w:rsidRPr="00EE580E">
        <w:rPr>
          <w:rFonts w:cs="Arial"/>
        </w:rPr>
        <w:t>(</w:t>
      </w:r>
      <w:r w:rsidR="009173DF" w:rsidRPr="00EE580E">
        <w:rPr>
          <w:rFonts w:cs="Arial"/>
          <w:i/>
          <w:iCs/>
        </w:rPr>
        <w:t>EL TEST SOCIOMÉTRICO - Procedimiento de nominación de iguales</w:t>
      </w:r>
      <w:r w:rsidR="009173DF" w:rsidRPr="00EE580E">
        <w:rPr>
          <w:rFonts w:cs="Arial"/>
        </w:rPr>
        <w:t>, s. f.)</w:t>
      </w:r>
      <w:r w:rsidR="009173DF" w:rsidRPr="00EE580E">
        <w:rPr>
          <w:rFonts w:eastAsiaTheme="minorHAnsi"/>
        </w:rPr>
        <w:fldChar w:fldCharType="end"/>
      </w:r>
    </w:p>
    <w:p w14:paraId="31DFD99C" w14:textId="6C5697B0" w:rsidR="00EC2B8F" w:rsidRPr="00EE580E" w:rsidRDefault="0040569C">
      <w:pPr>
        <w:pStyle w:val="Contenidodelmarco"/>
        <w:numPr>
          <w:ilvl w:val="0"/>
          <w:numId w:val="18"/>
        </w:numPr>
        <w:spacing w:afterLines="120" w:after="288" w:line="360" w:lineRule="auto"/>
        <w:rPr>
          <w:ins w:id="2120" w:author="MIGUEL FUERTES FERNANDEZ" w:date="2022-08-14T16:40:00Z"/>
          <w:rFonts w:eastAsiaTheme="minorHAnsi"/>
          <w:b/>
          <w:bCs/>
          <w:color w:val="808080" w:themeColor="background1" w:themeShade="80"/>
          <w:rPrChange w:id="2121" w:author="MIGUEL FUERTES FERNANDEZ" w:date="2022-08-14T17:28:00Z">
            <w:rPr>
              <w:ins w:id="2122" w:author="MIGUEL FUERTES FERNANDEZ" w:date="2022-08-14T16:40:00Z"/>
              <w:rFonts w:eastAsiaTheme="minorHAnsi"/>
            </w:rPr>
          </w:rPrChange>
        </w:rPr>
        <w:pPrChange w:id="2123" w:author="MIGUEL FUERTES FERNANDEZ" w:date="2022-08-14T17:28:00Z">
          <w:pPr>
            <w:pStyle w:val="Contenidodelmarco"/>
            <w:numPr>
              <w:numId w:val="18"/>
            </w:numPr>
            <w:ind w:left="1069" w:hanging="360"/>
          </w:pPr>
        </w:pPrChange>
      </w:pPr>
      <w:commentRangeStart w:id="2124"/>
      <w:ins w:id="2125" w:author="MIGUEL FUERTES FERNANDEZ" w:date="2022-08-14T16:39:00Z">
        <w:r w:rsidRPr="00EE580E">
          <w:rPr>
            <w:rFonts w:eastAsiaTheme="minorHAnsi"/>
            <w:b/>
            <w:bCs/>
            <w:color w:val="808080" w:themeColor="background1" w:themeShade="80"/>
            <w:rPrChange w:id="2126" w:author="MIGUEL FUERTES FERNANDEZ" w:date="2022-08-14T17:28:00Z">
              <w:rPr>
                <w:rFonts w:eastAsiaTheme="minorHAnsi"/>
              </w:rPr>
            </w:rPrChange>
          </w:rPr>
          <w:t>Yo como profesor quiero poder modelar las aptitudes de mis estudiantes a</w:t>
        </w:r>
      </w:ins>
      <w:commentRangeEnd w:id="2124"/>
      <w:ins w:id="2127" w:author="MIGUEL FUERTES FERNANDEZ" w:date="2022-08-14T17:29:00Z">
        <w:r w:rsidR="000C2608" w:rsidRPr="00EE580E">
          <w:rPr>
            <w:rStyle w:val="CommentReference"/>
            <w:rFonts w:asciiTheme="minorHAnsi" w:eastAsiaTheme="minorHAnsi" w:hAnsiTheme="minorHAnsi"/>
            <w:lang w:eastAsia="en-US"/>
          </w:rPr>
          <w:commentReference w:id="2124"/>
        </w:r>
      </w:ins>
      <w:ins w:id="2128" w:author="MIGUEL FUERTES FERNANDEZ" w:date="2022-08-14T16:39:00Z">
        <w:r w:rsidRPr="00EE580E">
          <w:rPr>
            <w:rFonts w:eastAsiaTheme="minorHAnsi"/>
            <w:b/>
            <w:bCs/>
            <w:color w:val="808080" w:themeColor="background1" w:themeShade="80"/>
            <w:rPrChange w:id="2129" w:author="MIGUEL FUERTES FERNANDEZ" w:date="2022-08-14T17:28:00Z">
              <w:rPr>
                <w:rFonts w:eastAsiaTheme="minorHAnsi"/>
              </w:rPr>
            </w:rPrChange>
          </w:rPr>
          <w:t xml:space="preserve"> fin de poder crear grupos con </w:t>
        </w:r>
      </w:ins>
      <w:ins w:id="2130" w:author="MIGUEL FUERTES FERNANDEZ" w:date="2022-08-14T16:40:00Z">
        <w:r w:rsidRPr="00EE580E">
          <w:rPr>
            <w:rFonts w:eastAsiaTheme="minorHAnsi"/>
            <w:b/>
            <w:bCs/>
            <w:color w:val="808080" w:themeColor="background1" w:themeShade="80"/>
            <w:rPrChange w:id="2131" w:author="MIGUEL FUERTES FERNANDEZ" w:date="2022-08-14T17:28:00Z">
              <w:rPr>
                <w:rFonts w:eastAsiaTheme="minorHAnsi"/>
              </w:rPr>
            </w:rPrChange>
          </w:rPr>
          <w:t>características específicas para mis actividades</w:t>
        </w:r>
      </w:ins>
      <w:ins w:id="2132" w:author="MIGUEL FUERTES FERNANDEZ" w:date="2022-08-14T17:21:00Z">
        <w:r w:rsidR="00F30CDD" w:rsidRPr="00EE580E">
          <w:rPr>
            <w:rFonts w:eastAsiaTheme="minorHAnsi"/>
            <w:b/>
            <w:bCs/>
            <w:color w:val="808080" w:themeColor="background1" w:themeShade="80"/>
            <w:rPrChange w:id="2133" w:author="MIGUEL FUERTES FERNANDEZ" w:date="2022-08-14T17:28:00Z">
              <w:rPr>
                <w:rFonts w:eastAsiaTheme="minorHAnsi"/>
                <w:color w:val="808080" w:themeColor="background1" w:themeShade="80"/>
              </w:rPr>
            </w:rPrChange>
          </w:rPr>
          <w:t>:</w:t>
        </w:r>
        <w:r w:rsidR="00AE5519" w:rsidRPr="00EE580E">
          <w:rPr>
            <w:rFonts w:eastAsiaTheme="minorHAnsi"/>
            <w:b/>
            <w:bCs/>
            <w:color w:val="808080" w:themeColor="background1" w:themeShade="80"/>
          </w:rPr>
          <w:t xml:space="preserve"> </w:t>
        </w:r>
      </w:ins>
      <w:ins w:id="2134" w:author="MIGUEL FUERTES FERNANDEZ" w:date="2022-08-14T17:22:00Z">
        <w:r w:rsidR="00AE5519" w:rsidRPr="00EE580E">
          <w:rPr>
            <w:rFonts w:eastAsiaTheme="minorHAnsi"/>
            <w:color w:val="808080" w:themeColor="background1" w:themeShade="80"/>
          </w:rPr>
          <w:t>Se espera de este requerimiento que en la página de edición del perfil de un estudiantes se muestre una lista a rellenar de aptitudes del estudiantes, aptitudes, características, etc… (ej:</w:t>
        </w:r>
      </w:ins>
      <w:ins w:id="2135" w:author="MIGUEL FUERTES FERNANDEZ" w:date="2022-08-14T17:23:00Z">
        <w:r w:rsidR="00AE5519" w:rsidRPr="00EE580E">
          <w:rPr>
            <w:rFonts w:eastAsiaTheme="minorHAnsi"/>
            <w:color w:val="808080" w:themeColor="background1" w:themeShade="80"/>
          </w:rPr>
          <w:t xml:space="preserve"> tímido, extrovertido, </w:t>
        </w:r>
      </w:ins>
      <w:r w:rsidR="00C74A13" w:rsidRPr="00EE580E">
        <w:rPr>
          <w:rFonts w:eastAsiaTheme="minorHAnsi"/>
          <w:color w:val="808080" w:themeColor="background1" w:themeShade="80"/>
        </w:rPr>
        <w:t>elocuente, etc.</w:t>
      </w:r>
      <w:ins w:id="2136" w:author="MIGUEL FUERTES FERNANDEZ" w:date="2022-08-14T17:22:00Z">
        <w:r w:rsidR="00AE5519" w:rsidRPr="00EE580E">
          <w:rPr>
            <w:rFonts w:eastAsiaTheme="minorHAnsi"/>
            <w:color w:val="808080" w:themeColor="background1" w:themeShade="80"/>
          </w:rPr>
          <w:t>)</w:t>
        </w:r>
      </w:ins>
    </w:p>
    <w:p w14:paraId="6942F4B7" w14:textId="795ADAD1" w:rsidR="00D85E2D" w:rsidRPr="00EE580E" w:rsidRDefault="0040569C">
      <w:pPr>
        <w:pStyle w:val="Contenidodelmarco"/>
        <w:numPr>
          <w:ilvl w:val="0"/>
          <w:numId w:val="18"/>
        </w:numPr>
        <w:spacing w:afterLines="120" w:after="288" w:line="360" w:lineRule="auto"/>
        <w:rPr>
          <w:ins w:id="2137" w:author="MIGUEL FUERTES FERNANDEZ" w:date="2022-08-14T17:25:00Z"/>
          <w:rFonts w:eastAsiaTheme="minorHAnsi"/>
          <w:b/>
          <w:bCs/>
          <w:color w:val="808080" w:themeColor="background1" w:themeShade="80"/>
        </w:rPr>
        <w:pPrChange w:id="2138" w:author="MIGUEL FUERTES FERNANDEZ" w:date="2022-08-14T17:28:00Z">
          <w:pPr>
            <w:pStyle w:val="Contenidodelmarco"/>
            <w:numPr>
              <w:numId w:val="18"/>
            </w:numPr>
            <w:ind w:left="1069" w:hanging="360"/>
          </w:pPr>
        </w:pPrChange>
      </w:pPr>
      <w:ins w:id="2139" w:author="MIGUEL FUERTES FERNANDEZ" w:date="2022-08-14T16:40:00Z">
        <w:r w:rsidRPr="00EE580E">
          <w:rPr>
            <w:rFonts w:eastAsiaTheme="minorHAnsi"/>
            <w:b/>
            <w:bCs/>
            <w:color w:val="808080" w:themeColor="background1" w:themeShade="80"/>
            <w:rPrChange w:id="2140" w:author="MIGUEL FUERTES FERNANDEZ" w:date="2022-08-14T17:28:00Z">
              <w:rPr>
                <w:rFonts w:eastAsiaTheme="minorHAnsi"/>
              </w:rPr>
            </w:rPrChange>
          </w:rPr>
          <w:t xml:space="preserve">Yo como profesor quiero poder introducir actividades con los perfiles requeridos para sus grupos en </w:t>
        </w:r>
      </w:ins>
      <w:ins w:id="2141" w:author="MIGUEL FUERTES FERNANDEZ" w:date="2022-08-14T16:41:00Z">
        <w:r w:rsidRPr="00EE580E">
          <w:rPr>
            <w:rFonts w:eastAsiaTheme="minorHAnsi"/>
            <w:b/>
            <w:bCs/>
            <w:color w:val="808080" w:themeColor="background1" w:themeShade="80"/>
            <w:rPrChange w:id="2142" w:author="MIGUEL FUERTES FERNANDEZ" w:date="2022-08-14T17:28:00Z">
              <w:rPr>
                <w:rFonts w:eastAsiaTheme="minorHAnsi"/>
              </w:rPr>
            </w:rPrChange>
          </w:rPr>
          <w:t>el sistema</w:t>
        </w:r>
      </w:ins>
      <w:ins w:id="2143" w:author="MIGUEL FUERTES FERNANDEZ" w:date="2022-08-14T17:23:00Z">
        <w:r w:rsidR="00EC2B8F" w:rsidRPr="00EE580E">
          <w:rPr>
            <w:rFonts w:eastAsiaTheme="minorHAnsi"/>
            <w:b/>
            <w:bCs/>
            <w:color w:val="808080" w:themeColor="background1" w:themeShade="80"/>
            <w:rPrChange w:id="2144" w:author="MIGUEL FUERTES FERNANDEZ" w:date="2022-08-14T17:28:00Z">
              <w:rPr>
                <w:rFonts w:eastAsiaTheme="minorHAnsi"/>
                <w:color w:val="808080" w:themeColor="background1" w:themeShade="80"/>
              </w:rPr>
            </w:rPrChange>
          </w:rPr>
          <w:t>:</w:t>
        </w:r>
        <w:r w:rsidR="00EC2B8F" w:rsidRPr="00EE580E">
          <w:rPr>
            <w:rFonts w:eastAsiaTheme="minorHAnsi"/>
            <w:b/>
            <w:bCs/>
            <w:color w:val="808080" w:themeColor="background1" w:themeShade="80"/>
          </w:rPr>
          <w:t xml:space="preserve"> </w:t>
        </w:r>
        <w:r w:rsidR="00D85E2D" w:rsidRPr="00EE580E">
          <w:rPr>
            <w:rFonts w:eastAsiaTheme="minorHAnsi"/>
            <w:color w:val="808080" w:themeColor="background1" w:themeShade="80"/>
          </w:rPr>
          <w:t>Se espera de este re</w:t>
        </w:r>
      </w:ins>
      <w:ins w:id="2145" w:author="MIGUEL FUERTES FERNANDEZ" w:date="2022-08-14T17:24:00Z">
        <w:r w:rsidR="00D85E2D" w:rsidRPr="00EE580E">
          <w:rPr>
            <w:rFonts w:eastAsiaTheme="minorHAnsi"/>
            <w:color w:val="808080" w:themeColor="background1" w:themeShade="80"/>
          </w:rPr>
          <w:t xml:space="preserve">querimiento que el sistema sea capaz de manejar información referente a las necesidades de grupo de una actividad en concreto. Se pretende que el profesor defina actividades y necesidades en una </w:t>
        </w:r>
      </w:ins>
      <w:r w:rsidR="00C74A13" w:rsidRPr="00EE580E">
        <w:rPr>
          <w:rFonts w:eastAsiaTheme="minorHAnsi"/>
          <w:color w:val="808080" w:themeColor="background1" w:themeShade="80"/>
        </w:rPr>
        <w:t>página</w:t>
      </w:r>
      <w:ins w:id="2146" w:author="MIGUEL FUERTES FERNANDEZ" w:date="2022-08-14T17:24:00Z">
        <w:r w:rsidR="00D85E2D" w:rsidRPr="00EE580E">
          <w:rPr>
            <w:rFonts w:eastAsiaTheme="minorHAnsi"/>
            <w:color w:val="808080" w:themeColor="background1" w:themeShade="80"/>
          </w:rPr>
          <w:t xml:space="preserve"> web definiendo que para una actividad X hace falta 1 extrovertid</w:t>
        </w:r>
      </w:ins>
      <w:ins w:id="2147" w:author="MIGUEL FUERTES FERNANDEZ" w:date="2022-08-14T17:25:00Z">
        <w:r w:rsidR="00D85E2D" w:rsidRPr="00EE580E">
          <w:rPr>
            <w:rFonts w:eastAsiaTheme="minorHAnsi"/>
            <w:color w:val="808080" w:themeColor="background1" w:themeShade="80"/>
          </w:rPr>
          <w:t>o, 1 líder, 2 matemáticos, etc…</w:t>
        </w:r>
      </w:ins>
    </w:p>
    <w:p w14:paraId="5741148E" w14:textId="7A66A024" w:rsidR="00D85E2D" w:rsidRPr="00EE580E" w:rsidRDefault="00D85E2D">
      <w:pPr>
        <w:pStyle w:val="Contenidodelmarco"/>
        <w:numPr>
          <w:ilvl w:val="0"/>
          <w:numId w:val="18"/>
        </w:numPr>
        <w:spacing w:afterLines="120" w:after="288" w:line="360" w:lineRule="auto"/>
        <w:rPr>
          <w:ins w:id="2148" w:author="MIGUEL FUERTES FERNANDEZ" w:date="2022-08-14T16:41:00Z"/>
          <w:rFonts w:eastAsiaTheme="minorHAnsi"/>
          <w:b/>
          <w:bCs/>
          <w:color w:val="808080" w:themeColor="background1" w:themeShade="80"/>
          <w:rPrChange w:id="2149" w:author="MIGUEL FUERTES FERNANDEZ" w:date="2022-08-14T17:28:00Z">
            <w:rPr>
              <w:ins w:id="2150" w:author="MIGUEL FUERTES FERNANDEZ" w:date="2022-08-14T16:41:00Z"/>
              <w:rFonts w:eastAsiaTheme="minorHAnsi"/>
            </w:rPr>
          </w:rPrChange>
        </w:rPr>
        <w:pPrChange w:id="2151" w:author="MIGUEL FUERTES FERNANDEZ" w:date="2022-08-14T17:28:00Z">
          <w:pPr>
            <w:pStyle w:val="Contenidodelmarco"/>
            <w:numPr>
              <w:numId w:val="18"/>
            </w:numPr>
            <w:ind w:left="1069" w:hanging="360"/>
          </w:pPr>
        </w:pPrChange>
      </w:pPr>
      <w:ins w:id="2152" w:author="MIGUEL FUERTES FERNANDEZ" w:date="2022-08-14T17:25:00Z">
        <w:r w:rsidRPr="00EE580E">
          <w:rPr>
            <w:rFonts w:eastAsiaTheme="minorHAnsi"/>
            <w:b/>
            <w:bCs/>
            <w:color w:val="808080" w:themeColor="background1" w:themeShade="80"/>
          </w:rPr>
          <w:t>Yo como profesor y en base a los resultados d</w:t>
        </w:r>
      </w:ins>
      <w:ins w:id="2153" w:author="MIGUEL FUERTES FERNANDEZ" w:date="2022-08-14T17:26:00Z">
        <w:r w:rsidRPr="00EE580E">
          <w:rPr>
            <w:rFonts w:eastAsiaTheme="minorHAnsi"/>
            <w:b/>
            <w:bCs/>
            <w:color w:val="808080" w:themeColor="background1" w:themeShade="80"/>
          </w:rPr>
          <w:t xml:space="preserve">el test, y de mi propia observación quiero poder definir que alumnos nunca han de coincidir en el mismo grupo: </w:t>
        </w:r>
        <w:r w:rsidRPr="00EE580E">
          <w:rPr>
            <w:rFonts w:eastAsiaTheme="minorHAnsi"/>
            <w:color w:val="808080" w:themeColor="background1" w:themeShade="80"/>
          </w:rPr>
          <w:t>Se espera de este requerimiento que el sistema sea capaz de mostrar una interfaz donde seleccionar que alumnos no pueden trabajar con que alumnos, para una asignatura concreta</w:t>
        </w:r>
      </w:ins>
      <w:ins w:id="2154" w:author="MIGUEL FUERTES FERNANDEZ" w:date="2022-08-14T17:27:00Z">
        <w:r w:rsidRPr="00EE580E">
          <w:rPr>
            <w:rFonts w:eastAsiaTheme="minorHAnsi"/>
            <w:color w:val="808080" w:themeColor="background1" w:themeShade="80"/>
          </w:rPr>
          <w:t>.</w:t>
        </w:r>
      </w:ins>
    </w:p>
    <w:p w14:paraId="310618E9" w14:textId="228D4B98" w:rsidR="00A32B7A" w:rsidRPr="00EE580E" w:rsidRDefault="0040569C" w:rsidP="00010E6C">
      <w:pPr>
        <w:pStyle w:val="Contenidodelmarco"/>
        <w:numPr>
          <w:ilvl w:val="0"/>
          <w:numId w:val="18"/>
        </w:numPr>
        <w:spacing w:afterLines="120" w:after="288" w:line="360" w:lineRule="auto"/>
        <w:rPr>
          <w:ins w:id="2155" w:author="MIGUEL FUERTES FERNANDEZ" w:date="2022-08-14T18:05:00Z"/>
          <w:b/>
          <w:bCs/>
          <w:color w:val="808080" w:themeColor="background1" w:themeShade="80"/>
          <w:rPrChange w:id="2156" w:author="MIGUEL FUERTES FERNANDEZ" w:date="2022-08-14T18:05:00Z">
            <w:rPr>
              <w:ins w:id="2157" w:author="MIGUEL FUERTES FERNANDEZ" w:date="2022-08-14T18:05:00Z"/>
              <w:rFonts w:eastAsiaTheme="minorHAnsi"/>
              <w:color w:val="808080" w:themeColor="background1" w:themeShade="80"/>
            </w:rPr>
          </w:rPrChange>
        </w:rPr>
      </w:pPr>
      <w:ins w:id="2158" w:author="MIGUEL FUERTES FERNANDEZ" w:date="2022-08-14T16:41:00Z">
        <w:r w:rsidRPr="00EE580E">
          <w:rPr>
            <w:rFonts w:eastAsiaTheme="minorHAnsi"/>
            <w:b/>
            <w:bCs/>
            <w:color w:val="808080" w:themeColor="background1" w:themeShade="80"/>
            <w:rPrChange w:id="2159" w:author="MIGUEL FUERTES FERNANDEZ" w:date="2022-08-14T18:05:00Z">
              <w:rPr>
                <w:rFonts w:eastAsiaTheme="minorHAnsi"/>
              </w:rPr>
            </w:rPrChange>
          </w:rPr>
          <w:t>El sistema ha de ser capaz de generar grupos aleatorios de X personas atendiendo a los tests sociométricos y a las restricciones impuestas por el profesor y la actividad</w:t>
        </w:r>
      </w:ins>
      <w:ins w:id="2160" w:author="MIGUEL FUERTES FERNANDEZ" w:date="2022-08-14T17:27:00Z">
        <w:r w:rsidR="004F2FA5" w:rsidRPr="00EE580E">
          <w:rPr>
            <w:rFonts w:eastAsiaTheme="minorHAnsi"/>
            <w:b/>
            <w:bCs/>
            <w:color w:val="808080" w:themeColor="background1" w:themeShade="80"/>
            <w:rPrChange w:id="2161" w:author="MIGUEL FUERTES FERNANDEZ" w:date="2022-08-14T18:05:00Z">
              <w:rPr>
                <w:rFonts w:eastAsiaTheme="minorHAnsi"/>
              </w:rPr>
            </w:rPrChange>
          </w:rPr>
          <w:t>:</w:t>
        </w:r>
        <w:r w:rsidR="004F2FA5" w:rsidRPr="00EE580E">
          <w:rPr>
            <w:rFonts w:eastAsiaTheme="minorHAnsi"/>
            <w:b/>
            <w:bCs/>
            <w:color w:val="808080" w:themeColor="background1" w:themeShade="80"/>
            <w:rPrChange w:id="2162" w:author="MIGUEL FUERTES FERNANDEZ" w:date="2022-08-14T18:05:00Z">
              <w:rPr>
                <w:rFonts w:eastAsiaTheme="minorHAnsi"/>
                <w:b/>
                <w:bCs/>
              </w:rPr>
            </w:rPrChange>
          </w:rPr>
          <w:t xml:space="preserve"> </w:t>
        </w:r>
        <w:r w:rsidR="004F2FA5" w:rsidRPr="00EE580E">
          <w:rPr>
            <w:rFonts w:eastAsiaTheme="minorHAnsi"/>
            <w:color w:val="808080" w:themeColor="background1" w:themeShade="80"/>
            <w:rPrChange w:id="2163" w:author="MIGUEL FUERTES FERNANDEZ" w:date="2022-08-14T18:05:00Z">
              <w:rPr>
                <w:rFonts w:eastAsiaTheme="minorHAnsi"/>
              </w:rPr>
            </w:rPrChange>
          </w:rPr>
          <w:t>Se espera de este requerimiento que el sistema sea capaz de generar grupos atendiendo a las restricciones impuestas manualmente por el profesor y a los resulta</w:t>
        </w:r>
      </w:ins>
      <w:ins w:id="2164" w:author="MIGUEL FUERTES FERNANDEZ" w:date="2022-08-14T17:28:00Z">
        <w:r w:rsidR="004F2FA5" w:rsidRPr="00EE580E">
          <w:rPr>
            <w:rFonts w:eastAsiaTheme="minorHAnsi"/>
            <w:color w:val="808080" w:themeColor="background1" w:themeShade="80"/>
            <w:rPrChange w:id="2165" w:author="MIGUEL FUERTES FERNANDEZ" w:date="2022-08-14T18:05:00Z">
              <w:rPr>
                <w:rFonts w:eastAsiaTheme="minorHAnsi"/>
              </w:rPr>
            </w:rPrChange>
          </w:rPr>
          <w:t>dos del test sociométrico.</w:t>
        </w:r>
      </w:ins>
    </w:p>
    <w:p w14:paraId="2199D7AB" w14:textId="77777777" w:rsidR="00583ED3" w:rsidRPr="00EE580E" w:rsidRDefault="00583ED3">
      <w:pPr>
        <w:pStyle w:val="Contenidodelmarco"/>
        <w:spacing w:line="360" w:lineRule="auto"/>
        <w:ind w:firstLine="0"/>
        <w:rPr>
          <w:ins w:id="2166" w:author="MIGUEL FUERTES FERNANDEZ" w:date="2022-08-14T17:30:00Z"/>
          <w:b/>
          <w:bCs/>
          <w:color w:val="808080" w:themeColor="background1" w:themeShade="80"/>
        </w:rPr>
        <w:pPrChange w:id="2167" w:author="MIGUEL FUERTES FERNANDEZ" w:date="2022-08-14T18:05:00Z">
          <w:pPr/>
        </w:pPrChange>
      </w:pPr>
    </w:p>
    <w:p w14:paraId="55D09C40" w14:textId="0B98F4AF" w:rsidR="000350F9" w:rsidRPr="00EE580E" w:rsidRDefault="000350F9" w:rsidP="00501048">
      <w:pPr>
        <w:pStyle w:val="Ttulo2plantilla"/>
        <w:rPr>
          <w:ins w:id="2168" w:author="MIGUEL FUERTES FERNANDEZ" w:date="2022-08-14T17:40:00Z"/>
        </w:rPr>
      </w:pPr>
      <w:bookmarkStart w:id="2169" w:name="_Toc112348071"/>
      <w:ins w:id="2170" w:author="MIGUEL FUERTES FERNANDEZ" w:date="2022-08-14T17:39:00Z">
        <w:r w:rsidRPr="00EE580E">
          <w:t>Diseño de la aplicación</w:t>
        </w:r>
      </w:ins>
      <w:bookmarkEnd w:id="2169"/>
    </w:p>
    <w:p w14:paraId="05EF9AF2" w14:textId="49786932" w:rsidR="000350F9" w:rsidRPr="00EE580E" w:rsidRDefault="007F36D5">
      <w:pPr>
        <w:pStyle w:val="Contenidodelmarco"/>
        <w:spacing w:line="360" w:lineRule="auto"/>
        <w:rPr>
          <w:ins w:id="2171" w:author="MIGUEL FUERTES FERNANDEZ" w:date="2022-08-14T17:44:00Z"/>
        </w:rPr>
        <w:pPrChange w:id="2172" w:author="MIGUEL FUERTES FERNANDEZ" w:date="2022-08-14T18:04:00Z">
          <w:pPr>
            <w:pStyle w:val="Contenidodelmarco"/>
          </w:pPr>
        </w:pPrChange>
      </w:pPr>
      <w:ins w:id="2173" w:author="MIGUEL FUERTES FERNANDEZ" w:date="2022-08-14T17:42:00Z">
        <w:r w:rsidRPr="00EE580E">
          <w:t xml:space="preserve">Vistos los requerimientos el siguiente paso es definir como ha de ser el diseño de la aplicación. </w:t>
        </w:r>
      </w:ins>
      <w:ins w:id="2174" w:author="MIGUEL FUERTES FERNANDEZ" w:date="2022-08-14T17:43:00Z">
        <w:r w:rsidRPr="00EE580E">
          <w:t>Esto incluye aparatados como el modelo de datos, o la arquitectura de la aplicación, además de d</w:t>
        </w:r>
      </w:ins>
      <w:ins w:id="2175" w:author="MIGUEL FUERTES FERNANDEZ" w:date="2022-08-14T17:44:00Z">
        <w:r w:rsidRPr="00EE580E">
          <w:t>ecisiones tomadas durante el proceso de programación.</w:t>
        </w:r>
      </w:ins>
    </w:p>
    <w:p w14:paraId="2B687357" w14:textId="3048A9C7" w:rsidR="007F36D5" w:rsidRPr="00EE580E" w:rsidRDefault="007F36D5">
      <w:pPr>
        <w:pStyle w:val="Contenidodelmarco"/>
        <w:spacing w:line="360" w:lineRule="auto"/>
        <w:rPr>
          <w:ins w:id="2176" w:author="MIGUEL FUERTES FERNANDEZ" w:date="2022-08-14T17:44:00Z"/>
        </w:rPr>
        <w:pPrChange w:id="2177" w:author="MIGUEL FUERTES FERNANDEZ" w:date="2022-08-14T18:04:00Z">
          <w:pPr>
            <w:pStyle w:val="Contenidodelmarco"/>
          </w:pPr>
        </w:pPrChange>
      </w:pPr>
    </w:p>
    <w:p w14:paraId="6EA60CA2" w14:textId="2F06F9B9" w:rsidR="007F36D5" w:rsidRPr="00EE580E" w:rsidRDefault="007F36D5" w:rsidP="00650722">
      <w:pPr>
        <w:pStyle w:val="Ttulo3plantilla"/>
        <w:rPr>
          <w:ins w:id="2178" w:author="MIGUEL FUERTES FERNANDEZ" w:date="2022-08-14T17:44:00Z"/>
        </w:rPr>
      </w:pPr>
      <w:bookmarkStart w:id="2179" w:name="_Toc112348072"/>
      <w:ins w:id="2180" w:author="MIGUEL FUERTES FERNANDEZ" w:date="2022-08-14T17:44:00Z">
        <w:r w:rsidRPr="00EE580E">
          <w:t>Modelo de datos</w:t>
        </w:r>
        <w:bookmarkEnd w:id="2179"/>
      </w:ins>
    </w:p>
    <w:p w14:paraId="39A70D24" w14:textId="3E3846F2" w:rsidR="007F36D5" w:rsidRPr="00EE580E" w:rsidRDefault="007F36D5">
      <w:pPr>
        <w:pStyle w:val="Contenidodelmarco"/>
        <w:spacing w:afterLines="120" w:after="288" w:line="360" w:lineRule="auto"/>
        <w:rPr>
          <w:ins w:id="2181" w:author="MIGUEL FUERTES FERNANDEZ" w:date="2022-08-14T17:47:00Z"/>
        </w:rPr>
        <w:pPrChange w:id="2182" w:author="MIGUEL FUERTES FERNANDEZ" w:date="2022-08-14T18:04:00Z">
          <w:pPr>
            <w:pStyle w:val="Contenidodelmarco"/>
          </w:pPr>
        </w:pPrChange>
      </w:pPr>
      <w:ins w:id="2183" w:author="MIGUEL FUERTES FERNANDEZ" w:date="2022-08-14T17:46:00Z">
        <w:r w:rsidRPr="00EE580E">
          <w:t>Se ha decidido que el sistema de almacenamiento predefinido para este proyecto va a ser una base de datos relacional, en concreto M</w:t>
        </w:r>
      </w:ins>
      <w:ins w:id="2184" w:author="MIGUEL FUERTES FERNANDEZ" w:date="2022-08-14T17:47:00Z">
        <w:r w:rsidRPr="00EE580E">
          <w:t>ariaDB. En un sistema relacional, la información se almacena de manera estructurada en tablas</w:t>
        </w:r>
        <w:r w:rsidR="00B532DA" w:rsidRPr="00EE580E">
          <w:t xml:space="preserve">, con campos. Así cada línea de una tabla contiene varias celdas, que representan una entidad del modelo. </w:t>
        </w:r>
      </w:ins>
    </w:p>
    <w:p w14:paraId="10068AEF" w14:textId="5518D36E" w:rsidR="00B532DA" w:rsidRPr="00EE580E" w:rsidRDefault="00B532DA">
      <w:pPr>
        <w:pStyle w:val="Contenidodelmarco"/>
        <w:spacing w:afterLines="120" w:after="288" w:line="360" w:lineRule="auto"/>
        <w:rPr>
          <w:ins w:id="2185" w:author="MIGUEL FUERTES FERNANDEZ" w:date="2022-08-14T17:49:00Z"/>
        </w:rPr>
        <w:pPrChange w:id="2186" w:author="MIGUEL FUERTES FERNANDEZ" w:date="2022-08-14T18:04:00Z">
          <w:pPr>
            <w:pStyle w:val="Contenidodelmarco"/>
          </w:pPr>
        </w:pPrChange>
      </w:pPr>
      <w:ins w:id="2187" w:author="MIGUEL FUERTES FERNANDEZ" w:date="2022-08-14T17:47:00Z">
        <w:r w:rsidRPr="00EE580E">
          <w:t>Con el fin de no repetir</w:t>
        </w:r>
      </w:ins>
      <w:ins w:id="2188" w:author="MIGUEL FUERTES FERNANDEZ" w:date="2022-08-14T17:48:00Z">
        <w:r w:rsidRPr="00EE580E">
          <w:t xml:space="preserve"> información innecesaria, se definen unas relaciones entre tablas </w:t>
        </w:r>
      </w:ins>
      <w:ins w:id="2189" w:author="MIGUEL FUERTES FERNANDEZ" w:date="2022-08-14T17:49:00Z">
        <w:r w:rsidR="0042425B" w:rsidRPr="00EE580E">
          <w:t>definiendo,</w:t>
        </w:r>
      </w:ins>
      <w:ins w:id="2190" w:author="MIGUEL FUERTES FERNANDEZ" w:date="2022-08-14T17:48:00Z">
        <w:r w:rsidRPr="00EE580E">
          <w:t xml:space="preserve"> así como se comportan las entidades dentro del modelo. Para la base de datos de este trabajo, las entidades que se han </w:t>
        </w:r>
      </w:ins>
      <w:ins w:id="2191" w:author="MIGUEL FUERTES FERNANDEZ" w:date="2022-08-14T17:49:00Z">
        <w:r w:rsidR="0042425B" w:rsidRPr="00EE580E">
          <w:t>utilizado,</w:t>
        </w:r>
      </w:ins>
      <w:ins w:id="2192" w:author="MIGUEL FUERTES FERNANDEZ" w:date="2022-08-14T17:48:00Z">
        <w:r w:rsidRPr="00EE580E">
          <w:t xml:space="preserve"> así como sus relaciones son las siguientes</w:t>
        </w:r>
      </w:ins>
      <w:ins w:id="2193" w:author="MIGUEL FUERTES FERNANDEZ" w:date="2022-08-14T17:49:00Z">
        <w:r w:rsidRPr="00EE580E">
          <w:t>:</w:t>
        </w:r>
      </w:ins>
    </w:p>
    <w:p w14:paraId="5F2C35A1" w14:textId="77777777" w:rsidR="00B532DA" w:rsidRPr="00EE580E" w:rsidRDefault="00B532DA">
      <w:pPr>
        <w:pStyle w:val="Contenidodelmarco"/>
        <w:rPr>
          <w:ins w:id="2194" w:author="MIGUEL FUERTES FERNANDEZ" w:date="2022-08-14T17:39:00Z"/>
        </w:rPr>
        <w:pPrChange w:id="2195" w:author="MIGUEL FUERTES FERNANDEZ" w:date="2022-08-14T17:44:00Z">
          <w:pPr>
            <w:pStyle w:val="Ttulo2plantilla"/>
          </w:pPr>
        </w:pPrChange>
      </w:pPr>
    </w:p>
    <w:p w14:paraId="7CCDED80" w14:textId="148638E5" w:rsidR="003F45D2" w:rsidRPr="00EE580E" w:rsidRDefault="005F5383" w:rsidP="008B0DF8">
      <w:pPr>
        <w:pStyle w:val="Contenidodelmarco"/>
        <w:jc w:val="center"/>
        <w:rPr>
          <w:ins w:id="2196" w:author="MIGUEL FUERTES FERNANDEZ" w:date="2022-08-14T17:38:00Z"/>
          <w:color w:val="808080" w:themeColor="background1" w:themeShade="80"/>
          <w:rPrChange w:id="2197" w:author="MIGUEL FUERTES FERNANDEZ" w:date="2022-08-14T17:56:00Z">
            <w:rPr>
              <w:ins w:id="2198" w:author="MIGUEL FUERTES FERNANDEZ" w:date="2022-08-14T17:38:00Z"/>
            </w:rPr>
          </w:rPrChange>
        </w:rPr>
      </w:pPr>
      <w:bookmarkStart w:id="2199" w:name="_Toc112268999"/>
      <w:ins w:id="2200" w:author="MIGUEL FUERTES FERNANDEZ" w:date="2022-08-14T17:38:00Z">
        <w:r w:rsidRPr="00EE580E">
          <w:rPr>
            <w:i/>
            <w:iCs/>
            <w:noProof/>
            <w:color w:val="808080" w:themeColor="background1" w:themeShade="80"/>
            <w:rPrChange w:id="2201" w:author="MIGUEL FUERTES FERNANDEZ" w:date="2022-08-14T17:56:00Z">
              <w:rPr>
                <w:rFonts w:asciiTheme="minorHAnsi" w:eastAsiaTheme="minorHAnsi" w:hAnsiTheme="minorHAnsi"/>
                <w:noProof/>
                <w:color w:val="44546A" w:themeColor="text2"/>
                <w:sz w:val="18"/>
                <w:szCs w:val="18"/>
                <w:lang w:eastAsia="en-US"/>
              </w:rPr>
            </w:rPrChange>
          </w:rPr>
          <w:drawing>
            <wp:inline distT="0" distB="0" distL="0" distR="0" wp14:anchorId="7EC94323" wp14:editId="6BC23C7B">
              <wp:extent cx="5619750" cy="5229225"/>
              <wp:effectExtent l="0" t="0" r="0" b="952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19750" cy="5229225"/>
                      </a:xfrm>
                      <a:prstGeom prst="rect">
                        <a:avLst/>
                      </a:prstGeom>
                    </pic:spPr>
                  </pic:pic>
                </a:graphicData>
              </a:graphic>
            </wp:inline>
          </w:drawing>
        </w:r>
        <w:r w:rsidRPr="00EE580E">
          <w:rPr>
            <w:i/>
            <w:iCs/>
            <w:color w:val="808080" w:themeColor="background1" w:themeShade="80"/>
            <w:rPrChange w:id="2202" w:author="MIGUEL FUERTES FERNANDEZ" w:date="2022-08-14T17:56:00Z">
              <w:rPr>
                <w:rFonts w:asciiTheme="minorHAnsi" w:eastAsiaTheme="minorHAnsi" w:hAnsiTheme="minorHAnsi"/>
                <w:color w:val="44546A" w:themeColor="text2"/>
                <w:sz w:val="18"/>
                <w:szCs w:val="18"/>
                <w:lang w:eastAsia="en-US"/>
              </w:rPr>
            </w:rPrChange>
          </w:rPr>
          <w:t xml:space="preserve">Ilustración </w:t>
        </w:r>
        <w:r w:rsidRPr="00EE580E">
          <w:rPr>
            <w:i/>
            <w:iCs/>
            <w:color w:val="808080" w:themeColor="background1" w:themeShade="80"/>
            <w:rPrChange w:id="2203" w:author="MIGUEL FUERTES FERNANDEZ" w:date="2022-08-14T17:56:00Z">
              <w:rPr>
                <w:rFonts w:asciiTheme="minorHAnsi" w:eastAsiaTheme="minorHAnsi" w:hAnsiTheme="minorHAnsi"/>
                <w:color w:val="44546A" w:themeColor="text2"/>
                <w:sz w:val="18"/>
                <w:szCs w:val="18"/>
                <w:lang w:eastAsia="en-US"/>
              </w:rPr>
            </w:rPrChange>
          </w:rPr>
          <w:fldChar w:fldCharType="begin"/>
        </w:r>
        <w:r w:rsidRPr="00EE580E">
          <w:rPr>
            <w:i/>
            <w:iCs/>
            <w:color w:val="808080" w:themeColor="background1" w:themeShade="80"/>
            <w:rPrChange w:id="2204" w:author="MIGUEL FUERTES FERNANDEZ" w:date="2022-08-14T17:56:00Z">
              <w:rPr>
                <w:rFonts w:asciiTheme="minorHAnsi" w:eastAsiaTheme="minorHAnsi" w:hAnsiTheme="minorHAnsi"/>
                <w:color w:val="44546A" w:themeColor="text2"/>
                <w:sz w:val="18"/>
                <w:szCs w:val="18"/>
                <w:lang w:eastAsia="en-US"/>
              </w:rPr>
            </w:rPrChange>
          </w:rPr>
          <w:instrText xml:space="preserve"> SEQ Ilustración \* ARABIC </w:instrText>
        </w:r>
      </w:ins>
      <w:r w:rsidRPr="00EE580E">
        <w:rPr>
          <w:i/>
          <w:iCs/>
          <w:color w:val="808080" w:themeColor="background1" w:themeShade="80"/>
          <w:rPrChange w:id="2205" w:author="MIGUEL FUERTES FERNANDEZ" w:date="2022-08-14T17:56:00Z">
            <w:rPr>
              <w:rFonts w:asciiTheme="minorHAnsi" w:eastAsiaTheme="minorHAnsi" w:hAnsiTheme="minorHAnsi"/>
              <w:color w:val="44546A" w:themeColor="text2"/>
              <w:sz w:val="18"/>
              <w:szCs w:val="18"/>
              <w:lang w:eastAsia="en-US"/>
            </w:rPr>
          </w:rPrChange>
        </w:rPr>
        <w:fldChar w:fldCharType="separate"/>
      </w:r>
      <w:r w:rsidR="00F6173C">
        <w:rPr>
          <w:i/>
          <w:iCs/>
          <w:noProof/>
          <w:color w:val="808080" w:themeColor="background1" w:themeShade="80"/>
        </w:rPr>
        <w:t>3</w:t>
      </w:r>
      <w:ins w:id="2206" w:author="MIGUEL FUERTES FERNANDEZ" w:date="2022-08-14T17:38:00Z">
        <w:r w:rsidRPr="00EE580E">
          <w:rPr>
            <w:i/>
            <w:iCs/>
            <w:color w:val="808080" w:themeColor="background1" w:themeShade="80"/>
            <w:rPrChange w:id="2207" w:author="MIGUEL FUERTES FERNANDEZ" w:date="2022-08-14T17:56:00Z">
              <w:rPr>
                <w:rFonts w:asciiTheme="minorHAnsi" w:eastAsiaTheme="minorHAnsi" w:hAnsiTheme="minorHAnsi"/>
                <w:color w:val="44546A" w:themeColor="text2"/>
                <w:sz w:val="18"/>
                <w:szCs w:val="18"/>
                <w:lang w:eastAsia="en-US"/>
              </w:rPr>
            </w:rPrChange>
          </w:rPr>
          <w:fldChar w:fldCharType="end"/>
        </w:r>
        <w:r w:rsidRPr="00EE580E">
          <w:rPr>
            <w:i/>
            <w:iCs/>
            <w:color w:val="808080" w:themeColor="background1" w:themeShade="80"/>
            <w:rPrChange w:id="2208" w:author="MIGUEL FUERTES FERNANDEZ" w:date="2022-08-14T17:56:00Z">
              <w:rPr>
                <w:rFonts w:asciiTheme="minorHAnsi" w:eastAsiaTheme="minorHAnsi" w:hAnsiTheme="minorHAnsi"/>
                <w:color w:val="44546A" w:themeColor="text2"/>
                <w:sz w:val="18"/>
                <w:szCs w:val="18"/>
                <w:lang w:eastAsia="en-US"/>
              </w:rPr>
            </w:rPrChange>
          </w:rPr>
          <w:t>- Diagrama ER</w:t>
        </w:r>
        <w:bookmarkEnd w:id="2199"/>
      </w:ins>
    </w:p>
    <w:p w14:paraId="07F66554" w14:textId="77777777" w:rsidR="00583ED3" w:rsidRPr="00EE580E" w:rsidRDefault="00583ED3" w:rsidP="00583ED3">
      <w:pPr>
        <w:pStyle w:val="Contenidodelmarco"/>
        <w:spacing w:line="360" w:lineRule="auto"/>
        <w:rPr>
          <w:ins w:id="2209" w:author="MIGUEL FUERTES FERNANDEZ" w:date="2022-08-14T18:05:00Z"/>
        </w:rPr>
      </w:pPr>
    </w:p>
    <w:p w14:paraId="656DA9F0" w14:textId="001D87FB" w:rsidR="005F5383" w:rsidRPr="00EE580E" w:rsidRDefault="00D12C0B">
      <w:pPr>
        <w:pStyle w:val="Contenidodelmarco"/>
        <w:spacing w:line="360" w:lineRule="auto"/>
        <w:rPr>
          <w:ins w:id="2210" w:author="MIGUEL FUERTES FERNANDEZ" w:date="2022-08-14T17:50:00Z"/>
        </w:rPr>
        <w:pPrChange w:id="2211" w:author="MIGUEL FUERTES FERNANDEZ" w:date="2022-08-14T18:04:00Z">
          <w:pPr>
            <w:pStyle w:val="Contenidodelmarco"/>
          </w:pPr>
        </w:pPrChange>
      </w:pPr>
      <w:ins w:id="2212" w:author="MIGUEL FUERTES FERNANDEZ" w:date="2022-08-14T17:50:00Z">
        <w:r w:rsidRPr="00EE580E">
          <w:t>Las entidades que se incluyen son las siguientes:</w:t>
        </w:r>
      </w:ins>
    </w:p>
    <w:p w14:paraId="5C1BC4FC" w14:textId="0395B482" w:rsidR="00D12C0B" w:rsidRPr="00EE580E" w:rsidRDefault="00D12C0B">
      <w:pPr>
        <w:pStyle w:val="Contenidodelmarco"/>
        <w:numPr>
          <w:ilvl w:val="0"/>
          <w:numId w:val="18"/>
        </w:numPr>
        <w:spacing w:afterLines="120" w:after="288" w:line="360" w:lineRule="auto"/>
        <w:ind w:left="1066" w:hanging="357"/>
        <w:rPr>
          <w:ins w:id="2213" w:author="MIGUEL FUERTES FERNANDEZ" w:date="2022-08-14T17:50:00Z"/>
        </w:rPr>
        <w:pPrChange w:id="2214" w:author="MIGUEL FUERTES FERNANDEZ" w:date="2022-08-14T18:04:00Z">
          <w:pPr>
            <w:pStyle w:val="Contenidodelmarco"/>
            <w:numPr>
              <w:numId w:val="18"/>
            </w:numPr>
            <w:ind w:left="1069" w:hanging="360"/>
          </w:pPr>
        </w:pPrChange>
      </w:pPr>
      <w:ins w:id="2215" w:author="MIGUEL FUERTES FERNANDEZ" w:date="2022-08-14T17:50:00Z">
        <w:r w:rsidRPr="00EE580E">
          <w:rPr>
            <w:b/>
            <w:bCs/>
            <w:rPrChange w:id="2216" w:author="MIGUEL FUERTES FERNANDEZ" w:date="2022-08-14T18:04:00Z">
              <w:rPr/>
            </w:rPrChange>
          </w:rPr>
          <w:t>Profesores (teachers):</w:t>
        </w:r>
        <w:r w:rsidRPr="00EE580E">
          <w:t xml:space="preserve"> </w:t>
        </w:r>
      </w:ins>
      <w:ins w:id="2217" w:author="MIGUEL FUERTES FERNANDEZ" w:date="2022-08-14T17:56:00Z">
        <w:r w:rsidR="004755D0" w:rsidRPr="00EE580E">
          <w:t>En esta tabla se almacena la información referente a los profesores. Es una tabla medio generada, ya que contienen los atributos necesarios para iniciar sesión. Est</w:t>
        </w:r>
      </w:ins>
      <w:ins w:id="2218" w:author="MIGUEL FUERTES FERNANDEZ" w:date="2022-08-14T17:57:00Z">
        <w:r w:rsidR="004755D0" w:rsidRPr="00EE580E">
          <w:t>os campos han sido generados mediante la gema “devise” de Ruby.</w:t>
        </w:r>
      </w:ins>
      <w:ins w:id="2219" w:author="MIGUEL FUERTES FERNANDEZ" w:date="2022-08-14T17:58:00Z">
        <w:r w:rsidR="0081501D" w:rsidRPr="00EE580E">
          <w:t xml:space="preserve"> Además de </w:t>
        </w:r>
      </w:ins>
      <w:ins w:id="2220" w:author="MIGUEL FUERTES FERNANDEZ" w:date="2022-08-14T17:59:00Z">
        <w:r w:rsidR="0081501D" w:rsidRPr="00EE580E">
          <w:t>los</w:t>
        </w:r>
      </w:ins>
      <w:ins w:id="2221" w:author="MIGUEL FUERTES FERNANDEZ" w:date="2022-08-14T17:58:00Z">
        <w:r w:rsidR="0081501D" w:rsidRPr="00EE580E">
          <w:t xml:space="preserve"> campos </w:t>
        </w:r>
      </w:ins>
      <w:ins w:id="2222" w:author="MIGUEL FUERTES FERNANDEZ" w:date="2022-08-14T17:59:00Z">
        <w:r w:rsidR="0081501D" w:rsidRPr="00EE580E">
          <w:t>estándar, se ha añadido los campos “name” y “last_name”.</w:t>
        </w:r>
      </w:ins>
    </w:p>
    <w:p w14:paraId="204A84FE" w14:textId="28F9F067" w:rsidR="00D12C0B" w:rsidRPr="00EE580E" w:rsidRDefault="00D12C0B">
      <w:pPr>
        <w:pStyle w:val="Contenidodelmarco"/>
        <w:numPr>
          <w:ilvl w:val="0"/>
          <w:numId w:val="18"/>
        </w:numPr>
        <w:spacing w:afterLines="120" w:after="288" w:line="360" w:lineRule="auto"/>
        <w:ind w:left="1066" w:hanging="357"/>
        <w:rPr>
          <w:ins w:id="2223" w:author="MIGUEL FUERTES FERNANDEZ" w:date="2022-08-14T17:51:00Z"/>
        </w:rPr>
        <w:pPrChange w:id="2224" w:author="MIGUEL FUERTES FERNANDEZ" w:date="2022-08-14T18:04:00Z">
          <w:pPr>
            <w:pStyle w:val="Contenidodelmarco"/>
            <w:numPr>
              <w:numId w:val="18"/>
            </w:numPr>
            <w:ind w:left="1069" w:hanging="360"/>
          </w:pPr>
        </w:pPrChange>
      </w:pPr>
      <w:ins w:id="2225" w:author="MIGUEL FUERTES FERNANDEZ" w:date="2022-08-14T17:51:00Z">
        <w:r w:rsidRPr="00EE580E">
          <w:rPr>
            <w:b/>
            <w:bCs/>
            <w:rPrChange w:id="2226" w:author="MIGUEL FUERTES FERNANDEZ" w:date="2022-08-14T18:04:00Z">
              <w:rPr/>
            </w:rPrChange>
          </w:rPr>
          <w:t>Asignaturas (classrooms):</w:t>
        </w:r>
      </w:ins>
      <w:ins w:id="2227" w:author="MIGUEL FUERTES FERNANDEZ" w:date="2022-08-14T17:57:00Z">
        <w:r w:rsidR="00163AC4" w:rsidRPr="00EE580E">
          <w:t xml:space="preserve"> En esta tabla se almacena la información referente a las asignaturas. </w:t>
        </w:r>
      </w:ins>
      <w:ins w:id="2228" w:author="MIGUEL FUERTES FERNANDEZ" w:date="2022-08-14T17:58:00Z">
        <w:r w:rsidR="00163AC4" w:rsidRPr="00EE580E">
          <w:t xml:space="preserve">Tiene campos como curso, letra y asignatura, así como una relación al profesor encargado de la asignatura, mediante </w:t>
        </w:r>
        <w:r w:rsidR="00AB174D" w:rsidRPr="00EE580E">
          <w:t>“</w:t>
        </w:r>
        <w:r w:rsidR="00163AC4" w:rsidRPr="00EE580E">
          <w:t>teacher_id</w:t>
        </w:r>
        <w:r w:rsidR="00AB174D" w:rsidRPr="00EE580E">
          <w:t>”</w:t>
        </w:r>
      </w:ins>
    </w:p>
    <w:p w14:paraId="1B08BFAB" w14:textId="0C470C04" w:rsidR="00D12C0B" w:rsidRPr="00EE580E" w:rsidRDefault="00D12C0B">
      <w:pPr>
        <w:pStyle w:val="Contenidodelmarco"/>
        <w:numPr>
          <w:ilvl w:val="0"/>
          <w:numId w:val="18"/>
        </w:numPr>
        <w:spacing w:afterLines="120" w:after="288" w:line="360" w:lineRule="auto"/>
        <w:ind w:left="1066" w:hanging="357"/>
        <w:rPr>
          <w:ins w:id="2229" w:author="MIGUEL FUERTES FERNANDEZ" w:date="2022-08-14T17:51:00Z"/>
        </w:rPr>
        <w:pPrChange w:id="2230" w:author="MIGUEL FUERTES FERNANDEZ" w:date="2022-08-14T18:04:00Z">
          <w:pPr>
            <w:pStyle w:val="Contenidodelmarco"/>
            <w:numPr>
              <w:numId w:val="18"/>
            </w:numPr>
            <w:ind w:left="1069" w:hanging="360"/>
          </w:pPr>
        </w:pPrChange>
      </w:pPr>
      <w:ins w:id="2231" w:author="MIGUEL FUERTES FERNANDEZ" w:date="2022-08-14T17:51:00Z">
        <w:r w:rsidRPr="00EE580E">
          <w:rPr>
            <w:b/>
            <w:bCs/>
            <w:rPrChange w:id="2232" w:author="MIGUEL FUERTES FERNANDEZ" w:date="2022-08-14T18:04:00Z">
              <w:rPr/>
            </w:rPrChange>
          </w:rPr>
          <w:t>Estudiantes (students):</w:t>
        </w:r>
      </w:ins>
      <w:ins w:id="2233" w:author="MIGUEL FUERTES FERNANDEZ" w:date="2022-08-14T17:59:00Z">
        <w:r w:rsidR="00A145CA" w:rsidRPr="00EE580E">
          <w:t xml:space="preserve"> En esta tabla se almacena la información referente a los estudiantes</w:t>
        </w:r>
      </w:ins>
      <w:ins w:id="2234" w:author="MIGUEL FUERTES FERNANDEZ" w:date="2022-08-14T18:00:00Z">
        <w:r w:rsidR="00A145CA" w:rsidRPr="00EE580E">
          <w:t>. Solo almacenamos tres campos, el nombre, el apellido y la fecha de nacimiento necesaria para calcular la edad.</w:t>
        </w:r>
      </w:ins>
    </w:p>
    <w:p w14:paraId="16C80A23" w14:textId="0D19D839" w:rsidR="00D12C0B" w:rsidRPr="00EE580E" w:rsidRDefault="00436BF0">
      <w:pPr>
        <w:pStyle w:val="Contenidodelmarco"/>
        <w:numPr>
          <w:ilvl w:val="0"/>
          <w:numId w:val="18"/>
        </w:numPr>
        <w:spacing w:afterLines="120" w:after="288" w:line="360" w:lineRule="auto"/>
        <w:ind w:left="1066" w:hanging="357"/>
        <w:rPr>
          <w:ins w:id="2235" w:author="MIGUEL FUERTES FERNANDEZ" w:date="2022-08-14T17:54:00Z"/>
          <w:lang w:val="es-ES"/>
          <w:rPrChange w:id="2236" w:author="MIGUEL FUERTES FERNANDEZ" w:date="2022-08-14T18:00:00Z">
            <w:rPr>
              <w:ins w:id="2237" w:author="MIGUEL FUERTES FERNANDEZ" w:date="2022-08-14T17:54:00Z"/>
            </w:rPr>
          </w:rPrChange>
        </w:rPr>
        <w:pPrChange w:id="2238" w:author="MIGUEL FUERTES FERNANDEZ" w:date="2022-08-14T18:04:00Z">
          <w:pPr>
            <w:pStyle w:val="Contenidodelmarco"/>
            <w:numPr>
              <w:numId w:val="18"/>
            </w:numPr>
            <w:ind w:left="1069" w:hanging="360"/>
          </w:pPr>
        </w:pPrChange>
      </w:pPr>
      <w:ins w:id="2239" w:author="MIGUEL FUERTES FERNANDEZ" w:date="2022-08-14T18:21:00Z">
        <w:r w:rsidRPr="00EE580E">
          <w:rPr>
            <w:b/>
            <w:bCs/>
            <w:lang w:val="es-ES"/>
          </w:rPr>
          <w:t>Valoración</w:t>
        </w:r>
      </w:ins>
      <w:ins w:id="2240" w:author="MIGUEL FUERTES FERNANDEZ" w:date="2022-08-14T17:51:00Z">
        <w:r w:rsidR="00D12C0B" w:rsidRPr="00EE580E">
          <w:rPr>
            <w:b/>
            <w:bCs/>
            <w:lang w:val="es-ES"/>
            <w:rPrChange w:id="2241" w:author="MIGUEL FUERTES FERNANDEZ" w:date="2022-08-14T18:04:00Z">
              <w:rPr/>
            </w:rPrChange>
          </w:rPr>
          <w:t xml:space="preserve"> (assestments):</w:t>
        </w:r>
      </w:ins>
      <w:ins w:id="2242" w:author="MIGUEL FUERTES FERNANDEZ" w:date="2022-08-14T18:00:00Z">
        <w:r w:rsidR="000B35C6" w:rsidRPr="00EE580E">
          <w:rPr>
            <w:lang w:val="es-ES"/>
            <w:rPrChange w:id="2243" w:author="MIGUEL FUERTES FERNANDEZ" w:date="2022-08-14T18:00:00Z">
              <w:rPr/>
            </w:rPrChange>
          </w:rPr>
          <w:t xml:space="preserve"> En esta </w:t>
        </w:r>
        <w:r w:rsidR="000B35C6" w:rsidRPr="00EE580E">
          <w:rPr>
            <w:lang w:val="es-ES"/>
            <w:rPrChange w:id="2244" w:author="MIGUEL FUERTES FERNANDEZ" w:date="2022-08-14T18:00:00Z">
              <w:rPr>
                <w:lang w:val="en-GB"/>
              </w:rPr>
            </w:rPrChange>
          </w:rPr>
          <w:t>tabla se</w:t>
        </w:r>
        <w:r w:rsidR="000B35C6" w:rsidRPr="00EE580E">
          <w:rPr>
            <w:lang w:val="es-ES"/>
          </w:rPr>
          <w:t xml:space="preserve"> almacena la información referente a los tests sociométricos. A líneas </w:t>
        </w:r>
      </w:ins>
      <w:ins w:id="2245" w:author="MIGUEL FUERTES FERNANDEZ" w:date="2022-08-14T18:01:00Z">
        <w:r w:rsidR="000B35C6" w:rsidRPr="00EE580E">
          <w:rPr>
            <w:lang w:val="es-ES"/>
          </w:rPr>
          <w:t xml:space="preserve">contendrá la información para un estudiante y una clase con sus preferencias. El campo “assestments” es un campo JSON con un objeto del tipo </w:t>
        </w:r>
        <w:r w:rsidR="000B35C6" w:rsidRPr="00EE580E">
          <w:rPr>
            <w:i/>
            <w:iCs/>
            <w:lang w:val="es-ES"/>
            <w:rPrChange w:id="2246" w:author="MIGUEL FUERTES FERNANDEZ" w:date="2022-08-14T18:02:00Z">
              <w:rPr>
                <w:lang w:val="es-ES"/>
              </w:rPr>
            </w:rPrChange>
          </w:rPr>
          <w:t>{ student_id =&gt;</w:t>
        </w:r>
      </w:ins>
      <w:ins w:id="2247" w:author="MIGUEL FUERTES FERNANDEZ" w:date="2022-08-14T18:02:00Z">
        <w:r w:rsidR="002F1BA6" w:rsidRPr="00EE580E">
          <w:rPr>
            <w:i/>
            <w:iCs/>
            <w:lang w:val="es-ES"/>
            <w:rPrChange w:id="2248" w:author="MIGUEL FUERTES FERNANDEZ" w:date="2022-08-14T18:02:00Z">
              <w:rPr>
                <w:lang w:val="es-ES"/>
              </w:rPr>
            </w:rPrChange>
          </w:rPr>
          <w:t>(1|0|-1)</w:t>
        </w:r>
        <w:r w:rsidR="000B35C6" w:rsidRPr="00EE580E">
          <w:rPr>
            <w:i/>
            <w:iCs/>
            <w:lang w:val="es-ES"/>
            <w:rPrChange w:id="2249" w:author="MIGUEL FUERTES FERNANDEZ" w:date="2022-08-14T18:02:00Z">
              <w:rPr>
                <w:lang w:val="es-ES"/>
              </w:rPr>
            </w:rPrChange>
          </w:rPr>
          <w:t>, …</w:t>
        </w:r>
      </w:ins>
      <w:ins w:id="2250" w:author="MIGUEL FUERTES FERNANDEZ" w:date="2022-08-14T18:01:00Z">
        <w:r w:rsidR="000B35C6" w:rsidRPr="00EE580E">
          <w:rPr>
            <w:i/>
            <w:iCs/>
            <w:lang w:val="es-ES"/>
            <w:rPrChange w:id="2251" w:author="MIGUEL FUERTES FERNANDEZ" w:date="2022-08-14T18:02:00Z">
              <w:rPr>
                <w:lang w:val="es-ES"/>
              </w:rPr>
            </w:rPrChange>
          </w:rPr>
          <w:t xml:space="preserve"> }</w:t>
        </w:r>
      </w:ins>
    </w:p>
    <w:p w14:paraId="0F2CB9F9" w14:textId="5F685A43" w:rsidR="00710821" w:rsidRPr="00EE580E" w:rsidRDefault="00710821">
      <w:pPr>
        <w:pStyle w:val="Contenidodelmarco"/>
        <w:numPr>
          <w:ilvl w:val="0"/>
          <w:numId w:val="18"/>
        </w:numPr>
        <w:spacing w:afterLines="120" w:after="288" w:line="360" w:lineRule="auto"/>
        <w:ind w:left="1066" w:hanging="357"/>
        <w:rPr>
          <w:ins w:id="2252" w:author="MIGUEL FUERTES FERNANDEZ" w:date="2022-08-14T16:41:00Z"/>
        </w:rPr>
        <w:pPrChange w:id="2253" w:author="MIGUEL FUERTES FERNANDEZ" w:date="2022-08-14T18:04:00Z">
          <w:pPr>
            <w:pStyle w:val="Contenidodelmarco"/>
            <w:numPr>
              <w:numId w:val="18"/>
            </w:numPr>
            <w:ind w:left="1069" w:hanging="360"/>
          </w:pPr>
        </w:pPrChange>
      </w:pPr>
      <w:ins w:id="2254" w:author="MIGUEL FUERTES FERNANDEZ" w:date="2022-08-14T17:54:00Z">
        <w:r w:rsidRPr="00EE580E">
          <w:rPr>
            <w:b/>
            <w:bCs/>
            <w:rPrChange w:id="2255" w:author="MIGUEL FUERTES FERNANDEZ" w:date="2022-08-14T18:04:00Z">
              <w:rPr/>
            </w:rPrChange>
          </w:rPr>
          <w:t>[Relación] Asignatura-Estudiante (student</w:t>
        </w:r>
        <w:r w:rsidR="00BF68F9" w:rsidRPr="00EE580E">
          <w:rPr>
            <w:b/>
            <w:bCs/>
            <w:rPrChange w:id="2256" w:author="MIGUEL FUERTES FERNANDEZ" w:date="2022-08-14T18:04:00Z">
              <w:rPr/>
            </w:rPrChange>
          </w:rPr>
          <w:t>_</w:t>
        </w:r>
        <w:r w:rsidRPr="00EE580E">
          <w:rPr>
            <w:b/>
            <w:bCs/>
            <w:rPrChange w:id="2257" w:author="MIGUEL FUERTES FERNANDEZ" w:date="2022-08-14T18:04:00Z">
              <w:rPr/>
            </w:rPrChange>
          </w:rPr>
          <w:t>classroom</w:t>
        </w:r>
        <w:r w:rsidR="00BF68F9" w:rsidRPr="00EE580E">
          <w:rPr>
            <w:b/>
            <w:bCs/>
            <w:rPrChange w:id="2258" w:author="MIGUEL FUERTES FERNANDEZ" w:date="2022-08-14T18:04:00Z">
              <w:rPr/>
            </w:rPrChange>
          </w:rPr>
          <w:t>s</w:t>
        </w:r>
        <w:r w:rsidRPr="00EE580E">
          <w:rPr>
            <w:b/>
            <w:bCs/>
            <w:rPrChange w:id="2259" w:author="MIGUEL FUERTES FERNANDEZ" w:date="2022-08-14T18:04:00Z">
              <w:rPr/>
            </w:rPrChange>
          </w:rPr>
          <w:t>):</w:t>
        </w:r>
      </w:ins>
      <w:ins w:id="2260" w:author="MIGUEL FUERTES FERNANDEZ" w:date="2022-08-14T18:02:00Z">
        <w:r w:rsidR="00571545" w:rsidRPr="00EE580E">
          <w:t xml:space="preserve"> Como la relación entre estudiantes y </w:t>
        </w:r>
      </w:ins>
      <w:ins w:id="2261" w:author="MIGUEL FUERTES FERNANDEZ" w:date="2022-08-14T18:03:00Z">
        <w:r w:rsidR="00571545" w:rsidRPr="00EE580E">
          <w:t>asignaturas es una relación N:M (de muchos a muchos) hac</w:t>
        </w:r>
      </w:ins>
      <w:ins w:id="2262" w:author="MIGUEL FUERTES FERNANDEZ" w:date="2022-08-14T18:04:00Z">
        <w:r w:rsidR="00571545" w:rsidRPr="00EE580E">
          <w:t xml:space="preserve">e falta una tabla auxiliar para modelar la relación. Esta tabla </w:t>
        </w:r>
      </w:ins>
      <w:ins w:id="2263" w:author="MIGUEL FUERTES FERNANDEZ" w:date="2022-08-14T18:50:00Z">
        <w:r w:rsidR="00CB5A22" w:rsidRPr="00EE580E">
          <w:t>almacén</w:t>
        </w:r>
      </w:ins>
      <w:ins w:id="2264" w:author="MIGUEL FUERTES FERNANDEZ" w:date="2022-08-14T18:04:00Z">
        <w:r w:rsidR="00571545" w:rsidRPr="00EE580E">
          <w:t xml:space="preserve"> la información referente a esa relación.</w:t>
        </w:r>
      </w:ins>
    </w:p>
    <w:p w14:paraId="018FA8CE" w14:textId="77777777" w:rsidR="0040569C" w:rsidRPr="00EE580E" w:rsidRDefault="0040569C" w:rsidP="0040569C">
      <w:pPr>
        <w:pStyle w:val="Contenidodelmarco"/>
        <w:rPr>
          <w:ins w:id="2265" w:author="MIGUEL FUERTES FERNANDEZ" w:date="2022-08-14T16:29:00Z"/>
          <w:rFonts w:eastAsiaTheme="minorHAnsi"/>
        </w:rPr>
      </w:pPr>
    </w:p>
    <w:p w14:paraId="1836F7F1" w14:textId="220D76CD" w:rsidR="0096174E" w:rsidRPr="00EE580E" w:rsidRDefault="007F2A86" w:rsidP="0096174E">
      <w:pPr>
        <w:pStyle w:val="Contenidodelmarco"/>
        <w:rPr>
          <w:ins w:id="2266" w:author="MIGUEL FUERTES FERNANDEZ" w:date="2022-08-14T18:21:00Z"/>
          <w:rFonts w:eastAsiaTheme="minorHAnsi"/>
        </w:rPr>
      </w:pPr>
      <w:ins w:id="2267" w:author="MIGUEL FUERTES FERNANDEZ" w:date="2022-08-14T18:08:00Z">
        <w:r w:rsidRPr="00EE580E">
          <w:rPr>
            <w:rFonts w:eastAsiaTheme="minorHAnsi"/>
          </w:rPr>
          <w:t>Por su lado, la relación de atributos para cada una de las tablas es la siguiente:</w:t>
        </w:r>
      </w:ins>
    </w:p>
    <w:p w14:paraId="79935CE7" w14:textId="77777777" w:rsidR="002D56B8" w:rsidRPr="00EE580E" w:rsidRDefault="002D56B8" w:rsidP="0096174E">
      <w:pPr>
        <w:pStyle w:val="Contenidodelmarco"/>
        <w:rPr>
          <w:ins w:id="2268" w:author="MIGUEL FUERTES FERNANDEZ" w:date="2022-08-14T18:08:00Z"/>
          <w:rFonts w:eastAsiaTheme="minorHAnsi"/>
        </w:rPr>
      </w:pPr>
    </w:p>
    <w:tbl>
      <w:tblPr>
        <w:tblW w:w="8380" w:type="dxa"/>
        <w:jc w:val="center"/>
        <w:tblLook w:val="04A0" w:firstRow="1" w:lastRow="0" w:firstColumn="1" w:lastColumn="0" w:noHBand="0" w:noVBand="1"/>
        <w:tblPrChange w:id="2269" w:author="MIGUEL FUERTES FERNANDEZ" w:date="2022-08-14T18:20:00Z">
          <w:tblPr>
            <w:tblW w:w="8380" w:type="dxa"/>
            <w:tblLook w:val="04A0" w:firstRow="1" w:lastRow="0" w:firstColumn="1" w:lastColumn="0" w:noHBand="0" w:noVBand="1"/>
          </w:tblPr>
        </w:tblPrChange>
      </w:tblPr>
      <w:tblGrid>
        <w:gridCol w:w="1238"/>
        <w:gridCol w:w="1238"/>
        <w:gridCol w:w="2060"/>
        <w:gridCol w:w="4020"/>
        <w:tblGridChange w:id="2270">
          <w:tblGrid>
            <w:gridCol w:w="1238"/>
            <w:gridCol w:w="1238"/>
            <w:gridCol w:w="2060"/>
            <w:gridCol w:w="4020"/>
          </w:tblGrid>
        </w:tblGridChange>
      </w:tblGrid>
      <w:tr w:rsidR="00436BF0" w:rsidRPr="00EE580E" w14:paraId="484184E4" w14:textId="77777777" w:rsidTr="00436BF0">
        <w:trPr>
          <w:trHeight w:val="300"/>
          <w:jc w:val="center"/>
          <w:ins w:id="2271" w:author="MIGUEL FUERTES FERNANDEZ" w:date="2022-08-14T18:20:00Z"/>
          <w:trPrChange w:id="2272" w:author="MIGUEL FUERTES FERNANDEZ" w:date="2022-08-14T18:20:00Z">
            <w:trPr>
              <w:trHeight w:val="300"/>
            </w:trPr>
          </w:trPrChange>
        </w:trPr>
        <w:tc>
          <w:tcPr>
            <w:tcW w:w="1180" w:type="dxa"/>
            <w:tcBorders>
              <w:top w:val="single" w:sz="4" w:space="0" w:color="ED7D31"/>
              <w:left w:val="single" w:sz="4" w:space="0" w:color="ED7D31"/>
              <w:bottom w:val="nil"/>
              <w:right w:val="nil"/>
            </w:tcBorders>
            <w:shd w:val="clear" w:color="ED7D31" w:fill="ED7D31"/>
            <w:noWrap/>
            <w:vAlign w:val="bottom"/>
            <w:hideMark/>
            <w:tcPrChange w:id="2273" w:author="MIGUEL FUERTES FERNANDEZ" w:date="2022-08-14T18:20:00Z">
              <w:tcPr>
                <w:tcW w:w="1180" w:type="dxa"/>
                <w:tcBorders>
                  <w:top w:val="single" w:sz="4" w:space="0" w:color="ED7D31"/>
                  <w:left w:val="single" w:sz="4" w:space="0" w:color="ED7D31"/>
                  <w:bottom w:val="nil"/>
                  <w:right w:val="nil"/>
                </w:tcBorders>
                <w:shd w:val="clear" w:color="ED7D31" w:fill="ED7D31"/>
                <w:noWrap/>
                <w:vAlign w:val="bottom"/>
                <w:hideMark/>
              </w:tcPr>
            </w:tcPrChange>
          </w:tcPr>
          <w:p w14:paraId="1B09BB06" w14:textId="77777777" w:rsidR="00436BF0" w:rsidRPr="00EE580E" w:rsidRDefault="00436BF0" w:rsidP="00436BF0">
            <w:pPr>
              <w:spacing w:after="0" w:line="240" w:lineRule="auto"/>
              <w:rPr>
                <w:ins w:id="2274" w:author="MIGUEL FUERTES FERNANDEZ" w:date="2022-08-14T18:20:00Z"/>
                <w:rFonts w:ascii="Calibri" w:eastAsia="Times New Roman" w:hAnsi="Calibri" w:cs="Calibri"/>
                <w:b/>
                <w:bCs/>
                <w:color w:val="FFFFFF"/>
                <w:lang w:val="en-GB" w:eastAsia="en-GB"/>
              </w:rPr>
            </w:pPr>
            <w:ins w:id="2275" w:author="MIGUEL FUERTES FERNANDEZ" w:date="2022-08-14T18:20:00Z">
              <w:r w:rsidRPr="00EE580E">
                <w:rPr>
                  <w:rFonts w:ascii="Calibri" w:eastAsia="Times New Roman" w:hAnsi="Calibri" w:cs="Calibri"/>
                  <w:b/>
                  <w:bCs/>
                  <w:color w:val="FFFFFF"/>
                  <w:lang w:val="en-GB" w:eastAsia="en-GB"/>
                </w:rPr>
                <w:t>Entidad</w:t>
              </w:r>
            </w:ins>
          </w:p>
        </w:tc>
        <w:tc>
          <w:tcPr>
            <w:tcW w:w="1120" w:type="dxa"/>
            <w:tcBorders>
              <w:top w:val="single" w:sz="4" w:space="0" w:color="ED7D31"/>
              <w:left w:val="nil"/>
              <w:bottom w:val="nil"/>
              <w:right w:val="nil"/>
            </w:tcBorders>
            <w:shd w:val="clear" w:color="ED7D31" w:fill="ED7D31"/>
            <w:noWrap/>
            <w:vAlign w:val="bottom"/>
            <w:hideMark/>
            <w:tcPrChange w:id="2276" w:author="MIGUEL FUERTES FERNANDEZ" w:date="2022-08-14T18:20:00Z">
              <w:tcPr>
                <w:tcW w:w="1120" w:type="dxa"/>
                <w:tcBorders>
                  <w:top w:val="single" w:sz="4" w:space="0" w:color="ED7D31"/>
                  <w:left w:val="nil"/>
                  <w:bottom w:val="nil"/>
                  <w:right w:val="nil"/>
                </w:tcBorders>
                <w:shd w:val="clear" w:color="ED7D31" w:fill="ED7D31"/>
                <w:noWrap/>
                <w:vAlign w:val="bottom"/>
                <w:hideMark/>
              </w:tcPr>
            </w:tcPrChange>
          </w:tcPr>
          <w:p w14:paraId="5F5893BE" w14:textId="77777777" w:rsidR="00436BF0" w:rsidRPr="00EE580E" w:rsidRDefault="00436BF0" w:rsidP="00436BF0">
            <w:pPr>
              <w:spacing w:after="0" w:line="240" w:lineRule="auto"/>
              <w:rPr>
                <w:ins w:id="2277" w:author="MIGUEL FUERTES FERNANDEZ" w:date="2022-08-14T18:20:00Z"/>
                <w:rFonts w:ascii="Calibri" w:eastAsia="Times New Roman" w:hAnsi="Calibri" w:cs="Calibri"/>
                <w:b/>
                <w:bCs/>
                <w:color w:val="FFFFFF"/>
                <w:lang w:val="en-GB" w:eastAsia="en-GB"/>
              </w:rPr>
            </w:pPr>
            <w:ins w:id="2278" w:author="MIGUEL FUERTES FERNANDEZ" w:date="2022-08-14T18:20:00Z">
              <w:r w:rsidRPr="00EE580E">
                <w:rPr>
                  <w:rFonts w:ascii="Calibri" w:eastAsia="Times New Roman" w:hAnsi="Calibri" w:cs="Calibri"/>
                  <w:b/>
                  <w:bCs/>
                  <w:color w:val="FFFFFF"/>
                  <w:lang w:val="en-GB" w:eastAsia="en-GB"/>
                </w:rPr>
                <w:t>Atributo</w:t>
              </w:r>
            </w:ins>
          </w:p>
        </w:tc>
        <w:tc>
          <w:tcPr>
            <w:tcW w:w="2060" w:type="dxa"/>
            <w:tcBorders>
              <w:top w:val="single" w:sz="4" w:space="0" w:color="ED7D31"/>
              <w:left w:val="nil"/>
              <w:bottom w:val="nil"/>
              <w:right w:val="nil"/>
            </w:tcBorders>
            <w:shd w:val="clear" w:color="ED7D31" w:fill="ED7D31"/>
            <w:noWrap/>
            <w:vAlign w:val="bottom"/>
            <w:hideMark/>
            <w:tcPrChange w:id="2279" w:author="MIGUEL FUERTES FERNANDEZ" w:date="2022-08-14T18:20:00Z">
              <w:tcPr>
                <w:tcW w:w="2060" w:type="dxa"/>
                <w:tcBorders>
                  <w:top w:val="single" w:sz="4" w:space="0" w:color="ED7D31"/>
                  <w:left w:val="nil"/>
                  <w:bottom w:val="nil"/>
                  <w:right w:val="nil"/>
                </w:tcBorders>
                <w:shd w:val="clear" w:color="ED7D31" w:fill="ED7D31"/>
                <w:noWrap/>
                <w:vAlign w:val="bottom"/>
                <w:hideMark/>
              </w:tcPr>
            </w:tcPrChange>
          </w:tcPr>
          <w:p w14:paraId="6428D390" w14:textId="77777777" w:rsidR="00436BF0" w:rsidRPr="00EE580E" w:rsidRDefault="00436BF0" w:rsidP="00436BF0">
            <w:pPr>
              <w:spacing w:after="0" w:line="240" w:lineRule="auto"/>
              <w:rPr>
                <w:ins w:id="2280" w:author="MIGUEL FUERTES FERNANDEZ" w:date="2022-08-14T18:20:00Z"/>
                <w:rFonts w:ascii="Calibri" w:eastAsia="Times New Roman" w:hAnsi="Calibri" w:cs="Calibri"/>
                <w:b/>
                <w:bCs/>
                <w:color w:val="FFFFFF"/>
                <w:lang w:val="en-GB" w:eastAsia="en-GB"/>
              </w:rPr>
            </w:pPr>
            <w:ins w:id="2281" w:author="MIGUEL FUERTES FERNANDEZ" w:date="2022-08-14T18:20:00Z">
              <w:r w:rsidRPr="00EE580E">
                <w:rPr>
                  <w:rFonts w:ascii="Calibri" w:eastAsia="Times New Roman" w:hAnsi="Calibri" w:cs="Calibri"/>
                  <w:b/>
                  <w:bCs/>
                  <w:color w:val="FFFFFF"/>
                  <w:lang w:val="en-GB" w:eastAsia="en-GB"/>
                </w:rPr>
                <w:t>Traducción</w:t>
              </w:r>
            </w:ins>
          </w:p>
        </w:tc>
        <w:tc>
          <w:tcPr>
            <w:tcW w:w="4020" w:type="dxa"/>
            <w:tcBorders>
              <w:top w:val="single" w:sz="4" w:space="0" w:color="ED7D31"/>
              <w:left w:val="nil"/>
              <w:bottom w:val="nil"/>
              <w:right w:val="single" w:sz="4" w:space="0" w:color="ED7D31"/>
            </w:tcBorders>
            <w:shd w:val="clear" w:color="ED7D31" w:fill="ED7D31"/>
            <w:noWrap/>
            <w:vAlign w:val="bottom"/>
            <w:hideMark/>
            <w:tcPrChange w:id="2282" w:author="MIGUEL FUERTES FERNANDEZ" w:date="2022-08-14T18:20:00Z">
              <w:tcPr>
                <w:tcW w:w="4020" w:type="dxa"/>
                <w:tcBorders>
                  <w:top w:val="single" w:sz="4" w:space="0" w:color="ED7D31"/>
                  <w:left w:val="nil"/>
                  <w:bottom w:val="nil"/>
                  <w:right w:val="single" w:sz="4" w:space="0" w:color="ED7D31"/>
                </w:tcBorders>
                <w:shd w:val="clear" w:color="ED7D31" w:fill="ED7D31"/>
                <w:noWrap/>
                <w:vAlign w:val="bottom"/>
                <w:hideMark/>
              </w:tcPr>
            </w:tcPrChange>
          </w:tcPr>
          <w:p w14:paraId="0D49189A" w14:textId="77777777" w:rsidR="00436BF0" w:rsidRPr="00EE580E" w:rsidRDefault="00436BF0" w:rsidP="00436BF0">
            <w:pPr>
              <w:spacing w:after="0" w:line="240" w:lineRule="auto"/>
              <w:rPr>
                <w:ins w:id="2283" w:author="MIGUEL FUERTES FERNANDEZ" w:date="2022-08-14T18:20:00Z"/>
                <w:rFonts w:ascii="Calibri" w:eastAsia="Times New Roman" w:hAnsi="Calibri" w:cs="Calibri"/>
                <w:b/>
                <w:bCs/>
                <w:color w:val="FFFFFF"/>
                <w:lang w:val="en-GB" w:eastAsia="en-GB"/>
              </w:rPr>
            </w:pPr>
            <w:ins w:id="2284" w:author="MIGUEL FUERTES FERNANDEZ" w:date="2022-08-14T18:20:00Z">
              <w:r w:rsidRPr="00EE580E">
                <w:rPr>
                  <w:rFonts w:ascii="Calibri" w:eastAsia="Times New Roman" w:hAnsi="Calibri" w:cs="Calibri"/>
                  <w:b/>
                  <w:bCs/>
                  <w:color w:val="FFFFFF"/>
                  <w:lang w:val="en-GB" w:eastAsia="en-GB"/>
                </w:rPr>
                <w:t>Descripción</w:t>
              </w:r>
            </w:ins>
          </w:p>
        </w:tc>
      </w:tr>
      <w:tr w:rsidR="00436BF0" w:rsidRPr="00EE580E" w14:paraId="0823502A" w14:textId="77777777" w:rsidTr="00436BF0">
        <w:trPr>
          <w:trHeight w:val="300"/>
          <w:jc w:val="center"/>
          <w:ins w:id="2285" w:author="MIGUEL FUERTES FERNANDEZ" w:date="2022-08-14T18:20:00Z"/>
          <w:trPrChange w:id="2286" w:author="MIGUEL FUERTES FERNANDEZ" w:date="2022-08-14T18:20:00Z">
            <w:trPr>
              <w:trHeight w:val="300"/>
            </w:trPr>
          </w:trPrChange>
        </w:trPr>
        <w:tc>
          <w:tcPr>
            <w:tcW w:w="1180" w:type="dxa"/>
            <w:tcBorders>
              <w:top w:val="single" w:sz="4" w:space="0" w:color="ED7D31"/>
              <w:left w:val="single" w:sz="4" w:space="0" w:color="ED7D31"/>
              <w:bottom w:val="nil"/>
              <w:right w:val="nil"/>
            </w:tcBorders>
            <w:shd w:val="clear" w:color="auto" w:fill="auto"/>
            <w:noWrap/>
            <w:vAlign w:val="bottom"/>
            <w:hideMark/>
            <w:tcPrChange w:id="2287" w:author="MIGUEL FUERTES FERNANDEZ" w:date="2022-08-14T18:20:00Z">
              <w:tcPr>
                <w:tcW w:w="1180" w:type="dxa"/>
                <w:tcBorders>
                  <w:top w:val="single" w:sz="4" w:space="0" w:color="ED7D31"/>
                  <w:left w:val="single" w:sz="4" w:space="0" w:color="ED7D31"/>
                  <w:bottom w:val="nil"/>
                  <w:right w:val="nil"/>
                </w:tcBorders>
                <w:shd w:val="clear" w:color="auto" w:fill="auto"/>
                <w:noWrap/>
                <w:vAlign w:val="bottom"/>
                <w:hideMark/>
              </w:tcPr>
            </w:tcPrChange>
          </w:tcPr>
          <w:p w14:paraId="1493FA78" w14:textId="77777777" w:rsidR="00436BF0" w:rsidRPr="00EE580E" w:rsidRDefault="00436BF0" w:rsidP="00436BF0">
            <w:pPr>
              <w:spacing w:after="0" w:line="240" w:lineRule="auto"/>
              <w:rPr>
                <w:ins w:id="2288" w:author="MIGUEL FUERTES FERNANDEZ" w:date="2022-08-14T18:20:00Z"/>
                <w:rFonts w:ascii="Calibri" w:eastAsia="Times New Roman" w:hAnsi="Calibri" w:cs="Calibri"/>
                <w:color w:val="000000"/>
                <w:lang w:val="en-GB" w:eastAsia="en-GB"/>
              </w:rPr>
            </w:pPr>
            <w:ins w:id="2289" w:author="MIGUEL FUERTES FERNANDEZ" w:date="2022-08-14T18:20:00Z">
              <w:r w:rsidRPr="00EE580E">
                <w:rPr>
                  <w:rFonts w:ascii="Calibri" w:eastAsia="Times New Roman" w:hAnsi="Calibri" w:cs="Calibri"/>
                  <w:color w:val="000000"/>
                  <w:lang w:val="en-GB" w:eastAsia="en-GB"/>
                </w:rPr>
                <w:t>teacher</w:t>
              </w:r>
            </w:ins>
          </w:p>
        </w:tc>
        <w:tc>
          <w:tcPr>
            <w:tcW w:w="1120" w:type="dxa"/>
            <w:tcBorders>
              <w:top w:val="single" w:sz="4" w:space="0" w:color="ED7D31"/>
              <w:left w:val="nil"/>
              <w:bottom w:val="nil"/>
              <w:right w:val="nil"/>
            </w:tcBorders>
            <w:shd w:val="clear" w:color="auto" w:fill="auto"/>
            <w:noWrap/>
            <w:vAlign w:val="bottom"/>
            <w:hideMark/>
            <w:tcPrChange w:id="2290" w:author="MIGUEL FUERTES FERNANDEZ" w:date="2022-08-14T18:20:00Z">
              <w:tcPr>
                <w:tcW w:w="1120" w:type="dxa"/>
                <w:tcBorders>
                  <w:top w:val="single" w:sz="4" w:space="0" w:color="ED7D31"/>
                  <w:left w:val="nil"/>
                  <w:bottom w:val="nil"/>
                  <w:right w:val="nil"/>
                </w:tcBorders>
                <w:shd w:val="clear" w:color="auto" w:fill="auto"/>
                <w:noWrap/>
                <w:vAlign w:val="bottom"/>
                <w:hideMark/>
              </w:tcPr>
            </w:tcPrChange>
          </w:tcPr>
          <w:p w14:paraId="0BFC86B1" w14:textId="77777777" w:rsidR="00436BF0" w:rsidRPr="00EE580E" w:rsidRDefault="00436BF0" w:rsidP="00436BF0">
            <w:pPr>
              <w:spacing w:after="0" w:line="240" w:lineRule="auto"/>
              <w:rPr>
                <w:ins w:id="2291" w:author="MIGUEL FUERTES FERNANDEZ" w:date="2022-08-14T18:20:00Z"/>
                <w:rFonts w:ascii="Calibri" w:eastAsia="Times New Roman" w:hAnsi="Calibri" w:cs="Calibri"/>
                <w:color w:val="000000"/>
                <w:lang w:val="en-GB" w:eastAsia="en-GB"/>
              </w:rPr>
            </w:pPr>
            <w:ins w:id="2292" w:author="MIGUEL FUERTES FERNANDEZ" w:date="2022-08-14T18:20:00Z">
              <w:r w:rsidRPr="00EE580E">
                <w:rPr>
                  <w:rFonts w:ascii="Calibri" w:eastAsia="Times New Roman" w:hAnsi="Calibri" w:cs="Calibri"/>
                  <w:color w:val="000000"/>
                  <w:lang w:val="en-GB" w:eastAsia="en-GB"/>
                </w:rPr>
                <w:t>name</w:t>
              </w:r>
            </w:ins>
          </w:p>
        </w:tc>
        <w:tc>
          <w:tcPr>
            <w:tcW w:w="2060" w:type="dxa"/>
            <w:tcBorders>
              <w:top w:val="single" w:sz="4" w:space="0" w:color="ED7D31"/>
              <w:left w:val="nil"/>
              <w:bottom w:val="nil"/>
              <w:right w:val="nil"/>
            </w:tcBorders>
            <w:shd w:val="clear" w:color="auto" w:fill="auto"/>
            <w:noWrap/>
            <w:vAlign w:val="bottom"/>
            <w:hideMark/>
            <w:tcPrChange w:id="2293" w:author="MIGUEL FUERTES FERNANDEZ" w:date="2022-08-14T18:20:00Z">
              <w:tcPr>
                <w:tcW w:w="2060" w:type="dxa"/>
                <w:tcBorders>
                  <w:top w:val="single" w:sz="4" w:space="0" w:color="ED7D31"/>
                  <w:left w:val="nil"/>
                  <w:bottom w:val="nil"/>
                  <w:right w:val="nil"/>
                </w:tcBorders>
                <w:shd w:val="clear" w:color="auto" w:fill="auto"/>
                <w:noWrap/>
                <w:vAlign w:val="bottom"/>
                <w:hideMark/>
              </w:tcPr>
            </w:tcPrChange>
          </w:tcPr>
          <w:p w14:paraId="71C7F782" w14:textId="77777777" w:rsidR="00436BF0" w:rsidRPr="00EE580E" w:rsidRDefault="00436BF0" w:rsidP="00436BF0">
            <w:pPr>
              <w:spacing w:after="0" w:line="240" w:lineRule="auto"/>
              <w:rPr>
                <w:ins w:id="2294" w:author="MIGUEL FUERTES FERNANDEZ" w:date="2022-08-14T18:20:00Z"/>
                <w:rFonts w:ascii="Calibri" w:eastAsia="Times New Roman" w:hAnsi="Calibri" w:cs="Calibri"/>
                <w:color w:val="000000"/>
                <w:lang w:val="en-GB" w:eastAsia="en-GB"/>
              </w:rPr>
            </w:pPr>
            <w:ins w:id="2295" w:author="MIGUEL FUERTES FERNANDEZ" w:date="2022-08-14T18:20:00Z">
              <w:r w:rsidRPr="00EE580E">
                <w:rPr>
                  <w:rFonts w:ascii="Calibri" w:eastAsia="Times New Roman" w:hAnsi="Calibri" w:cs="Calibri"/>
                  <w:color w:val="000000"/>
                  <w:lang w:val="en-GB" w:eastAsia="en-GB"/>
                </w:rPr>
                <w:t>Nombre</w:t>
              </w:r>
            </w:ins>
          </w:p>
        </w:tc>
        <w:tc>
          <w:tcPr>
            <w:tcW w:w="4020" w:type="dxa"/>
            <w:tcBorders>
              <w:top w:val="single" w:sz="4" w:space="0" w:color="ED7D31"/>
              <w:left w:val="nil"/>
              <w:bottom w:val="nil"/>
              <w:right w:val="single" w:sz="4" w:space="0" w:color="ED7D31"/>
            </w:tcBorders>
            <w:shd w:val="clear" w:color="auto" w:fill="auto"/>
            <w:noWrap/>
            <w:vAlign w:val="bottom"/>
            <w:hideMark/>
            <w:tcPrChange w:id="2296" w:author="MIGUEL FUERTES FERNANDEZ" w:date="2022-08-14T18:20:00Z">
              <w:tcPr>
                <w:tcW w:w="4020" w:type="dxa"/>
                <w:tcBorders>
                  <w:top w:val="single" w:sz="4" w:space="0" w:color="ED7D31"/>
                  <w:left w:val="nil"/>
                  <w:bottom w:val="nil"/>
                  <w:right w:val="single" w:sz="4" w:space="0" w:color="ED7D31"/>
                </w:tcBorders>
                <w:shd w:val="clear" w:color="auto" w:fill="auto"/>
                <w:noWrap/>
                <w:vAlign w:val="bottom"/>
                <w:hideMark/>
              </w:tcPr>
            </w:tcPrChange>
          </w:tcPr>
          <w:p w14:paraId="1F6F33CF" w14:textId="77777777" w:rsidR="00436BF0" w:rsidRPr="00EE580E" w:rsidRDefault="00436BF0" w:rsidP="00436BF0">
            <w:pPr>
              <w:spacing w:after="0" w:line="240" w:lineRule="auto"/>
              <w:rPr>
                <w:ins w:id="2297" w:author="MIGUEL FUERTES FERNANDEZ" w:date="2022-08-14T18:20:00Z"/>
                <w:rFonts w:ascii="Calibri" w:eastAsia="Times New Roman" w:hAnsi="Calibri" w:cs="Calibri"/>
                <w:color w:val="000000"/>
                <w:lang w:val="en-GB" w:eastAsia="en-GB"/>
              </w:rPr>
            </w:pPr>
          </w:p>
        </w:tc>
      </w:tr>
      <w:tr w:rsidR="00436BF0" w:rsidRPr="00EE580E" w14:paraId="353873A8" w14:textId="77777777" w:rsidTr="00436BF0">
        <w:trPr>
          <w:trHeight w:val="300"/>
          <w:jc w:val="center"/>
          <w:ins w:id="2298" w:author="MIGUEL FUERTES FERNANDEZ" w:date="2022-08-14T18:20:00Z"/>
          <w:trPrChange w:id="2299" w:author="MIGUEL FUERTES FERNANDEZ" w:date="2022-08-14T18:20:00Z">
            <w:trPr>
              <w:trHeight w:val="300"/>
            </w:trPr>
          </w:trPrChange>
        </w:trPr>
        <w:tc>
          <w:tcPr>
            <w:tcW w:w="1180" w:type="dxa"/>
            <w:tcBorders>
              <w:top w:val="single" w:sz="4" w:space="0" w:color="ED7D31"/>
              <w:left w:val="single" w:sz="4" w:space="0" w:color="ED7D31"/>
              <w:bottom w:val="nil"/>
              <w:right w:val="nil"/>
            </w:tcBorders>
            <w:shd w:val="clear" w:color="auto" w:fill="auto"/>
            <w:noWrap/>
            <w:vAlign w:val="bottom"/>
            <w:hideMark/>
            <w:tcPrChange w:id="2300" w:author="MIGUEL FUERTES FERNANDEZ" w:date="2022-08-14T18:20:00Z">
              <w:tcPr>
                <w:tcW w:w="1180" w:type="dxa"/>
                <w:tcBorders>
                  <w:top w:val="single" w:sz="4" w:space="0" w:color="ED7D31"/>
                  <w:left w:val="single" w:sz="4" w:space="0" w:color="ED7D31"/>
                  <w:bottom w:val="nil"/>
                  <w:right w:val="nil"/>
                </w:tcBorders>
                <w:shd w:val="clear" w:color="auto" w:fill="auto"/>
                <w:noWrap/>
                <w:vAlign w:val="bottom"/>
                <w:hideMark/>
              </w:tcPr>
            </w:tcPrChange>
          </w:tcPr>
          <w:p w14:paraId="4DC70511" w14:textId="77777777" w:rsidR="00436BF0" w:rsidRPr="00EE580E" w:rsidRDefault="00436BF0" w:rsidP="00436BF0">
            <w:pPr>
              <w:spacing w:after="0" w:line="240" w:lineRule="auto"/>
              <w:rPr>
                <w:ins w:id="2301" w:author="MIGUEL FUERTES FERNANDEZ" w:date="2022-08-14T18:20:00Z"/>
                <w:rFonts w:ascii="Calibri" w:eastAsia="Times New Roman" w:hAnsi="Calibri" w:cs="Calibri"/>
                <w:i/>
                <w:iCs/>
                <w:color w:val="808080"/>
                <w:lang w:val="en-GB" w:eastAsia="en-GB"/>
              </w:rPr>
            </w:pPr>
            <w:ins w:id="2302" w:author="MIGUEL FUERTES FERNANDEZ" w:date="2022-08-14T18:20:00Z">
              <w:r w:rsidRPr="00EE580E">
                <w:rPr>
                  <w:rFonts w:ascii="Calibri" w:eastAsia="Times New Roman" w:hAnsi="Calibri" w:cs="Calibri"/>
                  <w:i/>
                  <w:iCs/>
                  <w:color w:val="808080"/>
                  <w:lang w:val="en-GB" w:eastAsia="en-GB"/>
                </w:rPr>
                <w:t>Profesor</w:t>
              </w:r>
            </w:ins>
          </w:p>
        </w:tc>
        <w:tc>
          <w:tcPr>
            <w:tcW w:w="1120" w:type="dxa"/>
            <w:tcBorders>
              <w:top w:val="single" w:sz="4" w:space="0" w:color="ED7D31"/>
              <w:left w:val="nil"/>
              <w:bottom w:val="nil"/>
              <w:right w:val="nil"/>
            </w:tcBorders>
            <w:shd w:val="clear" w:color="auto" w:fill="auto"/>
            <w:noWrap/>
            <w:vAlign w:val="bottom"/>
            <w:hideMark/>
            <w:tcPrChange w:id="2303" w:author="MIGUEL FUERTES FERNANDEZ" w:date="2022-08-14T18:20:00Z">
              <w:tcPr>
                <w:tcW w:w="1120" w:type="dxa"/>
                <w:tcBorders>
                  <w:top w:val="single" w:sz="4" w:space="0" w:color="ED7D31"/>
                  <w:left w:val="nil"/>
                  <w:bottom w:val="nil"/>
                  <w:right w:val="nil"/>
                </w:tcBorders>
                <w:shd w:val="clear" w:color="auto" w:fill="auto"/>
                <w:noWrap/>
                <w:vAlign w:val="bottom"/>
                <w:hideMark/>
              </w:tcPr>
            </w:tcPrChange>
          </w:tcPr>
          <w:p w14:paraId="671A44A6" w14:textId="77777777" w:rsidR="00436BF0" w:rsidRPr="00EE580E" w:rsidRDefault="00436BF0" w:rsidP="00436BF0">
            <w:pPr>
              <w:spacing w:after="0" w:line="240" w:lineRule="auto"/>
              <w:rPr>
                <w:ins w:id="2304" w:author="MIGUEL FUERTES FERNANDEZ" w:date="2022-08-14T18:20:00Z"/>
                <w:rFonts w:ascii="Calibri" w:eastAsia="Times New Roman" w:hAnsi="Calibri" w:cs="Calibri"/>
                <w:color w:val="000000"/>
                <w:lang w:val="en-GB" w:eastAsia="en-GB"/>
              </w:rPr>
            </w:pPr>
            <w:ins w:id="2305" w:author="MIGUEL FUERTES FERNANDEZ" w:date="2022-08-14T18:20:00Z">
              <w:r w:rsidRPr="00EE580E">
                <w:rPr>
                  <w:rFonts w:ascii="Calibri" w:eastAsia="Times New Roman" w:hAnsi="Calibri" w:cs="Calibri"/>
                  <w:color w:val="000000"/>
                  <w:lang w:val="en-GB" w:eastAsia="en-GB"/>
                </w:rPr>
                <w:t>last_name</w:t>
              </w:r>
            </w:ins>
          </w:p>
        </w:tc>
        <w:tc>
          <w:tcPr>
            <w:tcW w:w="2060" w:type="dxa"/>
            <w:tcBorders>
              <w:top w:val="single" w:sz="4" w:space="0" w:color="ED7D31"/>
              <w:left w:val="nil"/>
              <w:bottom w:val="nil"/>
              <w:right w:val="nil"/>
            </w:tcBorders>
            <w:shd w:val="clear" w:color="auto" w:fill="auto"/>
            <w:noWrap/>
            <w:vAlign w:val="bottom"/>
            <w:hideMark/>
            <w:tcPrChange w:id="2306" w:author="MIGUEL FUERTES FERNANDEZ" w:date="2022-08-14T18:20:00Z">
              <w:tcPr>
                <w:tcW w:w="2060" w:type="dxa"/>
                <w:tcBorders>
                  <w:top w:val="single" w:sz="4" w:space="0" w:color="ED7D31"/>
                  <w:left w:val="nil"/>
                  <w:bottom w:val="nil"/>
                  <w:right w:val="nil"/>
                </w:tcBorders>
                <w:shd w:val="clear" w:color="auto" w:fill="auto"/>
                <w:noWrap/>
                <w:vAlign w:val="bottom"/>
                <w:hideMark/>
              </w:tcPr>
            </w:tcPrChange>
          </w:tcPr>
          <w:p w14:paraId="75C88E96" w14:textId="77777777" w:rsidR="00436BF0" w:rsidRPr="00EE580E" w:rsidRDefault="00436BF0" w:rsidP="00436BF0">
            <w:pPr>
              <w:spacing w:after="0" w:line="240" w:lineRule="auto"/>
              <w:rPr>
                <w:ins w:id="2307" w:author="MIGUEL FUERTES FERNANDEZ" w:date="2022-08-14T18:20:00Z"/>
                <w:rFonts w:ascii="Calibri" w:eastAsia="Times New Roman" w:hAnsi="Calibri" w:cs="Calibri"/>
                <w:color w:val="000000"/>
                <w:lang w:val="en-GB" w:eastAsia="en-GB"/>
              </w:rPr>
            </w:pPr>
            <w:ins w:id="2308" w:author="MIGUEL FUERTES FERNANDEZ" w:date="2022-08-14T18:20:00Z">
              <w:r w:rsidRPr="00EE580E">
                <w:rPr>
                  <w:rFonts w:ascii="Calibri" w:eastAsia="Times New Roman" w:hAnsi="Calibri" w:cs="Calibri"/>
                  <w:color w:val="000000"/>
                  <w:lang w:val="en-GB" w:eastAsia="en-GB"/>
                </w:rPr>
                <w:t>Apellido</w:t>
              </w:r>
            </w:ins>
          </w:p>
        </w:tc>
        <w:tc>
          <w:tcPr>
            <w:tcW w:w="4020" w:type="dxa"/>
            <w:tcBorders>
              <w:top w:val="single" w:sz="4" w:space="0" w:color="ED7D31"/>
              <w:left w:val="nil"/>
              <w:bottom w:val="nil"/>
              <w:right w:val="single" w:sz="4" w:space="0" w:color="ED7D31"/>
            </w:tcBorders>
            <w:shd w:val="clear" w:color="auto" w:fill="auto"/>
            <w:noWrap/>
            <w:vAlign w:val="bottom"/>
            <w:hideMark/>
            <w:tcPrChange w:id="2309" w:author="MIGUEL FUERTES FERNANDEZ" w:date="2022-08-14T18:20:00Z">
              <w:tcPr>
                <w:tcW w:w="4020" w:type="dxa"/>
                <w:tcBorders>
                  <w:top w:val="single" w:sz="4" w:space="0" w:color="ED7D31"/>
                  <w:left w:val="nil"/>
                  <w:bottom w:val="nil"/>
                  <w:right w:val="single" w:sz="4" w:space="0" w:color="ED7D31"/>
                </w:tcBorders>
                <w:shd w:val="clear" w:color="auto" w:fill="auto"/>
                <w:noWrap/>
                <w:vAlign w:val="bottom"/>
                <w:hideMark/>
              </w:tcPr>
            </w:tcPrChange>
          </w:tcPr>
          <w:p w14:paraId="2A12FB1E" w14:textId="77777777" w:rsidR="00436BF0" w:rsidRPr="00EE580E" w:rsidRDefault="00436BF0" w:rsidP="00436BF0">
            <w:pPr>
              <w:spacing w:after="0" w:line="240" w:lineRule="auto"/>
              <w:rPr>
                <w:ins w:id="2310" w:author="MIGUEL FUERTES FERNANDEZ" w:date="2022-08-14T18:20:00Z"/>
                <w:rFonts w:ascii="Calibri" w:eastAsia="Times New Roman" w:hAnsi="Calibri" w:cs="Calibri"/>
                <w:color w:val="000000"/>
                <w:lang w:val="en-GB" w:eastAsia="en-GB"/>
              </w:rPr>
            </w:pPr>
          </w:p>
        </w:tc>
      </w:tr>
      <w:tr w:rsidR="00436BF0" w:rsidRPr="00EE580E" w14:paraId="1AC8600E" w14:textId="77777777" w:rsidTr="00436BF0">
        <w:trPr>
          <w:trHeight w:val="300"/>
          <w:jc w:val="center"/>
          <w:ins w:id="2311" w:author="MIGUEL FUERTES FERNANDEZ" w:date="2022-08-14T18:20:00Z"/>
          <w:trPrChange w:id="2312" w:author="MIGUEL FUERTES FERNANDEZ" w:date="2022-08-14T18:20:00Z">
            <w:trPr>
              <w:trHeight w:val="300"/>
            </w:trPr>
          </w:trPrChange>
        </w:trPr>
        <w:tc>
          <w:tcPr>
            <w:tcW w:w="1180" w:type="dxa"/>
            <w:tcBorders>
              <w:top w:val="single" w:sz="4" w:space="0" w:color="ED7D31"/>
              <w:left w:val="single" w:sz="4" w:space="0" w:color="ED7D31"/>
              <w:bottom w:val="nil"/>
              <w:right w:val="nil"/>
            </w:tcBorders>
            <w:shd w:val="clear" w:color="auto" w:fill="auto"/>
            <w:noWrap/>
            <w:vAlign w:val="bottom"/>
            <w:hideMark/>
            <w:tcPrChange w:id="2313" w:author="MIGUEL FUERTES FERNANDEZ" w:date="2022-08-14T18:20:00Z">
              <w:tcPr>
                <w:tcW w:w="1180" w:type="dxa"/>
                <w:tcBorders>
                  <w:top w:val="single" w:sz="4" w:space="0" w:color="ED7D31"/>
                  <w:left w:val="single" w:sz="4" w:space="0" w:color="ED7D31"/>
                  <w:bottom w:val="nil"/>
                  <w:right w:val="nil"/>
                </w:tcBorders>
                <w:shd w:val="clear" w:color="auto" w:fill="auto"/>
                <w:noWrap/>
                <w:vAlign w:val="bottom"/>
                <w:hideMark/>
              </w:tcPr>
            </w:tcPrChange>
          </w:tcPr>
          <w:p w14:paraId="51B9D1FE" w14:textId="77777777" w:rsidR="00436BF0" w:rsidRPr="00EE580E" w:rsidRDefault="00436BF0" w:rsidP="00436BF0">
            <w:pPr>
              <w:spacing w:after="0" w:line="240" w:lineRule="auto"/>
              <w:rPr>
                <w:ins w:id="2314" w:author="MIGUEL FUERTES FERNANDEZ" w:date="2022-08-14T18:20:00Z"/>
                <w:rFonts w:ascii="Times New Roman" w:eastAsia="Times New Roman" w:hAnsi="Times New Roman" w:cs="Times New Roman"/>
                <w:sz w:val="20"/>
                <w:szCs w:val="20"/>
                <w:lang w:val="en-GB" w:eastAsia="en-GB"/>
              </w:rPr>
            </w:pPr>
          </w:p>
        </w:tc>
        <w:tc>
          <w:tcPr>
            <w:tcW w:w="1120" w:type="dxa"/>
            <w:tcBorders>
              <w:top w:val="single" w:sz="4" w:space="0" w:color="ED7D31"/>
              <w:left w:val="nil"/>
              <w:bottom w:val="nil"/>
              <w:right w:val="nil"/>
            </w:tcBorders>
            <w:shd w:val="clear" w:color="auto" w:fill="auto"/>
            <w:noWrap/>
            <w:vAlign w:val="bottom"/>
            <w:hideMark/>
            <w:tcPrChange w:id="2315" w:author="MIGUEL FUERTES FERNANDEZ" w:date="2022-08-14T18:20:00Z">
              <w:tcPr>
                <w:tcW w:w="1120" w:type="dxa"/>
                <w:tcBorders>
                  <w:top w:val="single" w:sz="4" w:space="0" w:color="ED7D31"/>
                  <w:left w:val="nil"/>
                  <w:bottom w:val="nil"/>
                  <w:right w:val="nil"/>
                </w:tcBorders>
                <w:shd w:val="clear" w:color="auto" w:fill="auto"/>
                <w:noWrap/>
                <w:vAlign w:val="bottom"/>
                <w:hideMark/>
              </w:tcPr>
            </w:tcPrChange>
          </w:tcPr>
          <w:p w14:paraId="60B9CE92" w14:textId="77777777" w:rsidR="00436BF0" w:rsidRPr="00EE580E" w:rsidRDefault="00436BF0" w:rsidP="00436BF0">
            <w:pPr>
              <w:spacing w:after="0" w:line="240" w:lineRule="auto"/>
              <w:rPr>
                <w:ins w:id="2316" w:author="MIGUEL FUERTES FERNANDEZ" w:date="2022-08-14T18:20:00Z"/>
                <w:rFonts w:ascii="Calibri" w:eastAsia="Times New Roman" w:hAnsi="Calibri" w:cs="Calibri"/>
                <w:color w:val="000000"/>
                <w:lang w:val="en-GB" w:eastAsia="en-GB"/>
              </w:rPr>
            </w:pPr>
            <w:ins w:id="2317" w:author="MIGUEL FUERTES FERNANDEZ" w:date="2022-08-14T18:20:00Z">
              <w:r w:rsidRPr="00EE580E">
                <w:rPr>
                  <w:rFonts w:ascii="Calibri" w:eastAsia="Times New Roman" w:hAnsi="Calibri" w:cs="Calibri"/>
                  <w:color w:val="000000"/>
                  <w:lang w:val="en-GB" w:eastAsia="en-GB"/>
                </w:rPr>
                <w:t>email</w:t>
              </w:r>
            </w:ins>
          </w:p>
        </w:tc>
        <w:tc>
          <w:tcPr>
            <w:tcW w:w="2060" w:type="dxa"/>
            <w:tcBorders>
              <w:top w:val="single" w:sz="4" w:space="0" w:color="ED7D31"/>
              <w:left w:val="nil"/>
              <w:bottom w:val="nil"/>
              <w:right w:val="nil"/>
            </w:tcBorders>
            <w:shd w:val="clear" w:color="auto" w:fill="auto"/>
            <w:noWrap/>
            <w:vAlign w:val="bottom"/>
            <w:hideMark/>
            <w:tcPrChange w:id="2318" w:author="MIGUEL FUERTES FERNANDEZ" w:date="2022-08-14T18:20:00Z">
              <w:tcPr>
                <w:tcW w:w="2060" w:type="dxa"/>
                <w:tcBorders>
                  <w:top w:val="single" w:sz="4" w:space="0" w:color="ED7D31"/>
                  <w:left w:val="nil"/>
                  <w:bottom w:val="nil"/>
                  <w:right w:val="nil"/>
                </w:tcBorders>
                <w:shd w:val="clear" w:color="auto" w:fill="auto"/>
                <w:noWrap/>
                <w:vAlign w:val="bottom"/>
                <w:hideMark/>
              </w:tcPr>
            </w:tcPrChange>
          </w:tcPr>
          <w:p w14:paraId="533693F3" w14:textId="77777777" w:rsidR="00436BF0" w:rsidRPr="00EE580E" w:rsidRDefault="00436BF0" w:rsidP="00436BF0">
            <w:pPr>
              <w:spacing w:after="0" w:line="240" w:lineRule="auto"/>
              <w:rPr>
                <w:ins w:id="2319" w:author="MIGUEL FUERTES FERNANDEZ" w:date="2022-08-14T18:20:00Z"/>
                <w:rFonts w:ascii="Calibri" w:eastAsia="Times New Roman" w:hAnsi="Calibri" w:cs="Calibri"/>
                <w:color w:val="000000"/>
                <w:lang w:val="en-GB" w:eastAsia="en-GB"/>
              </w:rPr>
            </w:pPr>
            <w:ins w:id="2320" w:author="MIGUEL FUERTES FERNANDEZ" w:date="2022-08-14T18:20:00Z">
              <w:r w:rsidRPr="00EE580E">
                <w:rPr>
                  <w:rFonts w:ascii="Calibri" w:eastAsia="Times New Roman" w:hAnsi="Calibri" w:cs="Calibri"/>
                  <w:color w:val="000000"/>
                  <w:lang w:val="en-GB" w:eastAsia="en-GB"/>
                </w:rPr>
                <w:t>Email</w:t>
              </w:r>
            </w:ins>
          </w:p>
        </w:tc>
        <w:tc>
          <w:tcPr>
            <w:tcW w:w="4020" w:type="dxa"/>
            <w:tcBorders>
              <w:top w:val="single" w:sz="4" w:space="0" w:color="ED7D31"/>
              <w:left w:val="nil"/>
              <w:bottom w:val="nil"/>
              <w:right w:val="single" w:sz="4" w:space="0" w:color="ED7D31"/>
            </w:tcBorders>
            <w:shd w:val="clear" w:color="auto" w:fill="auto"/>
            <w:noWrap/>
            <w:vAlign w:val="bottom"/>
            <w:hideMark/>
            <w:tcPrChange w:id="2321" w:author="MIGUEL FUERTES FERNANDEZ" w:date="2022-08-14T18:20:00Z">
              <w:tcPr>
                <w:tcW w:w="4020" w:type="dxa"/>
                <w:tcBorders>
                  <w:top w:val="single" w:sz="4" w:space="0" w:color="ED7D31"/>
                  <w:left w:val="nil"/>
                  <w:bottom w:val="nil"/>
                  <w:right w:val="single" w:sz="4" w:space="0" w:color="ED7D31"/>
                </w:tcBorders>
                <w:shd w:val="clear" w:color="auto" w:fill="auto"/>
                <w:noWrap/>
                <w:vAlign w:val="bottom"/>
                <w:hideMark/>
              </w:tcPr>
            </w:tcPrChange>
          </w:tcPr>
          <w:p w14:paraId="6FD6B41B" w14:textId="77777777" w:rsidR="00436BF0" w:rsidRPr="00EE580E" w:rsidRDefault="00436BF0" w:rsidP="00436BF0">
            <w:pPr>
              <w:spacing w:after="0" w:line="240" w:lineRule="auto"/>
              <w:rPr>
                <w:ins w:id="2322" w:author="MIGUEL FUERTES FERNANDEZ" w:date="2022-08-14T18:20:00Z"/>
                <w:rFonts w:ascii="Calibri" w:eastAsia="Times New Roman" w:hAnsi="Calibri" w:cs="Calibri"/>
                <w:color w:val="000000"/>
                <w:lang w:val="en-GB" w:eastAsia="en-GB"/>
              </w:rPr>
            </w:pPr>
          </w:p>
        </w:tc>
      </w:tr>
      <w:tr w:rsidR="00436BF0" w:rsidRPr="00EE580E" w14:paraId="1063DF74" w14:textId="77777777" w:rsidTr="00436BF0">
        <w:trPr>
          <w:trHeight w:val="300"/>
          <w:jc w:val="center"/>
          <w:ins w:id="2323" w:author="MIGUEL FUERTES FERNANDEZ" w:date="2022-08-14T18:20:00Z"/>
          <w:trPrChange w:id="2324" w:author="MIGUEL FUERTES FERNANDEZ" w:date="2022-08-14T18:20:00Z">
            <w:trPr>
              <w:trHeight w:val="300"/>
            </w:trPr>
          </w:trPrChange>
        </w:trPr>
        <w:tc>
          <w:tcPr>
            <w:tcW w:w="1180" w:type="dxa"/>
            <w:tcBorders>
              <w:top w:val="single" w:sz="4" w:space="0" w:color="ED7D31"/>
              <w:left w:val="single" w:sz="4" w:space="0" w:color="ED7D31"/>
              <w:bottom w:val="nil"/>
              <w:right w:val="nil"/>
            </w:tcBorders>
            <w:shd w:val="clear" w:color="auto" w:fill="auto"/>
            <w:noWrap/>
            <w:vAlign w:val="bottom"/>
            <w:hideMark/>
            <w:tcPrChange w:id="2325" w:author="MIGUEL FUERTES FERNANDEZ" w:date="2022-08-14T18:20:00Z">
              <w:tcPr>
                <w:tcW w:w="1180" w:type="dxa"/>
                <w:tcBorders>
                  <w:top w:val="single" w:sz="4" w:space="0" w:color="ED7D31"/>
                  <w:left w:val="single" w:sz="4" w:space="0" w:color="ED7D31"/>
                  <w:bottom w:val="nil"/>
                  <w:right w:val="nil"/>
                </w:tcBorders>
                <w:shd w:val="clear" w:color="auto" w:fill="auto"/>
                <w:noWrap/>
                <w:vAlign w:val="bottom"/>
                <w:hideMark/>
              </w:tcPr>
            </w:tcPrChange>
          </w:tcPr>
          <w:p w14:paraId="1419B076" w14:textId="77777777" w:rsidR="00436BF0" w:rsidRPr="00EE580E" w:rsidRDefault="00436BF0" w:rsidP="00436BF0">
            <w:pPr>
              <w:spacing w:after="0" w:line="240" w:lineRule="auto"/>
              <w:rPr>
                <w:ins w:id="2326" w:author="MIGUEL FUERTES FERNANDEZ" w:date="2022-08-14T18:20:00Z"/>
                <w:rFonts w:ascii="Times New Roman" w:eastAsia="Times New Roman" w:hAnsi="Times New Roman" w:cs="Times New Roman"/>
                <w:sz w:val="20"/>
                <w:szCs w:val="20"/>
                <w:lang w:val="en-GB" w:eastAsia="en-GB"/>
              </w:rPr>
            </w:pPr>
          </w:p>
        </w:tc>
        <w:tc>
          <w:tcPr>
            <w:tcW w:w="1120" w:type="dxa"/>
            <w:tcBorders>
              <w:top w:val="single" w:sz="4" w:space="0" w:color="ED7D31"/>
              <w:left w:val="nil"/>
              <w:bottom w:val="nil"/>
              <w:right w:val="nil"/>
            </w:tcBorders>
            <w:shd w:val="clear" w:color="auto" w:fill="auto"/>
            <w:noWrap/>
            <w:vAlign w:val="bottom"/>
            <w:hideMark/>
            <w:tcPrChange w:id="2327" w:author="MIGUEL FUERTES FERNANDEZ" w:date="2022-08-14T18:20:00Z">
              <w:tcPr>
                <w:tcW w:w="1120" w:type="dxa"/>
                <w:tcBorders>
                  <w:top w:val="single" w:sz="4" w:space="0" w:color="ED7D31"/>
                  <w:left w:val="nil"/>
                  <w:bottom w:val="nil"/>
                  <w:right w:val="nil"/>
                </w:tcBorders>
                <w:shd w:val="clear" w:color="auto" w:fill="auto"/>
                <w:noWrap/>
                <w:vAlign w:val="bottom"/>
                <w:hideMark/>
              </w:tcPr>
            </w:tcPrChange>
          </w:tcPr>
          <w:p w14:paraId="38935B43" w14:textId="77777777" w:rsidR="00436BF0" w:rsidRPr="00EE580E" w:rsidRDefault="00436BF0" w:rsidP="00436BF0">
            <w:pPr>
              <w:spacing w:after="0" w:line="240" w:lineRule="auto"/>
              <w:rPr>
                <w:ins w:id="2328" w:author="MIGUEL FUERTES FERNANDEZ" w:date="2022-08-14T18:20:00Z"/>
                <w:rFonts w:ascii="Calibri" w:eastAsia="Times New Roman" w:hAnsi="Calibri" w:cs="Calibri"/>
                <w:color w:val="000000"/>
                <w:lang w:val="en-GB" w:eastAsia="en-GB"/>
              </w:rPr>
            </w:pPr>
            <w:ins w:id="2329" w:author="MIGUEL FUERTES FERNANDEZ" w:date="2022-08-14T18:20:00Z">
              <w:r w:rsidRPr="00EE580E">
                <w:rPr>
                  <w:rFonts w:ascii="Calibri" w:eastAsia="Times New Roman" w:hAnsi="Calibri" w:cs="Calibri"/>
                  <w:color w:val="000000"/>
                  <w:lang w:val="en-GB" w:eastAsia="en-GB"/>
                </w:rPr>
                <w:t>password</w:t>
              </w:r>
            </w:ins>
          </w:p>
        </w:tc>
        <w:tc>
          <w:tcPr>
            <w:tcW w:w="2060" w:type="dxa"/>
            <w:tcBorders>
              <w:top w:val="single" w:sz="4" w:space="0" w:color="ED7D31"/>
              <w:left w:val="nil"/>
              <w:bottom w:val="nil"/>
              <w:right w:val="nil"/>
            </w:tcBorders>
            <w:shd w:val="clear" w:color="auto" w:fill="auto"/>
            <w:noWrap/>
            <w:vAlign w:val="bottom"/>
            <w:hideMark/>
            <w:tcPrChange w:id="2330" w:author="MIGUEL FUERTES FERNANDEZ" w:date="2022-08-14T18:20:00Z">
              <w:tcPr>
                <w:tcW w:w="2060" w:type="dxa"/>
                <w:tcBorders>
                  <w:top w:val="single" w:sz="4" w:space="0" w:color="ED7D31"/>
                  <w:left w:val="nil"/>
                  <w:bottom w:val="nil"/>
                  <w:right w:val="nil"/>
                </w:tcBorders>
                <w:shd w:val="clear" w:color="auto" w:fill="auto"/>
                <w:noWrap/>
                <w:vAlign w:val="bottom"/>
                <w:hideMark/>
              </w:tcPr>
            </w:tcPrChange>
          </w:tcPr>
          <w:p w14:paraId="0820DC41" w14:textId="77777777" w:rsidR="00436BF0" w:rsidRPr="00EE580E" w:rsidRDefault="00436BF0" w:rsidP="00436BF0">
            <w:pPr>
              <w:spacing w:after="0" w:line="240" w:lineRule="auto"/>
              <w:rPr>
                <w:ins w:id="2331" w:author="MIGUEL FUERTES FERNANDEZ" w:date="2022-08-14T18:20:00Z"/>
                <w:rFonts w:ascii="Calibri" w:eastAsia="Times New Roman" w:hAnsi="Calibri" w:cs="Calibri"/>
                <w:color w:val="000000"/>
                <w:lang w:val="en-GB" w:eastAsia="en-GB"/>
              </w:rPr>
            </w:pPr>
            <w:ins w:id="2332" w:author="MIGUEL FUERTES FERNANDEZ" w:date="2022-08-14T18:20:00Z">
              <w:r w:rsidRPr="00EE580E">
                <w:rPr>
                  <w:rFonts w:ascii="Calibri" w:eastAsia="Times New Roman" w:hAnsi="Calibri" w:cs="Calibri"/>
                  <w:color w:val="000000"/>
                  <w:lang w:val="en-GB" w:eastAsia="en-GB"/>
                </w:rPr>
                <w:t>Contraseña</w:t>
              </w:r>
            </w:ins>
          </w:p>
        </w:tc>
        <w:tc>
          <w:tcPr>
            <w:tcW w:w="4020" w:type="dxa"/>
            <w:tcBorders>
              <w:top w:val="single" w:sz="4" w:space="0" w:color="ED7D31"/>
              <w:left w:val="nil"/>
              <w:bottom w:val="nil"/>
              <w:right w:val="single" w:sz="4" w:space="0" w:color="ED7D31"/>
            </w:tcBorders>
            <w:shd w:val="clear" w:color="auto" w:fill="auto"/>
            <w:noWrap/>
            <w:vAlign w:val="bottom"/>
            <w:hideMark/>
            <w:tcPrChange w:id="2333" w:author="MIGUEL FUERTES FERNANDEZ" w:date="2022-08-14T18:20:00Z">
              <w:tcPr>
                <w:tcW w:w="4020" w:type="dxa"/>
                <w:tcBorders>
                  <w:top w:val="single" w:sz="4" w:space="0" w:color="ED7D31"/>
                  <w:left w:val="nil"/>
                  <w:bottom w:val="nil"/>
                  <w:right w:val="single" w:sz="4" w:space="0" w:color="ED7D31"/>
                </w:tcBorders>
                <w:shd w:val="clear" w:color="auto" w:fill="auto"/>
                <w:noWrap/>
                <w:vAlign w:val="bottom"/>
                <w:hideMark/>
              </w:tcPr>
            </w:tcPrChange>
          </w:tcPr>
          <w:p w14:paraId="6FAE64F4" w14:textId="77777777" w:rsidR="00436BF0" w:rsidRPr="00EE580E" w:rsidRDefault="00436BF0" w:rsidP="00436BF0">
            <w:pPr>
              <w:spacing w:after="0" w:line="240" w:lineRule="auto"/>
              <w:rPr>
                <w:ins w:id="2334" w:author="MIGUEL FUERTES FERNANDEZ" w:date="2022-08-14T18:20:00Z"/>
                <w:rFonts w:ascii="Calibri" w:eastAsia="Times New Roman" w:hAnsi="Calibri" w:cs="Calibri"/>
                <w:color w:val="000000"/>
                <w:lang w:val="en-GB" w:eastAsia="en-GB"/>
              </w:rPr>
            </w:pPr>
          </w:p>
        </w:tc>
      </w:tr>
      <w:tr w:rsidR="00436BF0" w:rsidRPr="00EE580E" w14:paraId="72937713" w14:textId="77777777" w:rsidTr="00436BF0">
        <w:trPr>
          <w:trHeight w:val="315"/>
          <w:jc w:val="center"/>
          <w:ins w:id="2335" w:author="MIGUEL FUERTES FERNANDEZ" w:date="2022-08-14T18:20:00Z"/>
          <w:trPrChange w:id="2336" w:author="MIGUEL FUERTES FERNANDEZ" w:date="2022-08-14T18:20:00Z">
            <w:trPr>
              <w:trHeight w:val="315"/>
            </w:trPr>
          </w:trPrChange>
        </w:trPr>
        <w:tc>
          <w:tcPr>
            <w:tcW w:w="1180" w:type="dxa"/>
            <w:tcBorders>
              <w:top w:val="single" w:sz="4" w:space="0" w:color="ED7D31"/>
              <w:left w:val="single" w:sz="4" w:space="0" w:color="ED7D31"/>
              <w:bottom w:val="single" w:sz="8" w:space="0" w:color="auto"/>
              <w:right w:val="nil"/>
            </w:tcBorders>
            <w:shd w:val="clear" w:color="auto" w:fill="auto"/>
            <w:noWrap/>
            <w:vAlign w:val="bottom"/>
            <w:hideMark/>
            <w:tcPrChange w:id="2337" w:author="MIGUEL FUERTES FERNANDEZ" w:date="2022-08-14T18:20:00Z">
              <w:tcPr>
                <w:tcW w:w="1180" w:type="dxa"/>
                <w:tcBorders>
                  <w:top w:val="single" w:sz="4" w:space="0" w:color="ED7D31"/>
                  <w:left w:val="single" w:sz="4" w:space="0" w:color="ED7D31"/>
                  <w:bottom w:val="single" w:sz="8" w:space="0" w:color="auto"/>
                  <w:right w:val="nil"/>
                </w:tcBorders>
                <w:shd w:val="clear" w:color="auto" w:fill="auto"/>
                <w:noWrap/>
                <w:vAlign w:val="bottom"/>
                <w:hideMark/>
              </w:tcPr>
            </w:tcPrChange>
          </w:tcPr>
          <w:p w14:paraId="62800D86" w14:textId="77777777" w:rsidR="00436BF0" w:rsidRPr="00EE580E" w:rsidRDefault="00436BF0" w:rsidP="00436BF0">
            <w:pPr>
              <w:spacing w:after="0" w:line="240" w:lineRule="auto"/>
              <w:rPr>
                <w:ins w:id="2338" w:author="MIGUEL FUERTES FERNANDEZ" w:date="2022-08-14T18:20:00Z"/>
                <w:rFonts w:ascii="Calibri" w:eastAsia="Times New Roman" w:hAnsi="Calibri" w:cs="Calibri"/>
                <w:color w:val="000000"/>
                <w:lang w:val="en-GB" w:eastAsia="en-GB"/>
              </w:rPr>
            </w:pPr>
            <w:ins w:id="2339" w:author="MIGUEL FUERTES FERNANDEZ" w:date="2022-08-14T18:20:00Z">
              <w:r w:rsidRPr="00EE580E">
                <w:rPr>
                  <w:rFonts w:ascii="Calibri" w:eastAsia="Times New Roman" w:hAnsi="Calibri" w:cs="Calibri"/>
                  <w:color w:val="000000"/>
                  <w:lang w:val="en-GB" w:eastAsia="en-GB"/>
                </w:rPr>
                <w:t> </w:t>
              </w:r>
            </w:ins>
          </w:p>
        </w:tc>
        <w:tc>
          <w:tcPr>
            <w:tcW w:w="1120" w:type="dxa"/>
            <w:tcBorders>
              <w:top w:val="single" w:sz="4" w:space="0" w:color="ED7D31"/>
              <w:left w:val="nil"/>
              <w:bottom w:val="single" w:sz="8" w:space="0" w:color="auto"/>
              <w:right w:val="nil"/>
            </w:tcBorders>
            <w:shd w:val="clear" w:color="auto" w:fill="auto"/>
            <w:noWrap/>
            <w:vAlign w:val="bottom"/>
            <w:hideMark/>
            <w:tcPrChange w:id="2340" w:author="MIGUEL FUERTES FERNANDEZ" w:date="2022-08-14T18:20:00Z">
              <w:tcPr>
                <w:tcW w:w="1120" w:type="dxa"/>
                <w:tcBorders>
                  <w:top w:val="single" w:sz="4" w:space="0" w:color="ED7D31"/>
                  <w:left w:val="nil"/>
                  <w:bottom w:val="single" w:sz="8" w:space="0" w:color="auto"/>
                  <w:right w:val="nil"/>
                </w:tcBorders>
                <w:shd w:val="clear" w:color="auto" w:fill="auto"/>
                <w:noWrap/>
                <w:vAlign w:val="bottom"/>
                <w:hideMark/>
              </w:tcPr>
            </w:tcPrChange>
          </w:tcPr>
          <w:p w14:paraId="6593CA35" w14:textId="77777777" w:rsidR="00436BF0" w:rsidRPr="00EE580E" w:rsidRDefault="00436BF0" w:rsidP="00436BF0">
            <w:pPr>
              <w:spacing w:after="0" w:line="240" w:lineRule="auto"/>
              <w:rPr>
                <w:ins w:id="2341" w:author="MIGUEL FUERTES FERNANDEZ" w:date="2022-08-14T18:20:00Z"/>
                <w:rFonts w:ascii="Calibri" w:eastAsia="Times New Roman" w:hAnsi="Calibri" w:cs="Calibri"/>
                <w:color w:val="000000"/>
                <w:lang w:val="en-GB" w:eastAsia="en-GB"/>
              </w:rPr>
            </w:pPr>
            <w:ins w:id="2342" w:author="MIGUEL FUERTES FERNANDEZ" w:date="2022-08-14T18:20:00Z">
              <w:r w:rsidRPr="00EE580E">
                <w:rPr>
                  <w:rFonts w:ascii="Calibri" w:eastAsia="Times New Roman" w:hAnsi="Calibri" w:cs="Calibri"/>
                  <w:color w:val="000000"/>
                  <w:lang w:val="en-GB" w:eastAsia="en-GB"/>
                </w:rPr>
                <w:t>admin</w:t>
              </w:r>
            </w:ins>
          </w:p>
        </w:tc>
        <w:tc>
          <w:tcPr>
            <w:tcW w:w="2060" w:type="dxa"/>
            <w:tcBorders>
              <w:top w:val="single" w:sz="4" w:space="0" w:color="ED7D31"/>
              <w:left w:val="nil"/>
              <w:bottom w:val="single" w:sz="8" w:space="0" w:color="auto"/>
              <w:right w:val="nil"/>
            </w:tcBorders>
            <w:shd w:val="clear" w:color="auto" w:fill="auto"/>
            <w:noWrap/>
            <w:vAlign w:val="bottom"/>
            <w:hideMark/>
            <w:tcPrChange w:id="2343" w:author="MIGUEL FUERTES FERNANDEZ" w:date="2022-08-14T18:20:00Z">
              <w:tcPr>
                <w:tcW w:w="2060" w:type="dxa"/>
                <w:tcBorders>
                  <w:top w:val="single" w:sz="4" w:space="0" w:color="ED7D31"/>
                  <w:left w:val="nil"/>
                  <w:bottom w:val="single" w:sz="8" w:space="0" w:color="auto"/>
                  <w:right w:val="nil"/>
                </w:tcBorders>
                <w:shd w:val="clear" w:color="auto" w:fill="auto"/>
                <w:noWrap/>
                <w:vAlign w:val="bottom"/>
                <w:hideMark/>
              </w:tcPr>
            </w:tcPrChange>
          </w:tcPr>
          <w:p w14:paraId="71C14F1C" w14:textId="77777777" w:rsidR="00436BF0" w:rsidRPr="00EE580E" w:rsidRDefault="00436BF0" w:rsidP="00436BF0">
            <w:pPr>
              <w:spacing w:after="0" w:line="240" w:lineRule="auto"/>
              <w:rPr>
                <w:ins w:id="2344" w:author="MIGUEL FUERTES FERNANDEZ" w:date="2022-08-14T18:20:00Z"/>
                <w:rFonts w:ascii="Calibri" w:eastAsia="Times New Roman" w:hAnsi="Calibri" w:cs="Calibri"/>
                <w:color w:val="000000"/>
                <w:lang w:val="en-GB" w:eastAsia="en-GB"/>
              </w:rPr>
            </w:pPr>
            <w:ins w:id="2345" w:author="MIGUEL FUERTES FERNANDEZ" w:date="2022-08-14T18:20:00Z">
              <w:r w:rsidRPr="00EE580E">
                <w:rPr>
                  <w:rFonts w:ascii="Calibri" w:eastAsia="Times New Roman" w:hAnsi="Calibri" w:cs="Calibri"/>
                  <w:color w:val="000000"/>
                  <w:lang w:val="en-GB" w:eastAsia="en-GB"/>
                </w:rPr>
                <w:t>¿Administrador?</w:t>
              </w:r>
            </w:ins>
          </w:p>
        </w:tc>
        <w:tc>
          <w:tcPr>
            <w:tcW w:w="4020" w:type="dxa"/>
            <w:tcBorders>
              <w:top w:val="single" w:sz="4" w:space="0" w:color="ED7D31"/>
              <w:left w:val="nil"/>
              <w:bottom w:val="single" w:sz="8" w:space="0" w:color="auto"/>
              <w:right w:val="single" w:sz="4" w:space="0" w:color="ED7D31"/>
            </w:tcBorders>
            <w:shd w:val="clear" w:color="auto" w:fill="auto"/>
            <w:noWrap/>
            <w:vAlign w:val="bottom"/>
            <w:hideMark/>
            <w:tcPrChange w:id="2346" w:author="MIGUEL FUERTES FERNANDEZ" w:date="2022-08-14T18:20:00Z">
              <w:tcPr>
                <w:tcW w:w="4020" w:type="dxa"/>
                <w:tcBorders>
                  <w:top w:val="single" w:sz="4" w:space="0" w:color="ED7D31"/>
                  <w:left w:val="nil"/>
                  <w:bottom w:val="single" w:sz="8" w:space="0" w:color="auto"/>
                  <w:right w:val="single" w:sz="4" w:space="0" w:color="ED7D31"/>
                </w:tcBorders>
                <w:shd w:val="clear" w:color="auto" w:fill="auto"/>
                <w:noWrap/>
                <w:vAlign w:val="bottom"/>
                <w:hideMark/>
              </w:tcPr>
            </w:tcPrChange>
          </w:tcPr>
          <w:p w14:paraId="2004C8AE" w14:textId="77777777" w:rsidR="00436BF0" w:rsidRPr="00EE580E" w:rsidRDefault="00436BF0" w:rsidP="00436BF0">
            <w:pPr>
              <w:spacing w:after="0" w:line="240" w:lineRule="auto"/>
              <w:rPr>
                <w:ins w:id="2347" w:author="MIGUEL FUERTES FERNANDEZ" w:date="2022-08-14T18:20:00Z"/>
                <w:rFonts w:ascii="Calibri" w:eastAsia="Times New Roman" w:hAnsi="Calibri" w:cs="Calibri"/>
                <w:color w:val="000000"/>
                <w:lang w:val="es-ES" w:eastAsia="en-GB"/>
                <w:rPrChange w:id="2348" w:author="MIGUEL FUERTES FERNANDEZ" w:date="2022-08-14T18:20:00Z">
                  <w:rPr>
                    <w:ins w:id="2349" w:author="MIGUEL FUERTES FERNANDEZ" w:date="2022-08-14T18:20:00Z"/>
                    <w:rFonts w:ascii="Calibri" w:eastAsia="Times New Roman" w:hAnsi="Calibri" w:cs="Calibri"/>
                    <w:color w:val="000000"/>
                    <w:lang w:val="en-GB" w:eastAsia="en-GB"/>
                  </w:rPr>
                </w:rPrChange>
              </w:rPr>
            </w:pPr>
            <w:ins w:id="2350" w:author="MIGUEL FUERTES FERNANDEZ" w:date="2022-08-14T18:20:00Z">
              <w:r w:rsidRPr="00EE580E">
                <w:rPr>
                  <w:rFonts w:ascii="Calibri" w:eastAsia="Times New Roman" w:hAnsi="Calibri" w:cs="Calibri"/>
                  <w:color w:val="000000"/>
                  <w:lang w:val="es-ES" w:eastAsia="en-GB"/>
                  <w:rPrChange w:id="2351" w:author="MIGUEL FUERTES FERNANDEZ" w:date="2022-08-14T18:20:00Z">
                    <w:rPr>
                      <w:rFonts w:ascii="Calibri" w:eastAsia="Times New Roman" w:hAnsi="Calibri" w:cs="Calibri"/>
                      <w:color w:val="000000"/>
                      <w:lang w:val="en-GB" w:eastAsia="en-GB"/>
                    </w:rPr>
                  </w:rPrChange>
                </w:rPr>
                <w:t>Booleano para indicar si es administrador</w:t>
              </w:r>
            </w:ins>
          </w:p>
        </w:tc>
      </w:tr>
      <w:tr w:rsidR="00436BF0" w:rsidRPr="00EE580E" w14:paraId="541893DE" w14:textId="77777777" w:rsidTr="00436BF0">
        <w:trPr>
          <w:trHeight w:val="300"/>
          <w:jc w:val="center"/>
          <w:ins w:id="2352" w:author="MIGUEL FUERTES FERNANDEZ" w:date="2022-08-14T18:20:00Z"/>
          <w:trPrChange w:id="2353" w:author="MIGUEL FUERTES FERNANDEZ" w:date="2022-08-14T18:20:00Z">
            <w:trPr>
              <w:trHeight w:val="300"/>
            </w:trPr>
          </w:trPrChange>
        </w:trPr>
        <w:tc>
          <w:tcPr>
            <w:tcW w:w="1180" w:type="dxa"/>
            <w:tcBorders>
              <w:top w:val="single" w:sz="4" w:space="0" w:color="ED7D31"/>
              <w:left w:val="single" w:sz="4" w:space="0" w:color="ED7D31"/>
              <w:bottom w:val="nil"/>
              <w:right w:val="nil"/>
            </w:tcBorders>
            <w:shd w:val="clear" w:color="auto" w:fill="auto"/>
            <w:noWrap/>
            <w:vAlign w:val="bottom"/>
            <w:hideMark/>
            <w:tcPrChange w:id="2354" w:author="MIGUEL FUERTES FERNANDEZ" w:date="2022-08-14T18:20:00Z">
              <w:tcPr>
                <w:tcW w:w="1180" w:type="dxa"/>
                <w:tcBorders>
                  <w:top w:val="single" w:sz="4" w:space="0" w:color="ED7D31"/>
                  <w:left w:val="single" w:sz="4" w:space="0" w:color="ED7D31"/>
                  <w:bottom w:val="nil"/>
                  <w:right w:val="nil"/>
                </w:tcBorders>
                <w:shd w:val="clear" w:color="auto" w:fill="auto"/>
                <w:noWrap/>
                <w:vAlign w:val="bottom"/>
                <w:hideMark/>
              </w:tcPr>
            </w:tcPrChange>
          </w:tcPr>
          <w:p w14:paraId="1E4C1921" w14:textId="77777777" w:rsidR="00436BF0" w:rsidRPr="00EE580E" w:rsidRDefault="00436BF0" w:rsidP="00436BF0">
            <w:pPr>
              <w:spacing w:after="0" w:line="240" w:lineRule="auto"/>
              <w:rPr>
                <w:ins w:id="2355" w:author="MIGUEL FUERTES FERNANDEZ" w:date="2022-08-14T18:20:00Z"/>
                <w:rFonts w:ascii="Calibri" w:eastAsia="Times New Roman" w:hAnsi="Calibri" w:cs="Calibri"/>
                <w:color w:val="000000"/>
                <w:lang w:val="en-GB" w:eastAsia="en-GB"/>
              </w:rPr>
            </w:pPr>
            <w:ins w:id="2356" w:author="MIGUEL FUERTES FERNANDEZ" w:date="2022-08-14T18:20:00Z">
              <w:r w:rsidRPr="00EE580E">
                <w:rPr>
                  <w:rFonts w:ascii="Calibri" w:eastAsia="Times New Roman" w:hAnsi="Calibri" w:cs="Calibri"/>
                  <w:color w:val="000000"/>
                  <w:lang w:val="en-GB" w:eastAsia="en-GB"/>
                </w:rPr>
                <w:t>classroom</w:t>
              </w:r>
            </w:ins>
          </w:p>
        </w:tc>
        <w:tc>
          <w:tcPr>
            <w:tcW w:w="1120" w:type="dxa"/>
            <w:tcBorders>
              <w:top w:val="single" w:sz="4" w:space="0" w:color="ED7D31"/>
              <w:left w:val="nil"/>
              <w:bottom w:val="nil"/>
              <w:right w:val="nil"/>
            </w:tcBorders>
            <w:shd w:val="clear" w:color="auto" w:fill="auto"/>
            <w:noWrap/>
            <w:vAlign w:val="bottom"/>
            <w:hideMark/>
            <w:tcPrChange w:id="2357" w:author="MIGUEL FUERTES FERNANDEZ" w:date="2022-08-14T18:20:00Z">
              <w:tcPr>
                <w:tcW w:w="1120" w:type="dxa"/>
                <w:tcBorders>
                  <w:top w:val="single" w:sz="4" w:space="0" w:color="ED7D31"/>
                  <w:left w:val="nil"/>
                  <w:bottom w:val="nil"/>
                  <w:right w:val="nil"/>
                </w:tcBorders>
                <w:shd w:val="clear" w:color="auto" w:fill="auto"/>
                <w:noWrap/>
                <w:vAlign w:val="bottom"/>
                <w:hideMark/>
              </w:tcPr>
            </w:tcPrChange>
          </w:tcPr>
          <w:p w14:paraId="686CB8F7" w14:textId="77777777" w:rsidR="00436BF0" w:rsidRPr="00EE580E" w:rsidRDefault="00436BF0" w:rsidP="00436BF0">
            <w:pPr>
              <w:spacing w:after="0" w:line="240" w:lineRule="auto"/>
              <w:rPr>
                <w:ins w:id="2358" w:author="MIGUEL FUERTES FERNANDEZ" w:date="2022-08-14T18:20:00Z"/>
                <w:rFonts w:ascii="Calibri" w:eastAsia="Times New Roman" w:hAnsi="Calibri" w:cs="Calibri"/>
                <w:color w:val="000000"/>
                <w:lang w:val="en-GB" w:eastAsia="en-GB"/>
              </w:rPr>
            </w:pPr>
            <w:ins w:id="2359" w:author="MIGUEL FUERTES FERNANDEZ" w:date="2022-08-14T18:20:00Z">
              <w:r w:rsidRPr="00EE580E">
                <w:rPr>
                  <w:rFonts w:ascii="Calibri" w:eastAsia="Times New Roman" w:hAnsi="Calibri" w:cs="Calibri"/>
                  <w:color w:val="000000"/>
                  <w:lang w:val="en-GB" w:eastAsia="en-GB"/>
                </w:rPr>
                <w:t>level</w:t>
              </w:r>
            </w:ins>
          </w:p>
        </w:tc>
        <w:tc>
          <w:tcPr>
            <w:tcW w:w="2060" w:type="dxa"/>
            <w:tcBorders>
              <w:top w:val="single" w:sz="4" w:space="0" w:color="ED7D31"/>
              <w:left w:val="nil"/>
              <w:bottom w:val="nil"/>
              <w:right w:val="nil"/>
            </w:tcBorders>
            <w:shd w:val="clear" w:color="auto" w:fill="auto"/>
            <w:noWrap/>
            <w:vAlign w:val="bottom"/>
            <w:hideMark/>
            <w:tcPrChange w:id="2360" w:author="MIGUEL FUERTES FERNANDEZ" w:date="2022-08-14T18:20:00Z">
              <w:tcPr>
                <w:tcW w:w="2060" w:type="dxa"/>
                <w:tcBorders>
                  <w:top w:val="single" w:sz="4" w:space="0" w:color="ED7D31"/>
                  <w:left w:val="nil"/>
                  <w:bottom w:val="nil"/>
                  <w:right w:val="nil"/>
                </w:tcBorders>
                <w:shd w:val="clear" w:color="auto" w:fill="auto"/>
                <w:noWrap/>
                <w:vAlign w:val="bottom"/>
                <w:hideMark/>
              </w:tcPr>
            </w:tcPrChange>
          </w:tcPr>
          <w:p w14:paraId="2E00BB7E" w14:textId="77777777" w:rsidR="00436BF0" w:rsidRPr="00EE580E" w:rsidRDefault="00436BF0" w:rsidP="00436BF0">
            <w:pPr>
              <w:spacing w:after="0" w:line="240" w:lineRule="auto"/>
              <w:rPr>
                <w:ins w:id="2361" w:author="MIGUEL FUERTES FERNANDEZ" w:date="2022-08-14T18:20:00Z"/>
                <w:rFonts w:ascii="Calibri" w:eastAsia="Times New Roman" w:hAnsi="Calibri" w:cs="Calibri"/>
                <w:color w:val="000000"/>
                <w:lang w:val="en-GB" w:eastAsia="en-GB"/>
              </w:rPr>
            </w:pPr>
            <w:ins w:id="2362" w:author="MIGUEL FUERTES FERNANDEZ" w:date="2022-08-14T18:20:00Z">
              <w:r w:rsidRPr="00EE580E">
                <w:rPr>
                  <w:rFonts w:ascii="Calibri" w:eastAsia="Times New Roman" w:hAnsi="Calibri" w:cs="Calibri"/>
                  <w:color w:val="000000"/>
                  <w:lang w:val="en-GB" w:eastAsia="en-GB"/>
                </w:rPr>
                <w:t>Curso</w:t>
              </w:r>
            </w:ins>
          </w:p>
        </w:tc>
        <w:tc>
          <w:tcPr>
            <w:tcW w:w="4020" w:type="dxa"/>
            <w:tcBorders>
              <w:top w:val="single" w:sz="4" w:space="0" w:color="ED7D31"/>
              <w:left w:val="nil"/>
              <w:bottom w:val="nil"/>
              <w:right w:val="single" w:sz="4" w:space="0" w:color="ED7D31"/>
            </w:tcBorders>
            <w:shd w:val="clear" w:color="auto" w:fill="auto"/>
            <w:noWrap/>
            <w:vAlign w:val="bottom"/>
            <w:hideMark/>
            <w:tcPrChange w:id="2363" w:author="MIGUEL FUERTES FERNANDEZ" w:date="2022-08-14T18:20:00Z">
              <w:tcPr>
                <w:tcW w:w="4020" w:type="dxa"/>
                <w:tcBorders>
                  <w:top w:val="single" w:sz="4" w:space="0" w:color="ED7D31"/>
                  <w:left w:val="nil"/>
                  <w:bottom w:val="nil"/>
                  <w:right w:val="single" w:sz="4" w:space="0" w:color="ED7D31"/>
                </w:tcBorders>
                <w:shd w:val="clear" w:color="auto" w:fill="auto"/>
                <w:noWrap/>
                <w:vAlign w:val="bottom"/>
                <w:hideMark/>
              </w:tcPr>
            </w:tcPrChange>
          </w:tcPr>
          <w:p w14:paraId="6D25897E" w14:textId="77777777" w:rsidR="00436BF0" w:rsidRPr="00EE580E" w:rsidRDefault="00436BF0" w:rsidP="00436BF0">
            <w:pPr>
              <w:spacing w:after="0" w:line="240" w:lineRule="auto"/>
              <w:rPr>
                <w:ins w:id="2364" w:author="MIGUEL FUERTES FERNANDEZ" w:date="2022-08-14T18:20:00Z"/>
                <w:rFonts w:ascii="Calibri" w:eastAsia="Times New Roman" w:hAnsi="Calibri" w:cs="Calibri"/>
                <w:color w:val="000000"/>
                <w:lang w:val="en-GB" w:eastAsia="en-GB"/>
              </w:rPr>
            </w:pPr>
          </w:p>
        </w:tc>
      </w:tr>
      <w:tr w:rsidR="00436BF0" w:rsidRPr="00EE580E" w14:paraId="2CDD7D4F" w14:textId="77777777" w:rsidTr="00436BF0">
        <w:trPr>
          <w:trHeight w:val="300"/>
          <w:jc w:val="center"/>
          <w:ins w:id="2365" w:author="MIGUEL FUERTES FERNANDEZ" w:date="2022-08-14T18:20:00Z"/>
          <w:trPrChange w:id="2366" w:author="MIGUEL FUERTES FERNANDEZ" w:date="2022-08-14T18:20:00Z">
            <w:trPr>
              <w:trHeight w:val="300"/>
            </w:trPr>
          </w:trPrChange>
        </w:trPr>
        <w:tc>
          <w:tcPr>
            <w:tcW w:w="1180" w:type="dxa"/>
            <w:tcBorders>
              <w:top w:val="single" w:sz="4" w:space="0" w:color="ED7D31"/>
              <w:left w:val="single" w:sz="4" w:space="0" w:color="ED7D31"/>
              <w:bottom w:val="nil"/>
              <w:right w:val="nil"/>
            </w:tcBorders>
            <w:shd w:val="clear" w:color="auto" w:fill="auto"/>
            <w:noWrap/>
            <w:vAlign w:val="bottom"/>
            <w:hideMark/>
            <w:tcPrChange w:id="2367" w:author="MIGUEL FUERTES FERNANDEZ" w:date="2022-08-14T18:20:00Z">
              <w:tcPr>
                <w:tcW w:w="1180" w:type="dxa"/>
                <w:tcBorders>
                  <w:top w:val="single" w:sz="4" w:space="0" w:color="ED7D31"/>
                  <w:left w:val="single" w:sz="4" w:space="0" w:color="ED7D31"/>
                  <w:bottom w:val="nil"/>
                  <w:right w:val="nil"/>
                </w:tcBorders>
                <w:shd w:val="clear" w:color="auto" w:fill="auto"/>
                <w:noWrap/>
                <w:vAlign w:val="bottom"/>
                <w:hideMark/>
              </w:tcPr>
            </w:tcPrChange>
          </w:tcPr>
          <w:p w14:paraId="4DED9778" w14:textId="77777777" w:rsidR="00436BF0" w:rsidRPr="00EE580E" w:rsidRDefault="00436BF0" w:rsidP="00436BF0">
            <w:pPr>
              <w:spacing w:after="0" w:line="240" w:lineRule="auto"/>
              <w:rPr>
                <w:ins w:id="2368" w:author="MIGUEL FUERTES FERNANDEZ" w:date="2022-08-14T18:20:00Z"/>
                <w:rFonts w:ascii="Calibri" w:eastAsia="Times New Roman" w:hAnsi="Calibri" w:cs="Calibri"/>
                <w:i/>
                <w:iCs/>
                <w:color w:val="808080"/>
                <w:lang w:val="en-GB" w:eastAsia="en-GB"/>
              </w:rPr>
            </w:pPr>
            <w:ins w:id="2369" w:author="MIGUEL FUERTES FERNANDEZ" w:date="2022-08-14T18:20:00Z">
              <w:r w:rsidRPr="00EE580E">
                <w:rPr>
                  <w:rFonts w:ascii="Calibri" w:eastAsia="Times New Roman" w:hAnsi="Calibri" w:cs="Calibri"/>
                  <w:i/>
                  <w:iCs/>
                  <w:color w:val="808080"/>
                  <w:lang w:val="en-GB" w:eastAsia="en-GB"/>
                </w:rPr>
                <w:t>Asignatura</w:t>
              </w:r>
            </w:ins>
          </w:p>
        </w:tc>
        <w:tc>
          <w:tcPr>
            <w:tcW w:w="1120" w:type="dxa"/>
            <w:tcBorders>
              <w:top w:val="single" w:sz="4" w:space="0" w:color="ED7D31"/>
              <w:left w:val="nil"/>
              <w:bottom w:val="nil"/>
              <w:right w:val="nil"/>
            </w:tcBorders>
            <w:shd w:val="clear" w:color="auto" w:fill="auto"/>
            <w:noWrap/>
            <w:vAlign w:val="bottom"/>
            <w:hideMark/>
            <w:tcPrChange w:id="2370" w:author="MIGUEL FUERTES FERNANDEZ" w:date="2022-08-14T18:20:00Z">
              <w:tcPr>
                <w:tcW w:w="1120" w:type="dxa"/>
                <w:tcBorders>
                  <w:top w:val="single" w:sz="4" w:space="0" w:color="ED7D31"/>
                  <w:left w:val="nil"/>
                  <w:bottom w:val="nil"/>
                  <w:right w:val="nil"/>
                </w:tcBorders>
                <w:shd w:val="clear" w:color="auto" w:fill="auto"/>
                <w:noWrap/>
                <w:vAlign w:val="bottom"/>
                <w:hideMark/>
              </w:tcPr>
            </w:tcPrChange>
          </w:tcPr>
          <w:p w14:paraId="2ED8BF0C" w14:textId="77777777" w:rsidR="00436BF0" w:rsidRPr="00EE580E" w:rsidRDefault="00436BF0" w:rsidP="00436BF0">
            <w:pPr>
              <w:spacing w:after="0" w:line="240" w:lineRule="auto"/>
              <w:rPr>
                <w:ins w:id="2371" w:author="MIGUEL FUERTES FERNANDEZ" w:date="2022-08-14T18:20:00Z"/>
                <w:rFonts w:ascii="Calibri" w:eastAsia="Times New Roman" w:hAnsi="Calibri" w:cs="Calibri"/>
                <w:color w:val="000000"/>
                <w:lang w:val="en-GB" w:eastAsia="en-GB"/>
              </w:rPr>
            </w:pPr>
            <w:ins w:id="2372" w:author="MIGUEL FUERTES FERNANDEZ" w:date="2022-08-14T18:20:00Z">
              <w:r w:rsidRPr="00EE580E">
                <w:rPr>
                  <w:rFonts w:ascii="Calibri" w:eastAsia="Times New Roman" w:hAnsi="Calibri" w:cs="Calibri"/>
                  <w:color w:val="000000"/>
                  <w:lang w:val="en-GB" w:eastAsia="en-GB"/>
                </w:rPr>
                <w:t>letter</w:t>
              </w:r>
            </w:ins>
          </w:p>
        </w:tc>
        <w:tc>
          <w:tcPr>
            <w:tcW w:w="2060" w:type="dxa"/>
            <w:tcBorders>
              <w:top w:val="single" w:sz="4" w:space="0" w:color="ED7D31"/>
              <w:left w:val="nil"/>
              <w:bottom w:val="nil"/>
              <w:right w:val="nil"/>
            </w:tcBorders>
            <w:shd w:val="clear" w:color="auto" w:fill="auto"/>
            <w:noWrap/>
            <w:vAlign w:val="bottom"/>
            <w:hideMark/>
            <w:tcPrChange w:id="2373" w:author="MIGUEL FUERTES FERNANDEZ" w:date="2022-08-14T18:20:00Z">
              <w:tcPr>
                <w:tcW w:w="2060" w:type="dxa"/>
                <w:tcBorders>
                  <w:top w:val="single" w:sz="4" w:space="0" w:color="ED7D31"/>
                  <w:left w:val="nil"/>
                  <w:bottom w:val="nil"/>
                  <w:right w:val="nil"/>
                </w:tcBorders>
                <w:shd w:val="clear" w:color="auto" w:fill="auto"/>
                <w:noWrap/>
                <w:vAlign w:val="bottom"/>
                <w:hideMark/>
              </w:tcPr>
            </w:tcPrChange>
          </w:tcPr>
          <w:p w14:paraId="4C25EAC7" w14:textId="77777777" w:rsidR="00436BF0" w:rsidRPr="00EE580E" w:rsidRDefault="00436BF0" w:rsidP="00436BF0">
            <w:pPr>
              <w:spacing w:after="0" w:line="240" w:lineRule="auto"/>
              <w:rPr>
                <w:ins w:id="2374" w:author="MIGUEL FUERTES FERNANDEZ" w:date="2022-08-14T18:20:00Z"/>
                <w:rFonts w:ascii="Calibri" w:eastAsia="Times New Roman" w:hAnsi="Calibri" w:cs="Calibri"/>
                <w:color w:val="000000"/>
                <w:lang w:val="en-GB" w:eastAsia="en-GB"/>
              </w:rPr>
            </w:pPr>
            <w:ins w:id="2375" w:author="MIGUEL FUERTES FERNANDEZ" w:date="2022-08-14T18:20:00Z">
              <w:r w:rsidRPr="00EE580E">
                <w:rPr>
                  <w:rFonts w:ascii="Calibri" w:eastAsia="Times New Roman" w:hAnsi="Calibri" w:cs="Calibri"/>
                  <w:color w:val="000000"/>
                  <w:lang w:val="en-GB" w:eastAsia="en-GB"/>
                </w:rPr>
                <w:t>Letra</w:t>
              </w:r>
            </w:ins>
          </w:p>
        </w:tc>
        <w:tc>
          <w:tcPr>
            <w:tcW w:w="4020" w:type="dxa"/>
            <w:tcBorders>
              <w:top w:val="single" w:sz="4" w:space="0" w:color="ED7D31"/>
              <w:left w:val="nil"/>
              <w:bottom w:val="nil"/>
              <w:right w:val="single" w:sz="4" w:space="0" w:color="ED7D31"/>
            </w:tcBorders>
            <w:shd w:val="clear" w:color="auto" w:fill="auto"/>
            <w:noWrap/>
            <w:vAlign w:val="bottom"/>
            <w:hideMark/>
            <w:tcPrChange w:id="2376" w:author="MIGUEL FUERTES FERNANDEZ" w:date="2022-08-14T18:20:00Z">
              <w:tcPr>
                <w:tcW w:w="4020" w:type="dxa"/>
                <w:tcBorders>
                  <w:top w:val="single" w:sz="4" w:space="0" w:color="ED7D31"/>
                  <w:left w:val="nil"/>
                  <w:bottom w:val="nil"/>
                  <w:right w:val="single" w:sz="4" w:space="0" w:color="ED7D31"/>
                </w:tcBorders>
                <w:shd w:val="clear" w:color="auto" w:fill="auto"/>
                <w:noWrap/>
                <w:vAlign w:val="bottom"/>
                <w:hideMark/>
              </w:tcPr>
            </w:tcPrChange>
          </w:tcPr>
          <w:p w14:paraId="65ACAFB4" w14:textId="77777777" w:rsidR="00436BF0" w:rsidRPr="00EE580E" w:rsidRDefault="00436BF0" w:rsidP="00436BF0">
            <w:pPr>
              <w:spacing w:after="0" w:line="240" w:lineRule="auto"/>
              <w:rPr>
                <w:ins w:id="2377" w:author="MIGUEL FUERTES FERNANDEZ" w:date="2022-08-14T18:20:00Z"/>
                <w:rFonts w:ascii="Calibri" w:eastAsia="Times New Roman" w:hAnsi="Calibri" w:cs="Calibri"/>
                <w:color w:val="000000"/>
                <w:lang w:val="en-GB" w:eastAsia="en-GB"/>
              </w:rPr>
            </w:pPr>
          </w:p>
        </w:tc>
      </w:tr>
      <w:tr w:rsidR="00436BF0" w:rsidRPr="00EE580E" w14:paraId="0F896CD0" w14:textId="77777777" w:rsidTr="00436BF0">
        <w:trPr>
          <w:trHeight w:val="300"/>
          <w:jc w:val="center"/>
          <w:ins w:id="2378" w:author="MIGUEL FUERTES FERNANDEZ" w:date="2022-08-14T18:20:00Z"/>
          <w:trPrChange w:id="2379" w:author="MIGUEL FUERTES FERNANDEZ" w:date="2022-08-14T18:20:00Z">
            <w:trPr>
              <w:trHeight w:val="300"/>
            </w:trPr>
          </w:trPrChange>
        </w:trPr>
        <w:tc>
          <w:tcPr>
            <w:tcW w:w="1180" w:type="dxa"/>
            <w:tcBorders>
              <w:top w:val="single" w:sz="4" w:space="0" w:color="ED7D31"/>
              <w:left w:val="single" w:sz="4" w:space="0" w:color="ED7D31"/>
              <w:bottom w:val="nil"/>
              <w:right w:val="nil"/>
            </w:tcBorders>
            <w:shd w:val="clear" w:color="auto" w:fill="auto"/>
            <w:noWrap/>
            <w:vAlign w:val="bottom"/>
            <w:hideMark/>
            <w:tcPrChange w:id="2380" w:author="MIGUEL FUERTES FERNANDEZ" w:date="2022-08-14T18:20:00Z">
              <w:tcPr>
                <w:tcW w:w="1180" w:type="dxa"/>
                <w:tcBorders>
                  <w:top w:val="single" w:sz="4" w:space="0" w:color="ED7D31"/>
                  <w:left w:val="single" w:sz="4" w:space="0" w:color="ED7D31"/>
                  <w:bottom w:val="nil"/>
                  <w:right w:val="nil"/>
                </w:tcBorders>
                <w:shd w:val="clear" w:color="auto" w:fill="auto"/>
                <w:noWrap/>
                <w:vAlign w:val="bottom"/>
                <w:hideMark/>
              </w:tcPr>
            </w:tcPrChange>
          </w:tcPr>
          <w:p w14:paraId="481D0F46" w14:textId="77777777" w:rsidR="00436BF0" w:rsidRPr="00EE580E" w:rsidRDefault="00436BF0" w:rsidP="00436BF0">
            <w:pPr>
              <w:spacing w:after="0" w:line="240" w:lineRule="auto"/>
              <w:rPr>
                <w:ins w:id="2381" w:author="MIGUEL FUERTES FERNANDEZ" w:date="2022-08-14T18:20:00Z"/>
                <w:rFonts w:ascii="Times New Roman" w:eastAsia="Times New Roman" w:hAnsi="Times New Roman" w:cs="Times New Roman"/>
                <w:sz w:val="20"/>
                <w:szCs w:val="20"/>
                <w:lang w:val="en-GB" w:eastAsia="en-GB"/>
              </w:rPr>
            </w:pPr>
          </w:p>
        </w:tc>
        <w:tc>
          <w:tcPr>
            <w:tcW w:w="1120" w:type="dxa"/>
            <w:tcBorders>
              <w:top w:val="single" w:sz="4" w:space="0" w:color="ED7D31"/>
              <w:left w:val="nil"/>
              <w:bottom w:val="nil"/>
              <w:right w:val="nil"/>
            </w:tcBorders>
            <w:shd w:val="clear" w:color="auto" w:fill="auto"/>
            <w:noWrap/>
            <w:vAlign w:val="bottom"/>
            <w:hideMark/>
            <w:tcPrChange w:id="2382" w:author="MIGUEL FUERTES FERNANDEZ" w:date="2022-08-14T18:20:00Z">
              <w:tcPr>
                <w:tcW w:w="1120" w:type="dxa"/>
                <w:tcBorders>
                  <w:top w:val="single" w:sz="4" w:space="0" w:color="ED7D31"/>
                  <w:left w:val="nil"/>
                  <w:bottom w:val="nil"/>
                  <w:right w:val="nil"/>
                </w:tcBorders>
                <w:shd w:val="clear" w:color="auto" w:fill="auto"/>
                <w:noWrap/>
                <w:vAlign w:val="bottom"/>
                <w:hideMark/>
              </w:tcPr>
            </w:tcPrChange>
          </w:tcPr>
          <w:p w14:paraId="1DDFC686" w14:textId="77777777" w:rsidR="00436BF0" w:rsidRPr="00EE580E" w:rsidRDefault="00436BF0" w:rsidP="00436BF0">
            <w:pPr>
              <w:spacing w:after="0" w:line="240" w:lineRule="auto"/>
              <w:rPr>
                <w:ins w:id="2383" w:author="MIGUEL FUERTES FERNANDEZ" w:date="2022-08-14T18:20:00Z"/>
                <w:rFonts w:ascii="Calibri" w:eastAsia="Times New Roman" w:hAnsi="Calibri" w:cs="Calibri"/>
                <w:color w:val="000000"/>
                <w:lang w:val="en-GB" w:eastAsia="en-GB"/>
              </w:rPr>
            </w:pPr>
            <w:ins w:id="2384" w:author="MIGUEL FUERTES FERNANDEZ" w:date="2022-08-14T18:20:00Z">
              <w:r w:rsidRPr="00EE580E">
                <w:rPr>
                  <w:rFonts w:ascii="Calibri" w:eastAsia="Times New Roman" w:hAnsi="Calibri" w:cs="Calibri"/>
                  <w:color w:val="000000"/>
                  <w:lang w:val="en-GB" w:eastAsia="en-GB"/>
                </w:rPr>
                <w:t>subject</w:t>
              </w:r>
            </w:ins>
          </w:p>
        </w:tc>
        <w:tc>
          <w:tcPr>
            <w:tcW w:w="2060" w:type="dxa"/>
            <w:tcBorders>
              <w:top w:val="single" w:sz="4" w:space="0" w:color="ED7D31"/>
              <w:left w:val="nil"/>
              <w:bottom w:val="nil"/>
              <w:right w:val="nil"/>
            </w:tcBorders>
            <w:shd w:val="clear" w:color="auto" w:fill="auto"/>
            <w:noWrap/>
            <w:vAlign w:val="bottom"/>
            <w:hideMark/>
            <w:tcPrChange w:id="2385" w:author="MIGUEL FUERTES FERNANDEZ" w:date="2022-08-14T18:20:00Z">
              <w:tcPr>
                <w:tcW w:w="2060" w:type="dxa"/>
                <w:tcBorders>
                  <w:top w:val="single" w:sz="4" w:space="0" w:color="ED7D31"/>
                  <w:left w:val="nil"/>
                  <w:bottom w:val="nil"/>
                  <w:right w:val="nil"/>
                </w:tcBorders>
                <w:shd w:val="clear" w:color="auto" w:fill="auto"/>
                <w:noWrap/>
                <w:vAlign w:val="bottom"/>
                <w:hideMark/>
              </w:tcPr>
            </w:tcPrChange>
          </w:tcPr>
          <w:p w14:paraId="2CCFD135" w14:textId="77777777" w:rsidR="00436BF0" w:rsidRPr="00EE580E" w:rsidRDefault="00436BF0" w:rsidP="00436BF0">
            <w:pPr>
              <w:spacing w:after="0" w:line="240" w:lineRule="auto"/>
              <w:rPr>
                <w:ins w:id="2386" w:author="MIGUEL FUERTES FERNANDEZ" w:date="2022-08-14T18:20:00Z"/>
                <w:rFonts w:ascii="Calibri" w:eastAsia="Times New Roman" w:hAnsi="Calibri" w:cs="Calibri"/>
                <w:color w:val="000000"/>
                <w:lang w:val="en-GB" w:eastAsia="en-GB"/>
              </w:rPr>
            </w:pPr>
            <w:ins w:id="2387" w:author="MIGUEL FUERTES FERNANDEZ" w:date="2022-08-14T18:20:00Z">
              <w:r w:rsidRPr="00EE580E">
                <w:rPr>
                  <w:rFonts w:ascii="Calibri" w:eastAsia="Times New Roman" w:hAnsi="Calibri" w:cs="Calibri"/>
                  <w:color w:val="000000"/>
                  <w:lang w:val="en-GB" w:eastAsia="en-GB"/>
                </w:rPr>
                <w:t>Asignatura</w:t>
              </w:r>
            </w:ins>
          </w:p>
        </w:tc>
        <w:tc>
          <w:tcPr>
            <w:tcW w:w="4020" w:type="dxa"/>
            <w:tcBorders>
              <w:top w:val="single" w:sz="4" w:space="0" w:color="ED7D31"/>
              <w:left w:val="nil"/>
              <w:bottom w:val="nil"/>
              <w:right w:val="single" w:sz="4" w:space="0" w:color="ED7D31"/>
            </w:tcBorders>
            <w:shd w:val="clear" w:color="auto" w:fill="auto"/>
            <w:noWrap/>
            <w:vAlign w:val="bottom"/>
            <w:hideMark/>
            <w:tcPrChange w:id="2388" w:author="MIGUEL FUERTES FERNANDEZ" w:date="2022-08-14T18:20:00Z">
              <w:tcPr>
                <w:tcW w:w="4020" w:type="dxa"/>
                <w:tcBorders>
                  <w:top w:val="single" w:sz="4" w:space="0" w:color="ED7D31"/>
                  <w:left w:val="nil"/>
                  <w:bottom w:val="nil"/>
                  <w:right w:val="single" w:sz="4" w:space="0" w:color="ED7D31"/>
                </w:tcBorders>
                <w:shd w:val="clear" w:color="auto" w:fill="auto"/>
                <w:noWrap/>
                <w:vAlign w:val="bottom"/>
                <w:hideMark/>
              </w:tcPr>
            </w:tcPrChange>
          </w:tcPr>
          <w:p w14:paraId="3B999F84" w14:textId="77777777" w:rsidR="00436BF0" w:rsidRPr="00EE580E" w:rsidRDefault="00436BF0" w:rsidP="00436BF0">
            <w:pPr>
              <w:spacing w:after="0" w:line="240" w:lineRule="auto"/>
              <w:rPr>
                <w:ins w:id="2389" w:author="MIGUEL FUERTES FERNANDEZ" w:date="2022-08-14T18:20:00Z"/>
                <w:rFonts w:ascii="Calibri" w:eastAsia="Times New Roman" w:hAnsi="Calibri" w:cs="Calibri"/>
                <w:color w:val="000000"/>
                <w:lang w:val="en-GB" w:eastAsia="en-GB"/>
              </w:rPr>
            </w:pPr>
          </w:p>
        </w:tc>
      </w:tr>
      <w:tr w:rsidR="00436BF0" w:rsidRPr="00EE580E" w14:paraId="754B5013" w14:textId="77777777" w:rsidTr="00436BF0">
        <w:trPr>
          <w:trHeight w:val="315"/>
          <w:jc w:val="center"/>
          <w:ins w:id="2390" w:author="MIGUEL FUERTES FERNANDEZ" w:date="2022-08-14T18:20:00Z"/>
          <w:trPrChange w:id="2391" w:author="MIGUEL FUERTES FERNANDEZ" w:date="2022-08-14T18:20:00Z">
            <w:trPr>
              <w:trHeight w:val="315"/>
            </w:trPr>
          </w:trPrChange>
        </w:trPr>
        <w:tc>
          <w:tcPr>
            <w:tcW w:w="1180" w:type="dxa"/>
            <w:tcBorders>
              <w:top w:val="single" w:sz="4" w:space="0" w:color="ED7D31"/>
              <w:left w:val="single" w:sz="4" w:space="0" w:color="ED7D31"/>
              <w:bottom w:val="single" w:sz="8" w:space="0" w:color="auto"/>
              <w:right w:val="nil"/>
            </w:tcBorders>
            <w:shd w:val="clear" w:color="auto" w:fill="auto"/>
            <w:noWrap/>
            <w:vAlign w:val="bottom"/>
            <w:hideMark/>
            <w:tcPrChange w:id="2392" w:author="MIGUEL FUERTES FERNANDEZ" w:date="2022-08-14T18:20:00Z">
              <w:tcPr>
                <w:tcW w:w="1180" w:type="dxa"/>
                <w:tcBorders>
                  <w:top w:val="single" w:sz="4" w:space="0" w:color="ED7D31"/>
                  <w:left w:val="single" w:sz="4" w:space="0" w:color="ED7D31"/>
                  <w:bottom w:val="single" w:sz="8" w:space="0" w:color="auto"/>
                  <w:right w:val="nil"/>
                </w:tcBorders>
                <w:shd w:val="clear" w:color="auto" w:fill="auto"/>
                <w:noWrap/>
                <w:vAlign w:val="bottom"/>
                <w:hideMark/>
              </w:tcPr>
            </w:tcPrChange>
          </w:tcPr>
          <w:p w14:paraId="26202395" w14:textId="77777777" w:rsidR="00436BF0" w:rsidRPr="00EE580E" w:rsidRDefault="00436BF0" w:rsidP="00436BF0">
            <w:pPr>
              <w:spacing w:after="0" w:line="240" w:lineRule="auto"/>
              <w:rPr>
                <w:ins w:id="2393" w:author="MIGUEL FUERTES FERNANDEZ" w:date="2022-08-14T18:20:00Z"/>
                <w:rFonts w:ascii="Calibri" w:eastAsia="Times New Roman" w:hAnsi="Calibri" w:cs="Calibri"/>
                <w:color w:val="000000"/>
                <w:lang w:val="en-GB" w:eastAsia="en-GB"/>
              </w:rPr>
            </w:pPr>
            <w:ins w:id="2394" w:author="MIGUEL FUERTES FERNANDEZ" w:date="2022-08-14T18:20:00Z">
              <w:r w:rsidRPr="00EE580E">
                <w:rPr>
                  <w:rFonts w:ascii="Calibri" w:eastAsia="Times New Roman" w:hAnsi="Calibri" w:cs="Calibri"/>
                  <w:color w:val="000000"/>
                  <w:lang w:val="en-GB" w:eastAsia="en-GB"/>
                </w:rPr>
                <w:t> </w:t>
              </w:r>
            </w:ins>
          </w:p>
        </w:tc>
        <w:tc>
          <w:tcPr>
            <w:tcW w:w="1120" w:type="dxa"/>
            <w:tcBorders>
              <w:top w:val="single" w:sz="4" w:space="0" w:color="ED7D31"/>
              <w:left w:val="nil"/>
              <w:bottom w:val="single" w:sz="8" w:space="0" w:color="auto"/>
              <w:right w:val="nil"/>
            </w:tcBorders>
            <w:shd w:val="clear" w:color="auto" w:fill="auto"/>
            <w:noWrap/>
            <w:vAlign w:val="bottom"/>
            <w:hideMark/>
            <w:tcPrChange w:id="2395" w:author="MIGUEL FUERTES FERNANDEZ" w:date="2022-08-14T18:20:00Z">
              <w:tcPr>
                <w:tcW w:w="1120" w:type="dxa"/>
                <w:tcBorders>
                  <w:top w:val="single" w:sz="4" w:space="0" w:color="ED7D31"/>
                  <w:left w:val="nil"/>
                  <w:bottom w:val="single" w:sz="8" w:space="0" w:color="auto"/>
                  <w:right w:val="nil"/>
                </w:tcBorders>
                <w:shd w:val="clear" w:color="auto" w:fill="auto"/>
                <w:noWrap/>
                <w:vAlign w:val="bottom"/>
                <w:hideMark/>
              </w:tcPr>
            </w:tcPrChange>
          </w:tcPr>
          <w:p w14:paraId="3A01D190" w14:textId="77777777" w:rsidR="00436BF0" w:rsidRPr="00EE580E" w:rsidRDefault="00436BF0" w:rsidP="00436BF0">
            <w:pPr>
              <w:spacing w:after="0" w:line="240" w:lineRule="auto"/>
              <w:rPr>
                <w:ins w:id="2396" w:author="MIGUEL FUERTES FERNANDEZ" w:date="2022-08-14T18:20:00Z"/>
                <w:rFonts w:ascii="Calibri" w:eastAsia="Times New Roman" w:hAnsi="Calibri" w:cs="Calibri"/>
                <w:color w:val="000000"/>
                <w:lang w:val="en-GB" w:eastAsia="en-GB"/>
              </w:rPr>
            </w:pPr>
            <w:ins w:id="2397" w:author="MIGUEL FUERTES FERNANDEZ" w:date="2022-08-14T18:20:00Z">
              <w:r w:rsidRPr="00EE580E">
                <w:rPr>
                  <w:rFonts w:ascii="Calibri" w:eastAsia="Times New Roman" w:hAnsi="Calibri" w:cs="Calibri"/>
                  <w:color w:val="000000"/>
                  <w:lang w:val="en-GB" w:eastAsia="en-GB"/>
                </w:rPr>
                <w:t>teacher</w:t>
              </w:r>
            </w:ins>
          </w:p>
        </w:tc>
        <w:tc>
          <w:tcPr>
            <w:tcW w:w="2060" w:type="dxa"/>
            <w:tcBorders>
              <w:top w:val="single" w:sz="4" w:space="0" w:color="ED7D31"/>
              <w:left w:val="nil"/>
              <w:bottom w:val="single" w:sz="8" w:space="0" w:color="auto"/>
              <w:right w:val="nil"/>
            </w:tcBorders>
            <w:shd w:val="clear" w:color="auto" w:fill="auto"/>
            <w:noWrap/>
            <w:vAlign w:val="bottom"/>
            <w:hideMark/>
            <w:tcPrChange w:id="2398" w:author="MIGUEL FUERTES FERNANDEZ" w:date="2022-08-14T18:20:00Z">
              <w:tcPr>
                <w:tcW w:w="2060" w:type="dxa"/>
                <w:tcBorders>
                  <w:top w:val="single" w:sz="4" w:space="0" w:color="ED7D31"/>
                  <w:left w:val="nil"/>
                  <w:bottom w:val="single" w:sz="8" w:space="0" w:color="auto"/>
                  <w:right w:val="nil"/>
                </w:tcBorders>
                <w:shd w:val="clear" w:color="auto" w:fill="auto"/>
                <w:noWrap/>
                <w:vAlign w:val="bottom"/>
                <w:hideMark/>
              </w:tcPr>
            </w:tcPrChange>
          </w:tcPr>
          <w:p w14:paraId="72D15142" w14:textId="77777777" w:rsidR="00436BF0" w:rsidRPr="00EE580E" w:rsidRDefault="00436BF0" w:rsidP="00436BF0">
            <w:pPr>
              <w:spacing w:after="0" w:line="240" w:lineRule="auto"/>
              <w:rPr>
                <w:ins w:id="2399" w:author="MIGUEL FUERTES FERNANDEZ" w:date="2022-08-14T18:20:00Z"/>
                <w:rFonts w:ascii="Calibri" w:eastAsia="Times New Roman" w:hAnsi="Calibri" w:cs="Calibri"/>
                <w:color w:val="000000"/>
                <w:lang w:val="en-GB" w:eastAsia="en-GB"/>
              </w:rPr>
            </w:pPr>
            <w:ins w:id="2400" w:author="MIGUEL FUERTES FERNANDEZ" w:date="2022-08-14T18:20:00Z">
              <w:r w:rsidRPr="00EE580E">
                <w:rPr>
                  <w:rFonts w:ascii="Calibri" w:eastAsia="Times New Roman" w:hAnsi="Calibri" w:cs="Calibri"/>
                  <w:color w:val="000000"/>
                  <w:lang w:val="en-GB" w:eastAsia="en-GB"/>
                </w:rPr>
                <w:t>Profesor</w:t>
              </w:r>
            </w:ins>
          </w:p>
        </w:tc>
        <w:tc>
          <w:tcPr>
            <w:tcW w:w="4020" w:type="dxa"/>
            <w:tcBorders>
              <w:top w:val="single" w:sz="4" w:space="0" w:color="ED7D31"/>
              <w:left w:val="nil"/>
              <w:bottom w:val="single" w:sz="8" w:space="0" w:color="auto"/>
              <w:right w:val="single" w:sz="4" w:space="0" w:color="ED7D31"/>
            </w:tcBorders>
            <w:shd w:val="clear" w:color="auto" w:fill="auto"/>
            <w:noWrap/>
            <w:vAlign w:val="bottom"/>
            <w:hideMark/>
            <w:tcPrChange w:id="2401" w:author="MIGUEL FUERTES FERNANDEZ" w:date="2022-08-14T18:20:00Z">
              <w:tcPr>
                <w:tcW w:w="4020" w:type="dxa"/>
                <w:tcBorders>
                  <w:top w:val="single" w:sz="4" w:space="0" w:color="ED7D31"/>
                  <w:left w:val="nil"/>
                  <w:bottom w:val="single" w:sz="8" w:space="0" w:color="auto"/>
                  <w:right w:val="single" w:sz="4" w:space="0" w:color="ED7D31"/>
                </w:tcBorders>
                <w:shd w:val="clear" w:color="auto" w:fill="auto"/>
                <w:noWrap/>
                <w:vAlign w:val="bottom"/>
                <w:hideMark/>
              </w:tcPr>
            </w:tcPrChange>
          </w:tcPr>
          <w:p w14:paraId="632749E9" w14:textId="77777777" w:rsidR="00436BF0" w:rsidRPr="00EE580E" w:rsidRDefault="00436BF0" w:rsidP="00436BF0">
            <w:pPr>
              <w:spacing w:after="0" w:line="240" w:lineRule="auto"/>
              <w:rPr>
                <w:ins w:id="2402" w:author="MIGUEL FUERTES FERNANDEZ" w:date="2022-08-14T18:20:00Z"/>
                <w:rFonts w:ascii="Calibri" w:eastAsia="Times New Roman" w:hAnsi="Calibri" w:cs="Calibri"/>
                <w:color w:val="000000"/>
                <w:lang w:val="en-GB" w:eastAsia="en-GB"/>
              </w:rPr>
            </w:pPr>
            <w:ins w:id="2403" w:author="MIGUEL FUERTES FERNANDEZ" w:date="2022-08-14T18:20:00Z">
              <w:r w:rsidRPr="00EE580E">
                <w:rPr>
                  <w:rFonts w:ascii="Calibri" w:eastAsia="Times New Roman" w:hAnsi="Calibri" w:cs="Calibri"/>
                  <w:color w:val="000000"/>
                  <w:lang w:val="en-GB" w:eastAsia="en-GB"/>
                </w:rPr>
                <w:t>Relacion via teacher_id</w:t>
              </w:r>
            </w:ins>
          </w:p>
        </w:tc>
      </w:tr>
      <w:tr w:rsidR="00436BF0" w:rsidRPr="00EE580E" w14:paraId="160DAD0D" w14:textId="77777777" w:rsidTr="00436BF0">
        <w:trPr>
          <w:trHeight w:val="300"/>
          <w:jc w:val="center"/>
          <w:ins w:id="2404" w:author="MIGUEL FUERTES FERNANDEZ" w:date="2022-08-14T18:20:00Z"/>
          <w:trPrChange w:id="2405" w:author="MIGUEL FUERTES FERNANDEZ" w:date="2022-08-14T18:20:00Z">
            <w:trPr>
              <w:trHeight w:val="300"/>
            </w:trPr>
          </w:trPrChange>
        </w:trPr>
        <w:tc>
          <w:tcPr>
            <w:tcW w:w="1180" w:type="dxa"/>
            <w:tcBorders>
              <w:top w:val="single" w:sz="4" w:space="0" w:color="ED7D31"/>
              <w:left w:val="single" w:sz="4" w:space="0" w:color="ED7D31"/>
              <w:bottom w:val="nil"/>
              <w:right w:val="nil"/>
            </w:tcBorders>
            <w:shd w:val="clear" w:color="auto" w:fill="auto"/>
            <w:noWrap/>
            <w:vAlign w:val="bottom"/>
            <w:hideMark/>
            <w:tcPrChange w:id="2406" w:author="MIGUEL FUERTES FERNANDEZ" w:date="2022-08-14T18:20:00Z">
              <w:tcPr>
                <w:tcW w:w="1180" w:type="dxa"/>
                <w:tcBorders>
                  <w:top w:val="single" w:sz="4" w:space="0" w:color="ED7D31"/>
                  <w:left w:val="single" w:sz="4" w:space="0" w:color="ED7D31"/>
                  <w:bottom w:val="nil"/>
                  <w:right w:val="nil"/>
                </w:tcBorders>
                <w:shd w:val="clear" w:color="auto" w:fill="auto"/>
                <w:noWrap/>
                <w:vAlign w:val="bottom"/>
                <w:hideMark/>
              </w:tcPr>
            </w:tcPrChange>
          </w:tcPr>
          <w:p w14:paraId="654BE056" w14:textId="77777777" w:rsidR="00436BF0" w:rsidRPr="00EE580E" w:rsidRDefault="00436BF0" w:rsidP="00436BF0">
            <w:pPr>
              <w:spacing w:after="0" w:line="240" w:lineRule="auto"/>
              <w:rPr>
                <w:ins w:id="2407" w:author="MIGUEL FUERTES FERNANDEZ" w:date="2022-08-14T18:20:00Z"/>
                <w:rFonts w:ascii="Calibri" w:eastAsia="Times New Roman" w:hAnsi="Calibri" w:cs="Calibri"/>
                <w:color w:val="000000"/>
                <w:lang w:val="en-GB" w:eastAsia="en-GB"/>
              </w:rPr>
            </w:pPr>
            <w:ins w:id="2408" w:author="MIGUEL FUERTES FERNANDEZ" w:date="2022-08-14T18:20:00Z">
              <w:r w:rsidRPr="00EE580E">
                <w:rPr>
                  <w:rFonts w:ascii="Calibri" w:eastAsia="Times New Roman" w:hAnsi="Calibri" w:cs="Calibri"/>
                  <w:color w:val="000000"/>
                  <w:lang w:val="en-GB" w:eastAsia="en-GB"/>
                </w:rPr>
                <w:t>student</w:t>
              </w:r>
            </w:ins>
          </w:p>
        </w:tc>
        <w:tc>
          <w:tcPr>
            <w:tcW w:w="1120" w:type="dxa"/>
            <w:tcBorders>
              <w:top w:val="single" w:sz="4" w:space="0" w:color="ED7D31"/>
              <w:left w:val="nil"/>
              <w:bottom w:val="nil"/>
              <w:right w:val="nil"/>
            </w:tcBorders>
            <w:shd w:val="clear" w:color="auto" w:fill="auto"/>
            <w:noWrap/>
            <w:vAlign w:val="bottom"/>
            <w:hideMark/>
            <w:tcPrChange w:id="2409" w:author="MIGUEL FUERTES FERNANDEZ" w:date="2022-08-14T18:20:00Z">
              <w:tcPr>
                <w:tcW w:w="1120" w:type="dxa"/>
                <w:tcBorders>
                  <w:top w:val="single" w:sz="4" w:space="0" w:color="ED7D31"/>
                  <w:left w:val="nil"/>
                  <w:bottom w:val="nil"/>
                  <w:right w:val="nil"/>
                </w:tcBorders>
                <w:shd w:val="clear" w:color="auto" w:fill="auto"/>
                <w:noWrap/>
                <w:vAlign w:val="bottom"/>
                <w:hideMark/>
              </w:tcPr>
            </w:tcPrChange>
          </w:tcPr>
          <w:p w14:paraId="2AEA31C3" w14:textId="77777777" w:rsidR="00436BF0" w:rsidRPr="00EE580E" w:rsidRDefault="00436BF0" w:rsidP="00436BF0">
            <w:pPr>
              <w:spacing w:after="0" w:line="240" w:lineRule="auto"/>
              <w:rPr>
                <w:ins w:id="2410" w:author="MIGUEL FUERTES FERNANDEZ" w:date="2022-08-14T18:20:00Z"/>
                <w:rFonts w:ascii="Calibri" w:eastAsia="Times New Roman" w:hAnsi="Calibri" w:cs="Calibri"/>
                <w:color w:val="000000"/>
                <w:lang w:val="en-GB" w:eastAsia="en-GB"/>
              </w:rPr>
            </w:pPr>
            <w:ins w:id="2411" w:author="MIGUEL FUERTES FERNANDEZ" w:date="2022-08-14T18:20:00Z">
              <w:r w:rsidRPr="00EE580E">
                <w:rPr>
                  <w:rFonts w:ascii="Calibri" w:eastAsia="Times New Roman" w:hAnsi="Calibri" w:cs="Calibri"/>
                  <w:color w:val="000000"/>
                  <w:lang w:val="en-GB" w:eastAsia="en-GB"/>
                </w:rPr>
                <w:t>name</w:t>
              </w:r>
            </w:ins>
          </w:p>
        </w:tc>
        <w:tc>
          <w:tcPr>
            <w:tcW w:w="2060" w:type="dxa"/>
            <w:tcBorders>
              <w:top w:val="single" w:sz="4" w:space="0" w:color="ED7D31"/>
              <w:left w:val="nil"/>
              <w:bottom w:val="nil"/>
              <w:right w:val="nil"/>
            </w:tcBorders>
            <w:shd w:val="clear" w:color="auto" w:fill="auto"/>
            <w:noWrap/>
            <w:vAlign w:val="bottom"/>
            <w:hideMark/>
            <w:tcPrChange w:id="2412" w:author="MIGUEL FUERTES FERNANDEZ" w:date="2022-08-14T18:20:00Z">
              <w:tcPr>
                <w:tcW w:w="2060" w:type="dxa"/>
                <w:tcBorders>
                  <w:top w:val="single" w:sz="4" w:space="0" w:color="ED7D31"/>
                  <w:left w:val="nil"/>
                  <w:bottom w:val="nil"/>
                  <w:right w:val="nil"/>
                </w:tcBorders>
                <w:shd w:val="clear" w:color="auto" w:fill="auto"/>
                <w:noWrap/>
                <w:vAlign w:val="bottom"/>
                <w:hideMark/>
              </w:tcPr>
            </w:tcPrChange>
          </w:tcPr>
          <w:p w14:paraId="7583DC9B" w14:textId="77777777" w:rsidR="00436BF0" w:rsidRPr="00EE580E" w:rsidRDefault="00436BF0" w:rsidP="00436BF0">
            <w:pPr>
              <w:spacing w:after="0" w:line="240" w:lineRule="auto"/>
              <w:rPr>
                <w:ins w:id="2413" w:author="MIGUEL FUERTES FERNANDEZ" w:date="2022-08-14T18:20:00Z"/>
                <w:rFonts w:ascii="Calibri" w:eastAsia="Times New Roman" w:hAnsi="Calibri" w:cs="Calibri"/>
                <w:color w:val="000000"/>
                <w:lang w:val="en-GB" w:eastAsia="en-GB"/>
              </w:rPr>
            </w:pPr>
            <w:ins w:id="2414" w:author="MIGUEL FUERTES FERNANDEZ" w:date="2022-08-14T18:20:00Z">
              <w:r w:rsidRPr="00EE580E">
                <w:rPr>
                  <w:rFonts w:ascii="Calibri" w:eastAsia="Times New Roman" w:hAnsi="Calibri" w:cs="Calibri"/>
                  <w:color w:val="000000"/>
                  <w:lang w:val="en-GB" w:eastAsia="en-GB"/>
                </w:rPr>
                <w:t>Nombre</w:t>
              </w:r>
            </w:ins>
          </w:p>
        </w:tc>
        <w:tc>
          <w:tcPr>
            <w:tcW w:w="4020" w:type="dxa"/>
            <w:tcBorders>
              <w:top w:val="single" w:sz="4" w:space="0" w:color="ED7D31"/>
              <w:left w:val="nil"/>
              <w:bottom w:val="nil"/>
              <w:right w:val="single" w:sz="4" w:space="0" w:color="ED7D31"/>
            </w:tcBorders>
            <w:shd w:val="clear" w:color="auto" w:fill="auto"/>
            <w:noWrap/>
            <w:vAlign w:val="bottom"/>
            <w:hideMark/>
            <w:tcPrChange w:id="2415" w:author="MIGUEL FUERTES FERNANDEZ" w:date="2022-08-14T18:20:00Z">
              <w:tcPr>
                <w:tcW w:w="4020" w:type="dxa"/>
                <w:tcBorders>
                  <w:top w:val="single" w:sz="4" w:space="0" w:color="ED7D31"/>
                  <w:left w:val="nil"/>
                  <w:bottom w:val="nil"/>
                  <w:right w:val="single" w:sz="4" w:space="0" w:color="ED7D31"/>
                </w:tcBorders>
                <w:shd w:val="clear" w:color="auto" w:fill="auto"/>
                <w:noWrap/>
                <w:vAlign w:val="bottom"/>
                <w:hideMark/>
              </w:tcPr>
            </w:tcPrChange>
          </w:tcPr>
          <w:p w14:paraId="5EB30D2F" w14:textId="77777777" w:rsidR="00436BF0" w:rsidRPr="00EE580E" w:rsidRDefault="00436BF0" w:rsidP="00436BF0">
            <w:pPr>
              <w:spacing w:after="0" w:line="240" w:lineRule="auto"/>
              <w:rPr>
                <w:ins w:id="2416" w:author="MIGUEL FUERTES FERNANDEZ" w:date="2022-08-14T18:20:00Z"/>
                <w:rFonts w:ascii="Calibri" w:eastAsia="Times New Roman" w:hAnsi="Calibri" w:cs="Calibri"/>
                <w:color w:val="000000"/>
                <w:lang w:val="en-GB" w:eastAsia="en-GB"/>
              </w:rPr>
            </w:pPr>
          </w:p>
        </w:tc>
      </w:tr>
      <w:tr w:rsidR="00436BF0" w:rsidRPr="00EE580E" w14:paraId="27ABC9BE" w14:textId="77777777" w:rsidTr="00436BF0">
        <w:trPr>
          <w:trHeight w:val="300"/>
          <w:jc w:val="center"/>
          <w:ins w:id="2417" w:author="MIGUEL FUERTES FERNANDEZ" w:date="2022-08-14T18:20:00Z"/>
          <w:trPrChange w:id="2418" w:author="MIGUEL FUERTES FERNANDEZ" w:date="2022-08-14T18:20:00Z">
            <w:trPr>
              <w:trHeight w:val="300"/>
            </w:trPr>
          </w:trPrChange>
        </w:trPr>
        <w:tc>
          <w:tcPr>
            <w:tcW w:w="1180" w:type="dxa"/>
            <w:tcBorders>
              <w:top w:val="single" w:sz="4" w:space="0" w:color="ED7D31"/>
              <w:left w:val="single" w:sz="4" w:space="0" w:color="ED7D31"/>
              <w:bottom w:val="nil"/>
              <w:right w:val="nil"/>
            </w:tcBorders>
            <w:shd w:val="clear" w:color="auto" w:fill="auto"/>
            <w:noWrap/>
            <w:vAlign w:val="bottom"/>
            <w:hideMark/>
            <w:tcPrChange w:id="2419" w:author="MIGUEL FUERTES FERNANDEZ" w:date="2022-08-14T18:20:00Z">
              <w:tcPr>
                <w:tcW w:w="1180" w:type="dxa"/>
                <w:tcBorders>
                  <w:top w:val="single" w:sz="4" w:space="0" w:color="ED7D31"/>
                  <w:left w:val="single" w:sz="4" w:space="0" w:color="ED7D31"/>
                  <w:bottom w:val="nil"/>
                  <w:right w:val="nil"/>
                </w:tcBorders>
                <w:shd w:val="clear" w:color="auto" w:fill="auto"/>
                <w:noWrap/>
                <w:vAlign w:val="bottom"/>
                <w:hideMark/>
              </w:tcPr>
            </w:tcPrChange>
          </w:tcPr>
          <w:p w14:paraId="25B4918F" w14:textId="77777777" w:rsidR="00436BF0" w:rsidRPr="00EE580E" w:rsidRDefault="00436BF0" w:rsidP="00436BF0">
            <w:pPr>
              <w:spacing w:after="0" w:line="240" w:lineRule="auto"/>
              <w:rPr>
                <w:ins w:id="2420" w:author="MIGUEL FUERTES FERNANDEZ" w:date="2022-08-14T18:20:00Z"/>
                <w:rFonts w:ascii="Calibri" w:eastAsia="Times New Roman" w:hAnsi="Calibri" w:cs="Calibri"/>
                <w:i/>
                <w:iCs/>
                <w:color w:val="808080"/>
                <w:lang w:val="en-GB" w:eastAsia="en-GB"/>
              </w:rPr>
            </w:pPr>
            <w:ins w:id="2421" w:author="MIGUEL FUERTES FERNANDEZ" w:date="2022-08-14T18:20:00Z">
              <w:r w:rsidRPr="00EE580E">
                <w:rPr>
                  <w:rFonts w:ascii="Calibri" w:eastAsia="Times New Roman" w:hAnsi="Calibri" w:cs="Calibri"/>
                  <w:i/>
                  <w:iCs/>
                  <w:color w:val="808080"/>
                  <w:lang w:val="en-GB" w:eastAsia="en-GB"/>
                </w:rPr>
                <w:t>Estudiante</w:t>
              </w:r>
            </w:ins>
          </w:p>
        </w:tc>
        <w:tc>
          <w:tcPr>
            <w:tcW w:w="1120" w:type="dxa"/>
            <w:tcBorders>
              <w:top w:val="single" w:sz="4" w:space="0" w:color="ED7D31"/>
              <w:left w:val="nil"/>
              <w:bottom w:val="nil"/>
              <w:right w:val="nil"/>
            </w:tcBorders>
            <w:shd w:val="clear" w:color="auto" w:fill="auto"/>
            <w:noWrap/>
            <w:vAlign w:val="bottom"/>
            <w:hideMark/>
            <w:tcPrChange w:id="2422" w:author="MIGUEL FUERTES FERNANDEZ" w:date="2022-08-14T18:20:00Z">
              <w:tcPr>
                <w:tcW w:w="1120" w:type="dxa"/>
                <w:tcBorders>
                  <w:top w:val="single" w:sz="4" w:space="0" w:color="ED7D31"/>
                  <w:left w:val="nil"/>
                  <w:bottom w:val="nil"/>
                  <w:right w:val="nil"/>
                </w:tcBorders>
                <w:shd w:val="clear" w:color="auto" w:fill="auto"/>
                <w:noWrap/>
                <w:vAlign w:val="bottom"/>
                <w:hideMark/>
              </w:tcPr>
            </w:tcPrChange>
          </w:tcPr>
          <w:p w14:paraId="1B40D984" w14:textId="77777777" w:rsidR="00436BF0" w:rsidRPr="00EE580E" w:rsidRDefault="00436BF0" w:rsidP="00436BF0">
            <w:pPr>
              <w:spacing w:after="0" w:line="240" w:lineRule="auto"/>
              <w:rPr>
                <w:ins w:id="2423" w:author="MIGUEL FUERTES FERNANDEZ" w:date="2022-08-14T18:20:00Z"/>
                <w:rFonts w:ascii="Calibri" w:eastAsia="Times New Roman" w:hAnsi="Calibri" w:cs="Calibri"/>
                <w:color w:val="000000"/>
                <w:lang w:val="en-GB" w:eastAsia="en-GB"/>
              </w:rPr>
            </w:pPr>
            <w:ins w:id="2424" w:author="MIGUEL FUERTES FERNANDEZ" w:date="2022-08-14T18:20:00Z">
              <w:r w:rsidRPr="00EE580E">
                <w:rPr>
                  <w:rFonts w:ascii="Calibri" w:eastAsia="Times New Roman" w:hAnsi="Calibri" w:cs="Calibri"/>
                  <w:color w:val="000000"/>
                  <w:lang w:val="en-GB" w:eastAsia="en-GB"/>
                </w:rPr>
                <w:t>last_name</w:t>
              </w:r>
            </w:ins>
          </w:p>
        </w:tc>
        <w:tc>
          <w:tcPr>
            <w:tcW w:w="2060" w:type="dxa"/>
            <w:tcBorders>
              <w:top w:val="single" w:sz="4" w:space="0" w:color="ED7D31"/>
              <w:left w:val="nil"/>
              <w:bottom w:val="nil"/>
              <w:right w:val="nil"/>
            </w:tcBorders>
            <w:shd w:val="clear" w:color="auto" w:fill="auto"/>
            <w:noWrap/>
            <w:vAlign w:val="bottom"/>
            <w:hideMark/>
            <w:tcPrChange w:id="2425" w:author="MIGUEL FUERTES FERNANDEZ" w:date="2022-08-14T18:20:00Z">
              <w:tcPr>
                <w:tcW w:w="2060" w:type="dxa"/>
                <w:tcBorders>
                  <w:top w:val="single" w:sz="4" w:space="0" w:color="ED7D31"/>
                  <w:left w:val="nil"/>
                  <w:bottom w:val="nil"/>
                  <w:right w:val="nil"/>
                </w:tcBorders>
                <w:shd w:val="clear" w:color="auto" w:fill="auto"/>
                <w:noWrap/>
                <w:vAlign w:val="bottom"/>
                <w:hideMark/>
              </w:tcPr>
            </w:tcPrChange>
          </w:tcPr>
          <w:p w14:paraId="21E56A22" w14:textId="77777777" w:rsidR="00436BF0" w:rsidRPr="00EE580E" w:rsidRDefault="00436BF0" w:rsidP="00436BF0">
            <w:pPr>
              <w:spacing w:after="0" w:line="240" w:lineRule="auto"/>
              <w:rPr>
                <w:ins w:id="2426" w:author="MIGUEL FUERTES FERNANDEZ" w:date="2022-08-14T18:20:00Z"/>
                <w:rFonts w:ascii="Calibri" w:eastAsia="Times New Roman" w:hAnsi="Calibri" w:cs="Calibri"/>
                <w:color w:val="000000"/>
                <w:lang w:val="en-GB" w:eastAsia="en-GB"/>
              </w:rPr>
            </w:pPr>
            <w:ins w:id="2427" w:author="MIGUEL FUERTES FERNANDEZ" w:date="2022-08-14T18:20:00Z">
              <w:r w:rsidRPr="00EE580E">
                <w:rPr>
                  <w:rFonts w:ascii="Calibri" w:eastAsia="Times New Roman" w:hAnsi="Calibri" w:cs="Calibri"/>
                  <w:color w:val="000000"/>
                  <w:lang w:val="en-GB" w:eastAsia="en-GB"/>
                </w:rPr>
                <w:t>Apellido</w:t>
              </w:r>
            </w:ins>
          </w:p>
        </w:tc>
        <w:tc>
          <w:tcPr>
            <w:tcW w:w="4020" w:type="dxa"/>
            <w:tcBorders>
              <w:top w:val="single" w:sz="4" w:space="0" w:color="ED7D31"/>
              <w:left w:val="nil"/>
              <w:bottom w:val="nil"/>
              <w:right w:val="single" w:sz="4" w:space="0" w:color="ED7D31"/>
            </w:tcBorders>
            <w:shd w:val="clear" w:color="auto" w:fill="auto"/>
            <w:noWrap/>
            <w:vAlign w:val="bottom"/>
            <w:hideMark/>
            <w:tcPrChange w:id="2428" w:author="MIGUEL FUERTES FERNANDEZ" w:date="2022-08-14T18:20:00Z">
              <w:tcPr>
                <w:tcW w:w="4020" w:type="dxa"/>
                <w:tcBorders>
                  <w:top w:val="single" w:sz="4" w:space="0" w:color="ED7D31"/>
                  <w:left w:val="nil"/>
                  <w:bottom w:val="nil"/>
                  <w:right w:val="single" w:sz="4" w:space="0" w:color="ED7D31"/>
                </w:tcBorders>
                <w:shd w:val="clear" w:color="auto" w:fill="auto"/>
                <w:noWrap/>
                <w:vAlign w:val="bottom"/>
                <w:hideMark/>
              </w:tcPr>
            </w:tcPrChange>
          </w:tcPr>
          <w:p w14:paraId="79255145" w14:textId="77777777" w:rsidR="00436BF0" w:rsidRPr="00EE580E" w:rsidRDefault="00436BF0" w:rsidP="00436BF0">
            <w:pPr>
              <w:spacing w:after="0" w:line="240" w:lineRule="auto"/>
              <w:rPr>
                <w:ins w:id="2429" w:author="MIGUEL FUERTES FERNANDEZ" w:date="2022-08-14T18:20:00Z"/>
                <w:rFonts w:ascii="Calibri" w:eastAsia="Times New Roman" w:hAnsi="Calibri" w:cs="Calibri"/>
                <w:color w:val="000000"/>
                <w:lang w:val="en-GB" w:eastAsia="en-GB"/>
              </w:rPr>
            </w:pPr>
          </w:p>
        </w:tc>
      </w:tr>
      <w:tr w:rsidR="00436BF0" w:rsidRPr="00EE580E" w14:paraId="4C92690E" w14:textId="77777777" w:rsidTr="00436BF0">
        <w:trPr>
          <w:trHeight w:val="315"/>
          <w:jc w:val="center"/>
          <w:ins w:id="2430" w:author="MIGUEL FUERTES FERNANDEZ" w:date="2022-08-14T18:20:00Z"/>
          <w:trPrChange w:id="2431" w:author="MIGUEL FUERTES FERNANDEZ" w:date="2022-08-14T18:20:00Z">
            <w:trPr>
              <w:trHeight w:val="315"/>
            </w:trPr>
          </w:trPrChange>
        </w:trPr>
        <w:tc>
          <w:tcPr>
            <w:tcW w:w="1180" w:type="dxa"/>
            <w:tcBorders>
              <w:top w:val="single" w:sz="4" w:space="0" w:color="ED7D31"/>
              <w:left w:val="single" w:sz="4" w:space="0" w:color="ED7D31"/>
              <w:bottom w:val="single" w:sz="8" w:space="0" w:color="auto"/>
              <w:right w:val="nil"/>
            </w:tcBorders>
            <w:shd w:val="clear" w:color="auto" w:fill="auto"/>
            <w:noWrap/>
            <w:vAlign w:val="bottom"/>
            <w:hideMark/>
            <w:tcPrChange w:id="2432" w:author="MIGUEL FUERTES FERNANDEZ" w:date="2022-08-14T18:20:00Z">
              <w:tcPr>
                <w:tcW w:w="1180" w:type="dxa"/>
                <w:tcBorders>
                  <w:top w:val="single" w:sz="4" w:space="0" w:color="ED7D31"/>
                  <w:left w:val="single" w:sz="4" w:space="0" w:color="ED7D31"/>
                  <w:bottom w:val="single" w:sz="8" w:space="0" w:color="auto"/>
                  <w:right w:val="nil"/>
                </w:tcBorders>
                <w:shd w:val="clear" w:color="auto" w:fill="auto"/>
                <w:noWrap/>
                <w:vAlign w:val="bottom"/>
                <w:hideMark/>
              </w:tcPr>
            </w:tcPrChange>
          </w:tcPr>
          <w:p w14:paraId="0467334D" w14:textId="77777777" w:rsidR="00436BF0" w:rsidRPr="00EE580E" w:rsidRDefault="00436BF0" w:rsidP="00436BF0">
            <w:pPr>
              <w:spacing w:after="0" w:line="240" w:lineRule="auto"/>
              <w:rPr>
                <w:ins w:id="2433" w:author="MIGUEL FUERTES FERNANDEZ" w:date="2022-08-14T18:20:00Z"/>
                <w:rFonts w:ascii="Calibri" w:eastAsia="Times New Roman" w:hAnsi="Calibri" w:cs="Calibri"/>
                <w:color w:val="000000"/>
                <w:lang w:val="en-GB" w:eastAsia="en-GB"/>
              </w:rPr>
            </w:pPr>
            <w:ins w:id="2434" w:author="MIGUEL FUERTES FERNANDEZ" w:date="2022-08-14T18:20:00Z">
              <w:r w:rsidRPr="00EE580E">
                <w:rPr>
                  <w:rFonts w:ascii="Calibri" w:eastAsia="Times New Roman" w:hAnsi="Calibri" w:cs="Calibri"/>
                  <w:color w:val="000000"/>
                  <w:lang w:val="en-GB" w:eastAsia="en-GB"/>
                </w:rPr>
                <w:t> </w:t>
              </w:r>
            </w:ins>
          </w:p>
        </w:tc>
        <w:tc>
          <w:tcPr>
            <w:tcW w:w="1120" w:type="dxa"/>
            <w:tcBorders>
              <w:top w:val="single" w:sz="4" w:space="0" w:color="ED7D31"/>
              <w:left w:val="nil"/>
              <w:bottom w:val="single" w:sz="8" w:space="0" w:color="auto"/>
              <w:right w:val="nil"/>
            </w:tcBorders>
            <w:shd w:val="clear" w:color="auto" w:fill="auto"/>
            <w:noWrap/>
            <w:vAlign w:val="bottom"/>
            <w:hideMark/>
            <w:tcPrChange w:id="2435" w:author="MIGUEL FUERTES FERNANDEZ" w:date="2022-08-14T18:20:00Z">
              <w:tcPr>
                <w:tcW w:w="1120" w:type="dxa"/>
                <w:tcBorders>
                  <w:top w:val="single" w:sz="4" w:space="0" w:color="ED7D31"/>
                  <w:left w:val="nil"/>
                  <w:bottom w:val="single" w:sz="8" w:space="0" w:color="auto"/>
                  <w:right w:val="nil"/>
                </w:tcBorders>
                <w:shd w:val="clear" w:color="auto" w:fill="auto"/>
                <w:noWrap/>
                <w:vAlign w:val="bottom"/>
                <w:hideMark/>
              </w:tcPr>
            </w:tcPrChange>
          </w:tcPr>
          <w:p w14:paraId="0627CA12" w14:textId="77777777" w:rsidR="00436BF0" w:rsidRPr="00EE580E" w:rsidRDefault="00436BF0" w:rsidP="00436BF0">
            <w:pPr>
              <w:spacing w:after="0" w:line="240" w:lineRule="auto"/>
              <w:rPr>
                <w:ins w:id="2436" w:author="MIGUEL FUERTES FERNANDEZ" w:date="2022-08-14T18:20:00Z"/>
                <w:rFonts w:ascii="Calibri" w:eastAsia="Times New Roman" w:hAnsi="Calibri" w:cs="Calibri"/>
                <w:color w:val="000000"/>
                <w:lang w:val="en-GB" w:eastAsia="en-GB"/>
              </w:rPr>
            </w:pPr>
            <w:ins w:id="2437" w:author="MIGUEL FUERTES FERNANDEZ" w:date="2022-08-14T18:20:00Z">
              <w:r w:rsidRPr="00EE580E">
                <w:rPr>
                  <w:rFonts w:ascii="Calibri" w:eastAsia="Times New Roman" w:hAnsi="Calibri" w:cs="Calibri"/>
                  <w:color w:val="000000"/>
                  <w:lang w:val="en-GB" w:eastAsia="en-GB"/>
                </w:rPr>
                <w:t>birthday</w:t>
              </w:r>
            </w:ins>
          </w:p>
        </w:tc>
        <w:tc>
          <w:tcPr>
            <w:tcW w:w="2060" w:type="dxa"/>
            <w:tcBorders>
              <w:top w:val="single" w:sz="4" w:space="0" w:color="ED7D31"/>
              <w:left w:val="nil"/>
              <w:bottom w:val="single" w:sz="8" w:space="0" w:color="auto"/>
              <w:right w:val="nil"/>
            </w:tcBorders>
            <w:shd w:val="clear" w:color="auto" w:fill="auto"/>
            <w:noWrap/>
            <w:vAlign w:val="bottom"/>
            <w:hideMark/>
            <w:tcPrChange w:id="2438" w:author="MIGUEL FUERTES FERNANDEZ" w:date="2022-08-14T18:20:00Z">
              <w:tcPr>
                <w:tcW w:w="2060" w:type="dxa"/>
                <w:tcBorders>
                  <w:top w:val="single" w:sz="4" w:space="0" w:color="ED7D31"/>
                  <w:left w:val="nil"/>
                  <w:bottom w:val="single" w:sz="8" w:space="0" w:color="auto"/>
                  <w:right w:val="nil"/>
                </w:tcBorders>
                <w:shd w:val="clear" w:color="auto" w:fill="auto"/>
                <w:noWrap/>
                <w:vAlign w:val="bottom"/>
                <w:hideMark/>
              </w:tcPr>
            </w:tcPrChange>
          </w:tcPr>
          <w:p w14:paraId="3F7FD7C0" w14:textId="77777777" w:rsidR="00436BF0" w:rsidRPr="00EE580E" w:rsidRDefault="00436BF0" w:rsidP="00436BF0">
            <w:pPr>
              <w:spacing w:after="0" w:line="240" w:lineRule="auto"/>
              <w:rPr>
                <w:ins w:id="2439" w:author="MIGUEL FUERTES FERNANDEZ" w:date="2022-08-14T18:20:00Z"/>
                <w:rFonts w:ascii="Calibri" w:eastAsia="Times New Roman" w:hAnsi="Calibri" w:cs="Calibri"/>
                <w:color w:val="000000"/>
                <w:lang w:val="en-GB" w:eastAsia="en-GB"/>
              </w:rPr>
            </w:pPr>
            <w:ins w:id="2440" w:author="MIGUEL FUERTES FERNANDEZ" w:date="2022-08-14T18:20:00Z">
              <w:r w:rsidRPr="00EE580E">
                <w:rPr>
                  <w:rFonts w:ascii="Calibri" w:eastAsia="Times New Roman" w:hAnsi="Calibri" w:cs="Calibri"/>
                  <w:color w:val="000000"/>
                  <w:lang w:val="en-GB" w:eastAsia="en-GB"/>
                </w:rPr>
                <w:t>Fecha de nacimiento</w:t>
              </w:r>
            </w:ins>
          </w:p>
        </w:tc>
        <w:tc>
          <w:tcPr>
            <w:tcW w:w="4020" w:type="dxa"/>
            <w:tcBorders>
              <w:top w:val="single" w:sz="4" w:space="0" w:color="ED7D31"/>
              <w:left w:val="nil"/>
              <w:bottom w:val="single" w:sz="8" w:space="0" w:color="auto"/>
              <w:right w:val="single" w:sz="4" w:space="0" w:color="ED7D31"/>
            </w:tcBorders>
            <w:shd w:val="clear" w:color="auto" w:fill="auto"/>
            <w:noWrap/>
            <w:vAlign w:val="bottom"/>
            <w:hideMark/>
            <w:tcPrChange w:id="2441" w:author="MIGUEL FUERTES FERNANDEZ" w:date="2022-08-14T18:20:00Z">
              <w:tcPr>
                <w:tcW w:w="4020" w:type="dxa"/>
                <w:tcBorders>
                  <w:top w:val="single" w:sz="4" w:space="0" w:color="ED7D31"/>
                  <w:left w:val="nil"/>
                  <w:bottom w:val="single" w:sz="8" w:space="0" w:color="auto"/>
                  <w:right w:val="single" w:sz="4" w:space="0" w:color="ED7D31"/>
                </w:tcBorders>
                <w:shd w:val="clear" w:color="auto" w:fill="auto"/>
                <w:noWrap/>
                <w:vAlign w:val="bottom"/>
                <w:hideMark/>
              </w:tcPr>
            </w:tcPrChange>
          </w:tcPr>
          <w:p w14:paraId="2684B7F8" w14:textId="77777777" w:rsidR="00436BF0" w:rsidRPr="00EE580E" w:rsidRDefault="00436BF0" w:rsidP="00436BF0">
            <w:pPr>
              <w:spacing w:after="0" w:line="240" w:lineRule="auto"/>
              <w:rPr>
                <w:ins w:id="2442" w:author="MIGUEL FUERTES FERNANDEZ" w:date="2022-08-14T18:20:00Z"/>
                <w:rFonts w:ascii="Calibri" w:eastAsia="Times New Roman" w:hAnsi="Calibri" w:cs="Calibri"/>
                <w:color w:val="000000"/>
                <w:lang w:val="en-GB" w:eastAsia="en-GB"/>
              </w:rPr>
            </w:pPr>
            <w:ins w:id="2443" w:author="MIGUEL FUERTES FERNANDEZ" w:date="2022-08-14T18:20:00Z">
              <w:r w:rsidRPr="00EE580E">
                <w:rPr>
                  <w:rFonts w:ascii="Calibri" w:eastAsia="Times New Roman" w:hAnsi="Calibri" w:cs="Calibri"/>
                  <w:color w:val="000000"/>
                  <w:lang w:val="en-GB" w:eastAsia="en-GB"/>
                </w:rPr>
                <w:t>Para calcular la edad</w:t>
              </w:r>
            </w:ins>
          </w:p>
        </w:tc>
      </w:tr>
      <w:tr w:rsidR="00436BF0" w:rsidRPr="00EE580E" w14:paraId="3700AB96" w14:textId="77777777" w:rsidTr="00436BF0">
        <w:trPr>
          <w:trHeight w:val="300"/>
          <w:jc w:val="center"/>
          <w:ins w:id="2444" w:author="MIGUEL FUERTES FERNANDEZ" w:date="2022-08-14T18:20:00Z"/>
          <w:trPrChange w:id="2445" w:author="MIGUEL FUERTES FERNANDEZ" w:date="2022-08-14T18:20:00Z">
            <w:trPr>
              <w:trHeight w:val="300"/>
            </w:trPr>
          </w:trPrChange>
        </w:trPr>
        <w:tc>
          <w:tcPr>
            <w:tcW w:w="1180" w:type="dxa"/>
            <w:tcBorders>
              <w:top w:val="single" w:sz="4" w:space="0" w:color="ED7D31"/>
              <w:left w:val="single" w:sz="4" w:space="0" w:color="ED7D31"/>
              <w:bottom w:val="nil"/>
              <w:right w:val="nil"/>
            </w:tcBorders>
            <w:shd w:val="clear" w:color="auto" w:fill="auto"/>
            <w:noWrap/>
            <w:vAlign w:val="bottom"/>
            <w:hideMark/>
            <w:tcPrChange w:id="2446" w:author="MIGUEL FUERTES FERNANDEZ" w:date="2022-08-14T18:20:00Z">
              <w:tcPr>
                <w:tcW w:w="1180" w:type="dxa"/>
                <w:tcBorders>
                  <w:top w:val="single" w:sz="4" w:space="0" w:color="ED7D31"/>
                  <w:left w:val="single" w:sz="4" w:space="0" w:color="ED7D31"/>
                  <w:bottom w:val="nil"/>
                  <w:right w:val="nil"/>
                </w:tcBorders>
                <w:shd w:val="clear" w:color="auto" w:fill="auto"/>
                <w:noWrap/>
                <w:vAlign w:val="bottom"/>
                <w:hideMark/>
              </w:tcPr>
            </w:tcPrChange>
          </w:tcPr>
          <w:p w14:paraId="27D50E43" w14:textId="77777777" w:rsidR="00436BF0" w:rsidRPr="00EE580E" w:rsidRDefault="00436BF0" w:rsidP="00436BF0">
            <w:pPr>
              <w:spacing w:after="0" w:line="240" w:lineRule="auto"/>
              <w:rPr>
                <w:ins w:id="2447" w:author="MIGUEL FUERTES FERNANDEZ" w:date="2022-08-14T18:20:00Z"/>
                <w:rFonts w:ascii="Calibri" w:eastAsia="Times New Roman" w:hAnsi="Calibri" w:cs="Calibri"/>
                <w:color w:val="000000"/>
                <w:lang w:val="en-GB" w:eastAsia="en-GB"/>
              </w:rPr>
            </w:pPr>
            <w:ins w:id="2448" w:author="MIGUEL FUERTES FERNANDEZ" w:date="2022-08-14T18:20:00Z">
              <w:r w:rsidRPr="00EE580E">
                <w:rPr>
                  <w:rFonts w:ascii="Calibri" w:eastAsia="Times New Roman" w:hAnsi="Calibri" w:cs="Calibri"/>
                  <w:color w:val="000000"/>
                  <w:lang w:val="en-GB" w:eastAsia="en-GB"/>
                </w:rPr>
                <w:t>assestment</w:t>
              </w:r>
            </w:ins>
          </w:p>
        </w:tc>
        <w:tc>
          <w:tcPr>
            <w:tcW w:w="1120" w:type="dxa"/>
            <w:tcBorders>
              <w:top w:val="single" w:sz="4" w:space="0" w:color="ED7D31"/>
              <w:left w:val="nil"/>
              <w:bottom w:val="nil"/>
              <w:right w:val="nil"/>
            </w:tcBorders>
            <w:shd w:val="clear" w:color="auto" w:fill="auto"/>
            <w:noWrap/>
            <w:vAlign w:val="bottom"/>
            <w:hideMark/>
            <w:tcPrChange w:id="2449" w:author="MIGUEL FUERTES FERNANDEZ" w:date="2022-08-14T18:20:00Z">
              <w:tcPr>
                <w:tcW w:w="1120" w:type="dxa"/>
                <w:tcBorders>
                  <w:top w:val="single" w:sz="4" w:space="0" w:color="ED7D31"/>
                  <w:left w:val="nil"/>
                  <w:bottom w:val="nil"/>
                  <w:right w:val="nil"/>
                </w:tcBorders>
                <w:shd w:val="clear" w:color="auto" w:fill="auto"/>
                <w:noWrap/>
                <w:vAlign w:val="bottom"/>
                <w:hideMark/>
              </w:tcPr>
            </w:tcPrChange>
          </w:tcPr>
          <w:p w14:paraId="3390E174" w14:textId="77777777" w:rsidR="00436BF0" w:rsidRPr="00EE580E" w:rsidRDefault="00436BF0" w:rsidP="00436BF0">
            <w:pPr>
              <w:spacing w:after="0" w:line="240" w:lineRule="auto"/>
              <w:rPr>
                <w:ins w:id="2450" w:author="MIGUEL FUERTES FERNANDEZ" w:date="2022-08-14T18:20:00Z"/>
                <w:rFonts w:ascii="Calibri" w:eastAsia="Times New Roman" w:hAnsi="Calibri" w:cs="Calibri"/>
                <w:color w:val="000000"/>
                <w:lang w:val="en-GB" w:eastAsia="en-GB"/>
              </w:rPr>
            </w:pPr>
            <w:ins w:id="2451" w:author="MIGUEL FUERTES FERNANDEZ" w:date="2022-08-14T18:20:00Z">
              <w:r w:rsidRPr="00EE580E">
                <w:rPr>
                  <w:rFonts w:ascii="Calibri" w:eastAsia="Times New Roman" w:hAnsi="Calibri" w:cs="Calibri"/>
                  <w:color w:val="000000"/>
                  <w:lang w:val="en-GB" w:eastAsia="en-GB"/>
                </w:rPr>
                <w:t>classroom</w:t>
              </w:r>
            </w:ins>
          </w:p>
        </w:tc>
        <w:tc>
          <w:tcPr>
            <w:tcW w:w="2060" w:type="dxa"/>
            <w:tcBorders>
              <w:top w:val="single" w:sz="4" w:space="0" w:color="ED7D31"/>
              <w:left w:val="nil"/>
              <w:bottom w:val="nil"/>
              <w:right w:val="nil"/>
            </w:tcBorders>
            <w:shd w:val="clear" w:color="auto" w:fill="auto"/>
            <w:noWrap/>
            <w:vAlign w:val="bottom"/>
            <w:hideMark/>
            <w:tcPrChange w:id="2452" w:author="MIGUEL FUERTES FERNANDEZ" w:date="2022-08-14T18:20:00Z">
              <w:tcPr>
                <w:tcW w:w="2060" w:type="dxa"/>
                <w:tcBorders>
                  <w:top w:val="single" w:sz="4" w:space="0" w:color="ED7D31"/>
                  <w:left w:val="nil"/>
                  <w:bottom w:val="nil"/>
                  <w:right w:val="nil"/>
                </w:tcBorders>
                <w:shd w:val="clear" w:color="auto" w:fill="auto"/>
                <w:noWrap/>
                <w:vAlign w:val="bottom"/>
                <w:hideMark/>
              </w:tcPr>
            </w:tcPrChange>
          </w:tcPr>
          <w:p w14:paraId="5825F30F" w14:textId="77777777" w:rsidR="00436BF0" w:rsidRPr="00EE580E" w:rsidRDefault="00436BF0" w:rsidP="00436BF0">
            <w:pPr>
              <w:spacing w:after="0" w:line="240" w:lineRule="auto"/>
              <w:rPr>
                <w:ins w:id="2453" w:author="MIGUEL FUERTES FERNANDEZ" w:date="2022-08-14T18:20:00Z"/>
                <w:rFonts w:ascii="Calibri" w:eastAsia="Times New Roman" w:hAnsi="Calibri" w:cs="Calibri"/>
                <w:color w:val="000000"/>
                <w:lang w:val="en-GB" w:eastAsia="en-GB"/>
              </w:rPr>
            </w:pPr>
            <w:ins w:id="2454" w:author="MIGUEL FUERTES FERNANDEZ" w:date="2022-08-14T18:20:00Z">
              <w:r w:rsidRPr="00EE580E">
                <w:rPr>
                  <w:rFonts w:ascii="Calibri" w:eastAsia="Times New Roman" w:hAnsi="Calibri" w:cs="Calibri"/>
                  <w:color w:val="000000"/>
                  <w:lang w:val="en-GB" w:eastAsia="en-GB"/>
                </w:rPr>
                <w:t>Asignatura</w:t>
              </w:r>
            </w:ins>
          </w:p>
        </w:tc>
        <w:tc>
          <w:tcPr>
            <w:tcW w:w="4020" w:type="dxa"/>
            <w:tcBorders>
              <w:top w:val="single" w:sz="4" w:space="0" w:color="ED7D31"/>
              <w:left w:val="nil"/>
              <w:bottom w:val="nil"/>
              <w:right w:val="single" w:sz="4" w:space="0" w:color="ED7D31"/>
            </w:tcBorders>
            <w:shd w:val="clear" w:color="auto" w:fill="auto"/>
            <w:noWrap/>
            <w:vAlign w:val="bottom"/>
            <w:hideMark/>
            <w:tcPrChange w:id="2455" w:author="MIGUEL FUERTES FERNANDEZ" w:date="2022-08-14T18:20:00Z">
              <w:tcPr>
                <w:tcW w:w="4020" w:type="dxa"/>
                <w:tcBorders>
                  <w:top w:val="single" w:sz="4" w:space="0" w:color="ED7D31"/>
                  <w:left w:val="nil"/>
                  <w:bottom w:val="nil"/>
                  <w:right w:val="single" w:sz="4" w:space="0" w:color="ED7D31"/>
                </w:tcBorders>
                <w:shd w:val="clear" w:color="auto" w:fill="auto"/>
                <w:noWrap/>
                <w:vAlign w:val="bottom"/>
                <w:hideMark/>
              </w:tcPr>
            </w:tcPrChange>
          </w:tcPr>
          <w:p w14:paraId="42EA7113" w14:textId="77777777" w:rsidR="00436BF0" w:rsidRPr="00EE580E" w:rsidRDefault="00436BF0" w:rsidP="00436BF0">
            <w:pPr>
              <w:spacing w:after="0" w:line="240" w:lineRule="auto"/>
              <w:rPr>
                <w:ins w:id="2456" w:author="MIGUEL FUERTES FERNANDEZ" w:date="2022-08-14T18:20:00Z"/>
                <w:rFonts w:ascii="Calibri" w:eastAsia="Times New Roman" w:hAnsi="Calibri" w:cs="Calibri"/>
                <w:color w:val="000000"/>
                <w:lang w:val="en-GB" w:eastAsia="en-GB"/>
              </w:rPr>
            </w:pPr>
          </w:p>
        </w:tc>
      </w:tr>
      <w:tr w:rsidR="00436BF0" w:rsidRPr="00EE580E" w14:paraId="538F9204" w14:textId="77777777" w:rsidTr="00436BF0">
        <w:trPr>
          <w:trHeight w:val="300"/>
          <w:jc w:val="center"/>
          <w:ins w:id="2457" w:author="MIGUEL FUERTES FERNANDEZ" w:date="2022-08-14T18:20:00Z"/>
          <w:trPrChange w:id="2458" w:author="MIGUEL FUERTES FERNANDEZ" w:date="2022-08-14T18:20:00Z">
            <w:trPr>
              <w:trHeight w:val="300"/>
            </w:trPr>
          </w:trPrChange>
        </w:trPr>
        <w:tc>
          <w:tcPr>
            <w:tcW w:w="1180" w:type="dxa"/>
            <w:tcBorders>
              <w:top w:val="single" w:sz="4" w:space="0" w:color="ED7D31"/>
              <w:left w:val="single" w:sz="4" w:space="0" w:color="ED7D31"/>
              <w:bottom w:val="nil"/>
              <w:right w:val="nil"/>
            </w:tcBorders>
            <w:shd w:val="clear" w:color="auto" w:fill="auto"/>
            <w:noWrap/>
            <w:vAlign w:val="bottom"/>
            <w:hideMark/>
            <w:tcPrChange w:id="2459" w:author="MIGUEL FUERTES FERNANDEZ" w:date="2022-08-14T18:20:00Z">
              <w:tcPr>
                <w:tcW w:w="1180" w:type="dxa"/>
                <w:tcBorders>
                  <w:top w:val="single" w:sz="4" w:space="0" w:color="ED7D31"/>
                  <w:left w:val="single" w:sz="4" w:space="0" w:color="ED7D31"/>
                  <w:bottom w:val="nil"/>
                  <w:right w:val="nil"/>
                </w:tcBorders>
                <w:shd w:val="clear" w:color="auto" w:fill="auto"/>
                <w:noWrap/>
                <w:vAlign w:val="bottom"/>
                <w:hideMark/>
              </w:tcPr>
            </w:tcPrChange>
          </w:tcPr>
          <w:p w14:paraId="2FC3707C" w14:textId="77777777" w:rsidR="00436BF0" w:rsidRPr="00EE580E" w:rsidRDefault="00436BF0" w:rsidP="00436BF0">
            <w:pPr>
              <w:spacing w:after="0" w:line="240" w:lineRule="auto"/>
              <w:rPr>
                <w:ins w:id="2460" w:author="MIGUEL FUERTES FERNANDEZ" w:date="2022-08-14T18:20:00Z"/>
                <w:rFonts w:ascii="Calibri" w:eastAsia="Times New Roman" w:hAnsi="Calibri" w:cs="Calibri"/>
                <w:i/>
                <w:iCs/>
                <w:color w:val="808080"/>
                <w:lang w:val="en-GB" w:eastAsia="en-GB"/>
              </w:rPr>
            </w:pPr>
            <w:ins w:id="2461" w:author="MIGUEL FUERTES FERNANDEZ" w:date="2022-08-14T18:20:00Z">
              <w:r w:rsidRPr="00EE580E">
                <w:rPr>
                  <w:rFonts w:ascii="Calibri" w:eastAsia="Times New Roman" w:hAnsi="Calibri" w:cs="Calibri"/>
                  <w:i/>
                  <w:iCs/>
                  <w:color w:val="808080"/>
                  <w:lang w:val="en-GB" w:eastAsia="en-GB"/>
                </w:rPr>
                <w:t>Valoración</w:t>
              </w:r>
            </w:ins>
          </w:p>
        </w:tc>
        <w:tc>
          <w:tcPr>
            <w:tcW w:w="1120" w:type="dxa"/>
            <w:tcBorders>
              <w:top w:val="single" w:sz="4" w:space="0" w:color="ED7D31"/>
              <w:left w:val="nil"/>
              <w:bottom w:val="nil"/>
              <w:right w:val="nil"/>
            </w:tcBorders>
            <w:shd w:val="clear" w:color="auto" w:fill="auto"/>
            <w:noWrap/>
            <w:vAlign w:val="bottom"/>
            <w:hideMark/>
            <w:tcPrChange w:id="2462" w:author="MIGUEL FUERTES FERNANDEZ" w:date="2022-08-14T18:20:00Z">
              <w:tcPr>
                <w:tcW w:w="1120" w:type="dxa"/>
                <w:tcBorders>
                  <w:top w:val="single" w:sz="4" w:space="0" w:color="ED7D31"/>
                  <w:left w:val="nil"/>
                  <w:bottom w:val="nil"/>
                  <w:right w:val="nil"/>
                </w:tcBorders>
                <w:shd w:val="clear" w:color="auto" w:fill="auto"/>
                <w:noWrap/>
                <w:vAlign w:val="bottom"/>
                <w:hideMark/>
              </w:tcPr>
            </w:tcPrChange>
          </w:tcPr>
          <w:p w14:paraId="77BF1A76" w14:textId="77777777" w:rsidR="00436BF0" w:rsidRPr="00EE580E" w:rsidRDefault="00436BF0" w:rsidP="00436BF0">
            <w:pPr>
              <w:spacing w:after="0" w:line="240" w:lineRule="auto"/>
              <w:rPr>
                <w:ins w:id="2463" w:author="MIGUEL FUERTES FERNANDEZ" w:date="2022-08-14T18:20:00Z"/>
                <w:rFonts w:ascii="Calibri" w:eastAsia="Times New Roman" w:hAnsi="Calibri" w:cs="Calibri"/>
                <w:color w:val="000000"/>
                <w:lang w:val="en-GB" w:eastAsia="en-GB"/>
              </w:rPr>
            </w:pPr>
            <w:ins w:id="2464" w:author="MIGUEL FUERTES FERNANDEZ" w:date="2022-08-14T18:20:00Z">
              <w:r w:rsidRPr="00EE580E">
                <w:rPr>
                  <w:rFonts w:ascii="Calibri" w:eastAsia="Times New Roman" w:hAnsi="Calibri" w:cs="Calibri"/>
                  <w:color w:val="000000"/>
                  <w:lang w:val="en-GB" w:eastAsia="en-GB"/>
                </w:rPr>
                <w:t>student</w:t>
              </w:r>
            </w:ins>
          </w:p>
        </w:tc>
        <w:tc>
          <w:tcPr>
            <w:tcW w:w="2060" w:type="dxa"/>
            <w:tcBorders>
              <w:top w:val="single" w:sz="4" w:space="0" w:color="ED7D31"/>
              <w:left w:val="nil"/>
              <w:bottom w:val="nil"/>
              <w:right w:val="nil"/>
            </w:tcBorders>
            <w:shd w:val="clear" w:color="auto" w:fill="auto"/>
            <w:noWrap/>
            <w:vAlign w:val="bottom"/>
            <w:hideMark/>
            <w:tcPrChange w:id="2465" w:author="MIGUEL FUERTES FERNANDEZ" w:date="2022-08-14T18:20:00Z">
              <w:tcPr>
                <w:tcW w:w="2060" w:type="dxa"/>
                <w:tcBorders>
                  <w:top w:val="single" w:sz="4" w:space="0" w:color="ED7D31"/>
                  <w:left w:val="nil"/>
                  <w:bottom w:val="nil"/>
                  <w:right w:val="nil"/>
                </w:tcBorders>
                <w:shd w:val="clear" w:color="auto" w:fill="auto"/>
                <w:noWrap/>
                <w:vAlign w:val="bottom"/>
                <w:hideMark/>
              </w:tcPr>
            </w:tcPrChange>
          </w:tcPr>
          <w:p w14:paraId="796723C4" w14:textId="77777777" w:rsidR="00436BF0" w:rsidRPr="00EE580E" w:rsidRDefault="00436BF0" w:rsidP="00436BF0">
            <w:pPr>
              <w:spacing w:after="0" w:line="240" w:lineRule="auto"/>
              <w:rPr>
                <w:ins w:id="2466" w:author="MIGUEL FUERTES FERNANDEZ" w:date="2022-08-14T18:20:00Z"/>
                <w:rFonts w:ascii="Calibri" w:eastAsia="Times New Roman" w:hAnsi="Calibri" w:cs="Calibri"/>
                <w:color w:val="000000"/>
                <w:lang w:val="en-GB" w:eastAsia="en-GB"/>
              </w:rPr>
            </w:pPr>
            <w:ins w:id="2467" w:author="MIGUEL FUERTES FERNANDEZ" w:date="2022-08-14T18:20:00Z">
              <w:r w:rsidRPr="00EE580E">
                <w:rPr>
                  <w:rFonts w:ascii="Calibri" w:eastAsia="Times New Roman" w:hAnsi="Calibri" w:cs="Calibri"/>
                  <w:color w:val="000000"/>
                  <w:lang w:val="en-GB" w:eastAsia="en-GB"/>
                </w:rPr>
                <w:t>Estudiante</w:t>
              </w:r>
            </w:ins>
          </w:p>
        </w:tc>
        <w:tc>
          <w:tcPr>
            <w:tcW w:w="4020" w:type="dxa"/>
            <w:tcBorders>
              <w:top w:val="single" w:sz="4" w:space="0" w:color="ED7D31"/>
              <w:left w:val="nil"/>
              <w:bottom w:val="nil"/>
              <w:right w:val="single" w:sz="4" w:space="0" w:color="ED7D31"/>
            </w:tcBorders>
            <w:shd w:val="clear" w:color="auto" w:fill="auto"/>
            <w:noWrap/>
            <w:vAlign w:val="bottom"/>
            <w:hideMark/>
            <w:tcPrChange w:id="2468" w:author="MIGUEL FUERTES FERNANDEZ" w:date="2022-08-14T18:20:00Z">
              <w:tcPr>
                <w:tcW w:w="4020" w:type="dxa"/>
                <w:tcBorders>
                  <w:top w:val="single" w:sz="4" w:space="0" w:color="ED7D31"/>
                  <w:left w:val="nil"/>
                  <w:bottom w:val="nil"/>
                  <w:right w:val="single" w:sz="4" w:space="0" w:color="ED7D31"/>
                </w:tcBorders>
                <w:shd w:val="clear" w:color="auto" w:fill="auto"/>
                <w:noWrap/>
                <w:vAlign w:val="bottom"/>
                <w:hideMark/>
              </w:tcPr>
            </w:tcPrChange>
          </w:tcPr>
          <w:p w14:paraId="04D3FCA2" w14:textId="77777777" w:rsidR="00436BF0" w:rsidRPr="00EE580E" w:rsidRDefault="00436BF0" w:rsidP="00436BF0">
            <w:pPr>
              <w:spacing w:after="0" w:line="240" w:lineRule="auto"/>
              <w:rPr>
                <w:ins w:id="2469" w:author="MIGUEL FUERTES FERNANDEZ" w:date="2022-08-14T18:20:00Z"/>
                <w:rFonts w:ascii="Calibri" w:eastAsia="Times New Roman" w:hAnsi="Calibri" w:cs="Calibri"/>
                <w:color w:val="000000"/>
                <w:lang w:val="en-GB" w:eastAsia="en-GB"/>
              </w:rPr>
            </w:pPr>
          </w:p>
        </w:tc>
      </w:tr>
      <w:tr w:rsidR="00436BF0" w:rsidRPr="00501048" w14:paraId="5F49C62C" w14:textId="77777777" w:rsidTr="00436BF0">
        <w:trPr>
          <w:trHeight w:val="300"/>
          <w:jc w:val="center"/>
          <w:ins w:id="2470" w:author="MIGUEL FUERTES FERNANDEZ" w:date="2022-08-14T18:20:00Z"/>
          <w:trPrChange w:id="2471" w:author="MIGUEL FUERTES FERNANDEZ" w:date="2022-08-14T18:20:00Z">
            <w:trPr>
              <w:trHeight w:val="300"/>
            </w:trPr>
          </w:trPrChange>
        </w:trPr>
        <w:tc>
          <w:tcPr>
            <w:tcW w:w="1180" w:type="dxa"/>
            <w:tcBorders>
              <w:top w:val="single" w:sz="4" w:space="0" w:color="ED7D31"/>
              <w:left w:val="single" w:sz="4" w:space="0" w:color="ED7D31"/>
              <w:bottom w:val="single" w:sz="4" w:space="0" w:color="ED7D31"/>
              <w:right w:val="nil"/>
            </w:tcBorders>
            <w:shd w:val="clear" w:color="auto" w:fill="auto"/>
            <w:noWrap/>
            <w:vAlign w:val="bottom"/>
            <w:hideMark/>
            <w:tcPrChange w:id="2472" w:author="MIGUEL FUERTES FERNANDEZ" w:date="2022-08-14T18:20:00Z">
              <w:tcPr>
                <w:tcW w:w="1180" w:type="dxa"/>
                <w:tcBorders>
                  <w:top w:val="single" w:sz="4" w:space="0" w:color="ED7D31"/>
                  <w:left w:val="single" w:sz="4" w:space="0" w:color="ED7D31"/>
                  <w:bottom w:val="single" w:sz="4" w:space="0" w:color="ED7D31"/>
                  <w:right w:val="nil"/>
                </w:tcBorders>
                <w:shd w:val="clear" w:color="auto" w:fill="auto"/>
                <w:noWrap/>
                <w:vAlign w:val="bottom"/>
                <w:hideMark/>
              </w:tcPr>
            </w:tcPrChange>
          </w:tcPr>
          <w:p w14:paraId="45E18203" w14:textId="77777777" w:rsidR="00436BF0" w:rsidRPr="00EE580E" w:rsidRDefault="00436BF0" w:rsidP="00436BF0">
            <w:pPr>
              <w:spacing w:after="0" w:line="240" w:lineRule="auto"/>
              <w:rPr>
                <w:ins w:id="2473" w:author="MIGUEL FUERTES FERNANDEZ" w:date="2022-08-14T18:20:00Z"/>
                <w:rFonts w:ascii="Times New Roman" w:eastAsia="Times New Roman" w:hAnsi="Times New Roman" w:cs="Times New Roman"/>
                <w:sz w:val="20"/>
                <w:szCs w:val="20"/>
                <w:lang w:val="en-GB" w:eastAsia="en-GB"/>
              </w:rPr>
            </w:pPr>
          </w:p>
        </w:tc>
        <w:tc>
          <w:tcPr>
            <w:tcW w:w="1120" w:type="dxa"/>
            <w:tcBorders>
              <w:top w:val="single" w:sz="4" w:space="0" w:color="ED7D31"/>
              <w:left w:val="nil"/>
              <w:bottom w:val="single" w:sz="4" w:space="0" w:color="ED7D31"/>
              <w:right w:val="nil"/>
            </w:tcBorders>
            <w:shd w:val="clear" w:color="auto" w:fill="auto"/>
            <w:noWrap/>
            <w:vAlign w:val="bottom"/>
            <w:hideMark/>
            <w:tcPrChange w:id="2474" w:author="MIGUEL FUERTES FERNANDEZ" w:date="2022-08-14T18:20:00Z">
              <w:tcPr>
                <w:tcW w:w="1120" w:type="dxa"/>
                <w:tcBorders>
                  <w:top w:val="single" w:sz="4" w:space="0" w:color="ED7D31"/>
                  <w:left w:val="nil"/>
                  <w:bottom w:val="single" w:sz="4" w:space="0" w:color="ED7D31"/>
                  <w:right w:val="nil"/>
                </w:tcBorders>
                <w:shd w:val="clear" w:color="auto" w:fill="auto"/>
                <w:noWrap/>
                <w:vAlign w:val="bottom"/>
                <w:hideMark/>
              </w:tcPr>
            </w:tcPrChange>
          </w:tcPr>
          <w:p w14:paraId="77458FC4" w14:textId="77777777" w:rsidR="00436BF0" w:rsidRPr="00EE580E" w:rsidRDefault="00436BF0" w:rsidP="00436BF0">
            <w:pPr>
              <w:spacing w:after="0" w:line="240" w:lineRule="auto"/>
              <w:rPr>
                <w:ins w:id="2475" w:author="MIGUEL FUERTES FERNANDEZ" w:date="2022-08-14T18:20:00Z"/>
                <w:rFonts w:ascii="Calibri" w:eastAsia="Times New Roman" w:hAnsi="Calibri" w:cs="Calibri"/>
                <w:color w:val="000000"/>
                <w:lang w:val="en-GB" w:eastAsia="en-GB"/>
              </w:rPr>
            </w:pPr>
            <w:ins w:id="2476" w:author="MIGUEL FUERTES FERNANDEZ" w:date="2022-08-14T18:20:00Z">
              <w:r w:rsidRPr="00EE580E">
                <w:rPr>
                  <w:rFonts w:ascii="Calibri" w:eastAsia="Times New Roman" w:hAnsi="Calibri" w:cs="Calibri"/>
                  <w:color w:val="000000"/>
                  <w:lang w:val="en-GB" w:eastAsia="en-GB"/>
                </w:rPr>
                <w:t>assestment</w:t>
              </w:r>
            </w:ins>
          </w:p>
        </w:tc>
        <w:tc>
          <w:tcPr>
            <w:tcW w:w="2060" w:type="dxa"/>
            <w:tcBorders>
              <w:top w:val="single" w:sz="4" w:space="0" w:color="ED7D31"/>
              <w:left w:val="nil"/>
              <w:bottom w:val="single" w:sz="4" w:space="0" w:color="ED7D31"/>
              <w:right w:val="nil"/>
            </w:tcBorders>
            <w:shd w:val="clear" w:color="auto" w:fill="auto"/>
            <w:noWrap/>
            <w:vAlign w:val="bottom"/>
            <w:hideMark/>
            <w:tcPrChange w:id="2477" w:author="MIGUEL FUERTES FERNANDEZ" w:date="2022-08-14T18:20:00Z">
              <w:tcPr>
                <w:tcW w:w="2060" w:type="dxa"/>
                <w:tcBorders>
                  <w:top w:val="single" w:sz="4" w:space="0" w:color="ED7D31"/>
                  <w:left w:val="nil"/>
                  <w:bottom w:val="single" w:sz="4" w:space="0" w:color="ED7D31"/>
                  <w:right w:val="nil"/>
                </w:tcBorders>
                <w:shd w:val="clear" w:color="auto" w:fill="auto"/>
                <w:noWrap/>
                <w:vAlign w:val="bottom"/>
                <w:hideMark/>
              </w:tcPr>
            </w:tcPrChange>
          </w:tcPr>
          <w:p w14:paraId="42A95ADF" w14:textId="77777777" w:rsidR="00436BF0" w:rsidRPr="00EE580E" w:rsidRDefault="00436BF0" w:rsidP="00436BF0">
            <w:pPr>
              <w:spacing w:after="0" w:line="240" w:lineRule="auto"/>
              <w:rPr>
                <w:ins w:id="2478" w:author="MIGUEL FUERTES FERNANDEZ" w:date="2022-08-14T18:20:00Z"/>
                <w:rFonts w:ascii="Calibri" w:eastAsia="Times New Roman" w:hAnsi="Calibri" w:cs="Calibri"/>
                <w:color w:val="000000"/>
                <w:lang w:val="en-GB" w:eastAsia="en-GB"/>
              </w:rPr>
            </w:pPr>
            <w:ins w:id="2479" w:author="MIGUEL FUERTES FERNANDEZ" w:date="2022-08-14T18:20:00Z">
              <w:r w:rsidRPr="00EE580E">
                <w:rPr>
                  <w:rFonts w:ascii="Calibri" w:eastAsia="Times New Roman" w:hAnsi="Calibri" w:cs="Calibri"/>
                  <w:color w:val="000000"/>
                  <w:lang w:val="en-GB" w:eastAsia="en-GB"/>
                </w:rPr>
                <w:t>Valoraciones</w:t>
              </w:r>
            </w:ins>
          </w:p>
        </w:tc>
        <w:tc>
          <w:tcPr>
            <w:tcW w:w="4020" w:type="dxa"/>
            <w:tcBorders>
              <w:top w:val="single" w:sz="4" w:space="0" w:color="ED7D31"/>
              <w:left w:val="nil"/>
              <w:bottom w:val="single" w:sz="4" w:space="0" w:color="ED7D31"/>
              <w:right w:val="single" w:sz="4" w:space="0" w:color="ED7D31"/>
            </w:tcBorders>
            <w:shd w:val="clear" w:color="auto" w:fill="auto"/>
            <w:noWrap/>
            <w:vAlign w:val="bottom"/>
            <w:hideMark/>
            <w:tcPrChange w:id="2480" w:author="MIGUEL FUERTES FERNANDEZ" w:date="2022-08-14T18:20:00Z">
              <w:tcPr>
                <w:tcW w:w="4020" w:type="dxa"/>
                <w:tcBorders>
                  <w:top w:val="single" w:sz="4" w:space="0" w:color="ED7D31"/>
                  <w:left w:val="nil"/>
                  <w:bottom w:val="single" w:sz="4" w:space="0" w:color="ED7D31"/>
                  <w:right w:val="single" w:sz="4" w:space="0" w:color="ED7D31"/>
                </w:tcBorders>
                <w:shd w:val="clear" w:color="auto" w:fill="auto"/>
                <w:noWrap/>
                <w:vAlign w:val="bottom"/>
                <w:hideMark/>
              </w:tcPr>
            </w:tcPrChange>
          </w:tcPr>
          <w:p w14:paraId="761002D6" w14:textId="77777777" w:rsidR="00436BF0" w:rsidRPr="00EE580E" w:rsidRDefault="00436BF0">
            <w:pPr>
              <w:keepNext/>
              <w:spacing w:after="0" w:line="240" w:lineRule="auto"/>
              <w:rPr>
                <w:ins w:id="2481" w:author="MIGUEL FUERTES FERNANDEZ" w:date="2022-08-14T18:20:00Z"/>
                <w:rFonts w:ascii="Calibri" w:eastAsia="Times New Roman" w:hAnsi="Calibri" w:cs="Calibri"/>
                <w:color w:val="000000"/>
                <w:lang w:val="en-GB" w:eastAsia="en-GB"/>
              </w:rPr>
              <w:pPrChange w:id="2482" w:author="MIGUEL FUERTES FERNANDEZ" w:date="2022-08-14T18:21:00Z">
                <w:pPr>
                  <w:spacing w:after="0" w:line="240" w:lineRule="auto"/>
                </w:pPr>
              </w:pPrChange>
            </w:pPr>
            <w:ins w:id="2483" w:author="MIGUEL FUERTES FERNANDEZ" w:date="2022-08-14T18:20:00Z">
              <w:r w:rsidRPr="00EE580E">
                <w:rPr>
                  <w:rFonts w:ascii="Calibri" w:eastAsia="Times New Roman" w:hAnsi="Calibri" w:cs="Calibri"/>
                  <w:color w:val="000000"/>
                  <w:lang w:val="en-GB" w:eastAsia="en-GB"/>
                </w:rPr>
                <w:t>Campo Json: {student_id =&gt; val, ... }</w:t>
              </w:r>
            </w:ins>
          </w:p>
        </w:tc>
      </w:tr>
    </w:tbl>
    <w:p w14:paraId="39EF401C" w14:textId="41B93806" w:rsidR="007F2A86" w:rsidRPr="00A23733" w:rsidRDefault="00436BF0">
      <w:pPr>
        <w:pStyle w:val="Caption"/>
        <w:spacing w:beforeLines="120" w:before="288"/>
        <w:jc w:val="center"/>
        <w:rPr>
          <w:ins w:id="2484" w:author="MIGUEL FUERTES FERNANDEZ" w:date="2022-08-14T16:26:00Z"/>
        </w:rPr>
        <w:pPrChange w:id="2485" w:author="MIGUEL FUERTES FERNANDEZ" w:date="2022-08-14T18:21:00Z">
          <w:pPr>
            <w:pStyle w:val="NormalWeb"/>
            <w:shd w:val="clear" w:color="auto" w:fill="FFFFFF"/>
            <w:spacing w:before="0" w:beforeAutospacing="0" w:afterLines="120" w:after="288" w:afterAutospacing="0" w:line="360" w:lineRule="auto"/>
            <w:ind w:firstLine="709"/>
          </w:pPr>
        </w:pPrChange>
      </w:pPr>
      <w:bookmarkStart w:id="2486" w:name="_Toc112179536"/>
      <w:ins w:id="2487" w:author="MIGUEL FUERTES FERNANDEZ" w:date="2022-08-14T18:21:00Z">
        <w:r w:rsidRPr="00EE580E">
          <w:t xml:space="preserve">Tabla </w:t>
        </w:r>
        <w:r w:rsidRPr="00EE580E">
          <w:fldChar w:fldCharType="begin"/>
        </w:r>
        <w:r w:rsidRPr="00EE580E">
          <w:instrText xml:space="preserve"> SEQ Tabla \* ARABIC </w:instrText>
        </w:r>
      </w:ins>
      <w:r w:rsidRPr="00EE580E">
        <w:fldChar w:fldCharType="separate"/>
      </w:r>
      <w:ins w:id="2488" w:author="MIGUEL FUERTES FERNANDEZ" w:date="2022-08-25T19:35:00Z">
        <w:r w:rsidR="00F6173C">
          <w:rPr>
            <w:noProof/>
          </w:rPr>
          <w:t>4</w:t>
        </w:r>
      </w:ins>
      <w:ins w:id="2489" w:author="MIGUEL FUERTES FERNANDEZ" w:date="2022-08-14T18:21:00Z">
        <w:r w:rsidRPr="00EE580E">
          <w:fldChar w:fldCharType="end"/>
        </w:r>
        <w:r w:rsidRPr="00EE580E">
          <w:t xml:space="preserve"> - Explicación de atributos</w:t>
        </w:r>
      </w:ins>
      <w:bookmarkEnd w:id="2486"/>
    </w:p>
    <w:p w14:paraId="5E97AD78" w14:textId="38375BEC" w:rsidR="009004F1" w:rsidRPr="00EE580E" w:rsidRDefault="009004F1">
      <w:pPr>
        <w:rPr>
          <w:ins w:id="2490" w:author="MIGUEL FUERTES FERNANDEZ" w:date="2022-08-14T18:21:00Z"/>
          <w:rFonts w:ascii="Arial" w:eastAsia="Times New Roman" w:hAnsi="Arial" w:cs="Arial"/>
          <w:color w:val="000000"/>
          <w:lang w:val="es-ES" w:eastAsia="es-ES_tradnl"/>
        </w:rPr>
      </w:pPr>
      <w:ins w:id="2491" w:author="MIGUEL FUERTES FERNANDEZ" w:date="2022-08-14T18:21:00Z">
        <w:r w:rsidRPr="00EE580E">
          <w:rPr>
            <w:rFonts w:ascii="Arial" w:hAnsi="Arial" w:cs="Arial"/>
            <w:color w:val="000000"/>
            <w:lang w:val="es-ES"/>
          </w:rPr>
          <w:br w:type="page"/>
        </w:r>
      </w:ins>
    </w:p>
    <w:p w14:paraId="3ECE514A" w14:textId="0A3BA65A" w:rsidR="008E61BF" w:rsidRPr="00EE580E" w:rsidRDefault="009004F1">
      <w:pPr>
        <w:pStyle w:val="Ttulo3plantilla"/>
        <w:rPr>
          <w:ins w:id="2492" w:author="MIGUEL FUERTES FERNANDEZ" w:date="2022-08-14T16:24:00Z"/>
          <w:rPrChange w:id="2493" w:author="MIGUEL FUERTES FERNANDEZ" w:date="2022-08-14T18:20:00Z">
            <w:rPr>
              <w:ins w:id="2494" w:author="MIGUEL FUERTES FERNANDEZ" w:date="2022-08-14T16:24:00Z"/>
              <w:rFonts w:ascii="Arial" w:hAnsi="Arial" w:cs="Arial"/>
              <w:color w:val="000000"/>
              <w:sz w:val="22"/>
              <w:szCs w:val="22"/>
            </w:rPr>
          </w:rPrChange>
        </w:rPr>
        <w:pPrChange w:id="2495" w:author="MIGUEL FUERTES FERNANDEZ" w:date="2022-08-14T23:26:00Z">
          <w:pPr>
            <w:pStyle w:val="NormalWeb"/>
            <w:shd w:val="clear" w:color="auto" w:fill="FFFFFF"/>
            <w:spacing w:before="0" w:beforeAutospacing="0" w:after="0" w:afterAutospacing="0"/>
          </w:pPr>
        </w:pPrChange>
      </w:pPr>
      <w:bookmarkStart w:id="2496" w:name="_Toc112348073"/>
      <w:ins w:id="2497" w:author="MIGUEL FUERTES FERNANDEZ" w:date="2022-08-14T18:22:00Z">
        <w:r w:rsidRPr="00EE580E">
          <w:rPr>
            <w:lang w:val="es-ES"/>
          </w:rPr>
          <w:t>Arquitectura</w:t>
        </w:r>
      </w:ins>
      <w:bookmarkEnd w:id="2496"/>
    </w:p>
    <w:p w14:paraId="311938FC" w14:textId="193DBC3C" w:rsidR="006C7ABB" w:rsidRPr="00EE580E" w:rsidDel="0063702F" w:rsidRDefault="006C7ABB">
      <w:pPr>
        <w:pStyle w:val="Contenidodelmarco"/>
        <w:spacing w:line="360" w:lineRule="auto"/>
        <w:rPr>
          <w:del w:id="2498" w:author="MIGUEL FUERTES FERNANDEZ" w:date="2022-08-06T19:38:00Z"/>
          <w:lang w:val="en-GB"/>
        </w:rPr>
        <w:pPrChange w:id="2499" w:author="MIGUEL FUERTES FERNANDEZ" w:date="2022-08-14T18:57:00Z">
          <w:pPr>
            <w:spacing w:afterLines="120" w:after="288" w:line="360" w:lineRule="auto"/>
          </w:pPr>
        </w:pPrChange>
      </w:pPr>
      <w:ins w:id="2500" w:author="Usuario de Microsoft Office" w:date="2022-07-10T11:38:00Z">
        <w:del w:id="2501" w:author="MIGUEL FUERTES FERNANDEZ" w:date="2022-08-06T19:38:00Z">
          <w:r w:rsidRPr="00EE580E" w:rsidDel="00FA415F">
            <w:rPr>
              <w:lang w:val="en-GB"/>
              <w:rPrChange w:id="2502" w:author="MIGUEL FUERTES FERNANDEZ" w:date="2022-08-14T18:20:00Z">
                <w:rPr>
                  <w:rFonts w:ascii="Arial" w:hAnsi="Arial" w:cs="Arial"/>
                  <w:b/>
                  <w:bCs/>
                  <w:color w:val="000000"/>
                </w:rPr>
              </w:rPrChange>
            </w:rPr>
            <w:br w:type="page"/>
          </w:r>
        </w:del>
      </w:ins>
    </w:p>
    <w:p w14:paraId="7D7023EB" w14:textId="2E4D0EB3" w:rsidR="0063702F" w:rsidRPr="00EE580E" w:rsidRDefault="0063702F">
      <w:pPr>
        <w:pStyle w:val="Contenidodelmarco"/>
        <w:spacing w:line="360" w:lineRule="auto"/>
        <w:rPr>
          <w:ins w:id="2503" w:author="MIGUEL FUERTES FERNANDEZ" w:date="2022-08-14T18:26:00Z"/>
          <w:lang w:val="es-ES"/>
        </w:rPr>
        <w:pPrChange w:id="2504" w:author="MIGUEL FUERTES FERNANDEZ" w:date="2022-08-14T18:57:00Z">
          <w:pPr>
            <w:pStyle w:val="Contenidodelmarco"/>
          </w:pPr>
        </w:pPrChange>
      </w:pPr>
      <w:ins w:id="2505" w:author="MIGUEL FUERTES FERNANDEZ" w:date="2022-08-14T18:25:00Z">
        <w:r w:rsidRPr="00EE580E">
          <w:rPr>
            <w:lang w:val="es-ES"/>
            <w:rPrChange w:id="2506" w:author="MIGUEL FUERTES FERNANDEZ" w:date="2022-08-14T18:25:00Z">
              <w:rPr>
                <w:rFonts w:cs="Arial"/>
                <w:color w:val="000000"/>
                <w:lang w:val="en-GB"/>
              </w:rPr>
            </w:rPrChange>
          </w:rPr>
          <w:t>Se propone una arquitectura cliente</w:t>
        </w:r>
        <w:r w:rsidRPr="00EE580E">
          <w:rPr>
            <w:lang w:val="es-ES"/>
          </w:rPr>
          <w:t>-servidor tradicional para alo</w:t>
        </w:r>
      </w:ins>
      <w:ins w:id="2507" w:author="MIGUEL FUERTES FERNANDEZ" w:date="2022-08-14T18:26:00Z">
        <w:r w:rsidRPr="00EE580E">
          <w:rPr>
            <w:lang w:val="es-ES"/>
          </w:rPr>
          <w:t>jar la aplicación. El funcionamiento en servidor será soportado por la aplicación sobre Ruby on Rails, y la salida del sistema y la interacción del usuario será mediante html</w:t>
        </w:r>
      </w:ins>
      <w:ins w:id="2508" w:author="MIGUEL FUERTES FERNANDEZ" w:date="2022-08-14T18:50:00Z">
        <w:r w:rsidR="00476388" w:rsidRPr="00EE580E">
          <w:rPr>
            <w:lang w:val="es-ES"/>
          </w:rPr>
          <w:t xml:space="preserve"> y la plantilla AdminLte3</w:t>
        </w:r>
      </w:ins>
      <w:ins w:id="2509" w:author="MIGUEL FUERTES FERNANDEZ" w:date="2022-08-14T18:26:00Z">
        <w:r w:rsidRPr="00EE580E">
          <w:rPr>
            <w:lang w:val="es-ES"/>
          </w:rPr>
          <w:t>.</w:t>
        </w:r>
      </w:ins>
    </w:p>
    <w:p w14:paraId="44C752A4" w14:textId="57AFF860" w:rsidR="0063702F" w:rsidRPr="00EE580E" w:rsidRDefault="0063702F">
      <w:pPr>
        <w:pStyle w:val="Contenidodelmarco"/>
        <w:spacing w:line="360" w:lineRule="auto"/>
        <w:rPr>
          <w:ins w:id="2510" w:author="MIGUEL FUERTES FERNANDEZ" w:date="2022-08-14T18:49:00Z"/>
          <w:lang w:val="es-ES"/>
        </w:rPr>
        <w:pPrChange w:id="2511" w:author="MIGUEL FUERTES FERNANDEZ" w:date="2022-08-14T18:57:00Z">
          <w:pPr>
            <w:pStyle w:val="Contenidodelmarco"/>
          </w:pPr>
        </w:pPrChange>
      </w:pPr>
    </w:p>
    <w:p w14:paraId="3D897401" w14:textId="77777777" w:rsidR="005C2CC6" w:rsidRPr="00EE580E" w:rsidRDefault="005C2CC6">
      <w:pPr>
        <w:pStyle w:val="Contenidodelmarco"/>
        <w:spacing w:line="360" w:lineRule="auto"/>
        <w:rPr>
          <w:ins w:id="2512" w:author="MIGUEL FUERTES FERNANDEZ" w:date="2022-08-14T18:49:00Z"/>
        </w:rPr>
        <w:pPrChange w:id="2513" w:author="MIGUEL FUERTES FERNANDEZ" w:date="2022-08-14T18:57:00Z">
          <w:pPr>
            <w:pStyle w:val="Contenidodelmarco"/>
            <w:jc w:val="center"/>
          </w:pPr>
        </w:pPrChange>
      </w:pPr>
      <w:ins w:id="2514" w:author="MIGUEL FUERTES FERNANDEZ" w:date="2022-08-14T18:49:00Z">
        <w:r w:rsidRPr="00EE580E">
          <w:rPr>
            <w:noProof/>
          </w:rPr>
          <w:drawing>
            <wp:inline distT="0" distB="0" distL="0" distR="0" wp14:anchorId="158EB962" wp14:editId="1C4D652E">
              <wp:extent cx="5731510" cy="29654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65450"/>
                      </a:xfrm>
                      <a:prstGeom prst="rect">
                        <a:avLst/>
                      </a:prstGeom>
                    </pic:spPr>
                  </pic:pic>
                </a:graphicData>
              </a:graphic>
            </wp:inline>
          </w:drawing>
        </w:r>
      </w:ins>
    </w:p>
    <w:p w14:paraId="14D869C6" w14:textId="24987D2E" w:rsidR="005C2CC6" w:rsidRPr="00EE580E" w:rsidRDefault="005C2CC6" w:rsidP="008B0DF8">
      <w:pPr>
        <w:pStyle w:val="Contenidodelmarco"/>
        <w:spacing w:before="0" w:line="360" w:lineRule="auto"/>
        <w:jc w:val="center"/>
        <w:rPr>
          <w:ins w:id="2515" w:author="MIGUEL FUERTES FERNANDEZ" w:date="2022-08-14T18:50:00Z"/>
          <w:color w:val="808080" w:themeColor="background1" w:themeShade="80"/>
          <w:sz w:val="20"/>
          <w:szCs w:val="22"/>
          <w:rPrChange w:id="2516" w:author="MIGUEL FUERTES FERNANDEZ" w:date="2022-08-14T18:57:00Z">
            <w:rPr>
              <w:ins w:id="2517" w:author="MIGUEL FUERTES FERNANDEZ" w:date="2022-08-14T18:50:00Z"/>
            </w:rPr>
          </w:rPrChange>
        </w:rPr>
      </w:pPr>
      <w:bookmarkStart w:id="2518" w:name="_Toc112269000"/>
      <w:ins w:id="2519" w:author="MIGUEL FUERTES FERNANDEZ" w:date="2022-08-14T18:49:00Z">
        <w:r w:rsidRPr="00EE580E">
          <w:rPr>
            <w:i/>
            <w:iCs/>
            <w:color w:val="808080" w:themeColor="background1" w:themeShade="80"/>
            <w:sz w:val="20"/>
            <w:szCs w:val="22"/>
            <w:rPrChange w:id="2520" w:author="MIGUEL FUERTES FERNANDEZ" w:date="2022-08-14T18:57:00Z">
              <w:rPr>
                <w:rFonts w:asciiTheme="minorHAnsi" w:eastAsiaTheme="minorHAnsi" w:hAnsiTheme="minorHAnsi"/>
                <w:color w:val="44546A" w:themeColor="text2"/>
                <w:sz w:val="18"/>
                <w:szCs w:val="18"/>
                <w:lang w:eastAsia="en-US"/>
              </w:rPr>
            </w:rPrChange>
          </w:rPr>
          <w:t xml:space="preserve">Ilustración </w:t>
        </w:r>
        <w:r w:rsidRPr="00EE580E">
          <w:rPr>
            <w:i/>
            <w:iCs/>
            <w:color w:val="808080" w:themeColor="background1" w:themeShade="80"/>
            <w:sz w:val="20"/>
            <w:szCs w:val="22"/>
            <w:rPrChange w:id="2521" w:author="MIGUEL FUERTES FERNANDEZ" w:date="2022-08-14T18:57:00Z">
              <w:rPr>
                <w:rFonts w:asciiTheme="minorHAnsi" w:eastAsiaTheme="minorHAnsi" w:hAnsiTheme="minorHAnsi"/>
                <w:color w:val="44546A" w:themeColor="text2"/>
                <w:sz w:val="18"/>
                <w:szCs w:val="18"/>
                <w:lang w:eastAsia="en-US"/>
              </w:rPr>
            </w:rPrChange>
          </w:rPr>
          <w:fldChar w:fldCharType="begin"/>
        </w:r>
        <w:r w:rsidRPr="00EE580E">
          <w:rPr>
            <w:i/>
            <w:iCs/>
            <w:color w:val="808080" w:themeColor="background1" w:themeShade="80"/>
            <w:sz w:val="20"/>
            <w:szCs w:val="22"/>
            <w:rPrChange w:id="2522" w:author="MIGUEL FUERTES FERNANDEZ" w:date="2022-08-14T18:57:00Z">
              <w:rPr>
                <w:rFonts w:asciiTheme="minorHAnsi" w:eastAsiaTheme="minorHAnsi" w:hAnsiTheme="minorHAnsi"/>
                <w:color w:val="44546A" w:themeColor="text2"/>
                <w:sz w:val="18"/>
                <w:szCs w:val="18"/>
                <w:lang w:eastAsia="en-US"/>
              </w:rPr>
            </w:rPrChange>
          </w:rPr>
          <w:instrText xml:space="preserve"> SEQ Ilustración \* ARABIC </w:instrText>
        </w:r>
      </w:ins>
      <w:r w:rsidRPr="00EE580E">
        <w:rPr>
          <w:i/>
          <w:iCs/>
          <w:color w:val="808080" w:themeColor="background1" w:themeShade="80"/>
          <w:sz w:val="20"/>
          <w:szCs w:val="22"/>
          <w:rPrChange w:id="2523" w:author="MIGUEL FUERTES FERNANDEZ" w:date="2022-08-14T18:57:00Z">
            <w:rPr>
              <w:rFonts w:asciiTheme="minorHAnsi" w:eastAsiaTheme="minorHAnsi" w:hAnsiTheme="minorHAnsi"/>
              <w:color w:val="44546A" w:themeColor="text2"/>
              <w:sz w:val="18"/>
              <w:szCs w:val="18"/>
              <w:lang w:eastAsia="en-US"/>
            </w:rPr>
          </w:rPrChange>
        </w:rPr>
        <w:fldChar w:fldCharType="separate"/>
      </w:r>
      <w:r w:rsidR="00F6173C">
        <w:rPr>
          <w:i/>
          <w:iCs/>
          <w:noProof/>
          <w:color w:val="808080" w:themeColor="background1" w:themeShade="80"/>
          <w:sz w:val="20"/>
          <w:szCs w:val="22"/>
        </w:rPr>
        <w:t>4</w:t>
      </w:r>
      <w:ins w:id="2524" w:author="MIGUEL FUERTES FERNANDEZ" w:date="2022-08-14T18:49:00Z">
        <w:r w:rsidRPr="00EE580E">
          <w:rPr>
            <w:i/>
            <w:iCs/>
            <w:color w:val="808080" w:themeColor="background1" w:themeShade="80"/>
            <w:sz w:val="20"/>
            <w:szCs w:val="22"/>
            <w:rPrChange w:id="2525" w:author="MIGUEL FUERTES FERNANDEZ" w:date="2022-08-14T18:57:00Z">
              <w:rPr>
                <w:rFonts w:asciiTheme="minorHAnsi" w:eastAsiaTheme="minorHAnsi" w:hAnsiTheme="minorHAnsi"/>
                <w:color w:val="44546A" w:themeColor="text2"/>
                <w:sz w:val="18"/>
                <w:szCs w:val="18"/>
                <w:lang w:eastAsia="en-US"/>
              </w:rPr>
            </w:rPrChange>
          </w:rPr>
          <w:fldChar w:fldCharType="end"/>
        </w:r>
        <w:r w:rsidRPr="00EE580E">
          <w:rPr>
            <w:i/>
            <w:iCs/>
            <w:color w:val="808080" w:themeColor="background1" w:themeShade="80"/>
            <w:sz w:val="20"/>
            <w:szCs w:val="22"/>
            <w:rPrChange w:id="2526" w:author="MIGUEL FUERTES FERNANDEZ" w:date="2022-08-14T18:57:00Z">
              <w:rPr>
                <w:rFonts w:asciiTheme="minorHAnsi" w:eastAsiaTheme="minorHAnsi" w:hAnsiTheme="minorHAnsi"/>
                <w:color w:val="44546A" w:themeColor="text2"/>
                <w:sz w:val="18"/>
                <w:szCs w:val="18"/>
                <w:lang w:eastAsia="en-US"/>
              </w:rPr>
            </w:rPrChange>
          </w:rPr>
          <w:t xml:space="preserve"> </w:t>
        </w:r>
      </w:ins>
      <w:ins w:id="2527" w:author="MIGUEL FUERTES FERNANDEZ" w:date="2022-08-14T18:50:00Z">
        <w:r w:rsidRPr="00EE580E">
          <w:rPr>
            <w:i/>
            <w:iCs/>
            <w:color w:val="808080" w:themeColor="background1" w:themeShade="80"/>
            <w:sz w:val="20"/>
            <w:szCs w:val="22"/>
            <w:rPrChange w:id="2528" w:author="MIGUEL FUERTES FERNANDEZ" w:date="2022-08-14T18:57:00Z">
              <w:rPr>
                <w:rFonts w:asciiTheme="minorHAnsi" w:eastAsiaTheme="minorHAnsi" w:hAnsiTheme="minorHAnsi"/>
                <w:color w:val="44546A" w:themeColor="text2"/>
                <w:sz w:val="18"/>
                <w:szCs w:val="18"/>
                <w:lang w:eastAsia="en-US"/>
              </w:rPr>
            </w:rPrChange>
          </w:rPr>
          <w:t>–</w:t>
        </w:r>
      </w:ins>
      <w:ins w:id="2529" w:author="MIGUEL FUERTES FERNANDEZ" w:date="2022-08-14T18:49:00Z">
        <w:r w:rsidRPr="00EE580E">
          <w:rPr>
            <w:i/>
            <w:iCs/>
            <w:color w:val="808080" w:themeColor="background1" w:themeShade="80"/>
            <w:sz w:val="20"/>
            <w:szCs w:val="22"/>
            <w:rPrChange w:id="2530" w:author="MIGUEL FUERTES FERNANDEZ" w:date="2022-08-14T18:57:00Z">
              <w:rPr>
                <w:rFonts w:asciiTheme="minorHAnsi" w:eastAsiaTheme="minorHAnsi" w:hAnsiTheme="minorHAnsi"/>
                <w:color w:val="44546A" w:themeColor="text2"/>
                <w:sz w:val="18"/>
                <w:szCs w:val="18"/>
                <w:lang w:eastAsia="en-US"/>
              </w:rPr>
            </w:rPrChange>
          </w:rPr>
          <w:t xml:space="preserve"> Arquitectura</w:t>
        </w:r>
      </w:ins>
      <w:bookmarkEnd w:id="2518"/>
    </w:p>
    <w:p w14:paraId="2429D663" w14:textId="538EB5CA" w:rsidR="005C2CC6" w:rsidRPr="00EE580E" w:rsidRDefault="004F27D0">
      <w:pPr>
        <w:pStyle w:val="Contenidodelmarco"/>
        <w:spacing w:afterLines="120" w:after="288" w:line="360" w:lineRule="auto"/>
        <w:rPr>
          <w:ins w:id="2531" w:author="MIGUEL FUERTES FERNANDEZ" w:date="2022-08-14T18:53:00Z"/>
          <w:lang w:val="es-ES"/>
        </w:rPr>
        <w:pPrChange w:id="2532" w:author="MIGUEL FUERTES FERNANDEZ" w:date="2022-08-14T18:57:00Z">
          <w:pPr/>
        </w:pPrChange>
      </w:pPr>
      <w:ins w:id="2533" w:author="MIGUEL FUERTES FERNANDEZ" w:date="2022-08-14T18:51:00Z">
        <w:r w:rsidRPr="00EE580E">
          <w:rPr>
            <w:lang w:val="es-ES"/>
            <w:rPrChange w:id="2534" w:author="MIGUEL FUERTES FERNANDEZ" w:date="2022-08-14T18:52:00Z">
              <w:rPr/>
            </w:rPrChange>
          </w:rPr>
          <w:t xml:space="preserve">Rails o </w:t>
        </w:r>
        <w:r w:rsidRPr="00EE580E">
          <w:rPr>
            <w:lang w:val="es-ES"/>
            <w:rPrChange w:id="2535" w:author="MIGUEL FUERTES FERNANDEZ" w:date="2022-08-14T18:52:00Z">
              <w:rPr>
                <w:lang w:val="en-GB"/>
              </w:rPr>
            </w:rPrChange>
          </w:rPr>
          <w:t>Ruby on Rails es un framework</w:t>
        </w:r>
      </w:ins>
      <w:ins w:id="2536" w:author="MIGUEL FUERTES FERNANDEZ" w:date="2022-08-14T18:52:00Z">
        <w:r w:rsidRPr="00EE580E">
          <w:rPr>
            <w:lang w:val="es-ES"/>
            <w:rPrChange w:id="2537" w:author="MIGUEL FUERTES FERNANDEZ" w:date="2022-08-14T18:52:00Z">
              <w:rPr>
                <w:lang w:val="en-GB"/>
              </w:rPr>
            </w:rPrChange>
          </w:rPr>
          <w:t xml:space="preserve"> desarrollado sobre el lengua</w:t>
        </w:r>
        <w:r w:rsidRPr="00EE580E">
          <w:rPr>
            <w:lang w:val="es-ES"/>
          </w:rPr>
          <w:t>je de programación Ruby para la creación de sitios web. Ofrece el modelo vista</w:t>
        </w:r>
      </w:ins>
      <w:ins w:id="2538" w:author="MIGUEL FUERTES FERNANDEZ" w:date="2022-08-14T18:54:00Z">
        <w:r w:rsidRPr="00EE580E">
          <w:rPr>
            <w:lang w:val="es-ES"/>
          </w:rPr>
          <w:t>-</w:t>
        </w:r>
      </w:ins>
      <w:ins w:id="2539" w:author="MIGUEL FUERTES FERNANDEZ" w:date="2022-08-14T18:52:00Z">
        <w:r w:rsidRPr="00EE580E">
          <w:rPr>
            <w:lang w:val="es-ES"/>
          </w:rPr>
          <w:t>controlador para separar la lógica de la vista</w:t>
        </w:r>
      </w:ins>
      <w:ins w:id="2540" w:author="MIGUEL FUERTES FERNANDEZ" w:date="2022-08-14T18:53:00Z">
        <w:r w:rsidRPr="00EE580E">
          <w:rPr>
            <w:lang w:val="es-ES"/>
          </w:rPr>
          <w:t xml:space="preserve"> as como múltiples herramientas para autogenerar código repetitivo. Gestion de modelo de bases de datos, ORM, y múltiples herramientas que facilitan la vida del desarrollador.</w:t>
        </w:r>
      </w:ins>
    </w:p>
    <w:p w14:paraId="44C2EBBB" w14:textId="1036CF0A" w:rsidR="004F27D0" w:rsidRPr="00EE580E" w:rsidRDefault="004F27D0">
      <w:pPr>
        <w:pStyle w:val="Contenidodelmarco"/>
        <w:spacing w:afterLines="120" w:after="288" w:line="360" w:lineRule="auto"/>
        <w:rPr>
          <w:ins w:id="2541" w:author="MIGUEL FUERTES FERNANDEZ" w:date="2022-08-14T18:55:00Z"/>
          <w:lang w:val="es-ES"/>
        </w:rPr>
        <w:pPrChange w:id="2542" w:author="MIGUEL FUERTES FERNANDEZ" w:date="2022-08-14T18:57:00Z">
          <w:pPr/>
        </w:pPrChange>
      </w:pPr>
      <w:ins w:id="2543" w:author="MIGUEL FUERTES FERNANDEZ" w:date="2022-08-14T18:53:00Z">
        <w:r w:rsidRPr="00EE580E">
          <w:rPr>
            <w:lang w:val="es-ES"/>
          </w:rPr>
          <w:t>Rails se integra</w:t>
        </w:r>
      </w:ins>
      <w:ins w:id="2544" w:author="MIGUEL FUERTES FERNANDEZ" w:date="2022-08-14T18:54:00Z">
        <w:r w:rsidRPr="00EE580E">
          <w:rPr>
            <w:lang w:val="es-ES"/>
          </w:rPr>
          <w:t xml:space="preserve"> con múltiples bases de datos, pero principalmente con bases de datos de tipo relacional. En el caso de este trabajo se ha optado por MariaDB como sucesora de MySQ</w:t>
        </w:r>
      </w:ins>
      <w:ins w:id="2545" w:author="MIGUEL FUERTES FERNANDEZ" w:date="2022-08-14T18:55:00Z">
        <w:r w:rsidRPr="00EE580E">
          <w:rPr>
            <w:lang w:val="es-ES"/>
          </w:rPr>
          <w:t>L (ahora que ha dejado de ser de código abierto) por ser el estándar en el mercado.</w:t>
        </w:r>
      </w:ins>
    </w:p>
    <w:p w14:paraId="21B1747F" w14:textId="5E44B912" w:rsidR="004F27D0" w:rsidRPr="00EE580E" w:rsidRDefault="004F27D0">
      <w:pPr>
        <w:pStyle w:val="Contenidodelmarco"/>
        <w:spacing w:afterLines="120" w:after="288" w:line="360" w:lineRule="auto"/>
        <w:rPr>
          <w:lang w:val="es-ES"/>
        </w:rPr>
      </w:pPr>
      <w:ins w:id="2546" w:author="MIGUEL FUERTES FERNANDEZ" w:date="2022-08-14T18:55:00Z">
        <w:r w:rsidRPr="00EE580E">
          <w:rPr>
            <w:lang w:val="es-ES"/>
          </w:rPr>
          <w:t>Para la parte de frontend, se utilizan las vistas proporcionadas por Rails, usando como plantilla</w:t>
        </w:r>
      </w:ins>
      <w:ins w:id="2547" w:author="MIGUEL FUERTES FERNANDEZ" w:date="2022-08-14T18:56:00Z">
        <w:r w:rsidRPr="00EE580E">
          <w:rPr>
            <w:lang w:val="es-ES"/>
          </w:rPr>
          <w:t xml:space="preserve"> AdminLTE3. Esta plantilla diseñada en Bootstrap 4 ofrece flexibilidad a la hora de maquetar las </w:t>
        </w:r>
      </w:ins>
      <w:ins w:id="2548" w:author="MIGUEL FUERTES FERNANDEZ" w:date="2022-08-14T18:57:00Z">
        <w:r w:rsidR="00F829B4" w:rsidRPr="00EE580E">
          <w:rPr>
            <w:lang w:val="es-ES"/>
          </w:rPr>
          <w:t>páginas</w:t>
        </w:r>
      </w:ins>
      <w:ins w:id="2549" w:author="MIGUEL FUERTES FERNANDEZ" w:date="2022-08-14T18:56:00Z">
        <w:r w:rsidRPr="00EE580E">
          <w:rPr>
            <w:lang w:val="es-ES"/>
          </w:rPr>
          <w:t>.</w:t>
        </w:r>
      </w:ins>
    </w:p>
    <w:p w14:paraId="0205D412" w14:textId="77777777" w:rsidR="007C03C1" w:rsidRPr="00EE580E" w:rsidRDefault="007C03C1" w:rsidP="007C03C1">
      <w:pPr>
        <w:pStyle w:val="Contenidodelmarco"/>
        <w:keepNext/>
        <w:spacing w:after="0" w:line="360" w:lineRule="auto"/>
        <w:ind w:firstLine="0"/>
        <w:jc w:val="center"/>
      </w:pPr>
      <w:r w:rsidRPr="00EE580E">
        <w:rPr>
          <w:noProof/>
        </w:rPr>
        <w:drawing>
          <wp:inline distT="0" distB="0" distL="0" distR="0" wp14:anchorId="6C4C73A0" wp14:editId="26220409">
            <wp:extent cx="5731510" cy="3462655"/>
            <wp:effectExtent l="0" t="0" r="2540" b="4445"/>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26"/>
                    <a:stretch>
                      <a:fillRect/>
                    </a:stretch>
                  </pic:blipFill>
                  <pic:spPr>
                    <a:xfrm>
                      <a:off x="0" y="0"/>
                      <a:ext cx="5731510" cy="3462655"/>
                    </a:xfrm>
                    <a:prstGeom prst="rect">
                      <a:avLst/>
                    </a:prstGeom>
                  </pic:spPr>
                </pic:pic>
              </a:graphicData>
            </a:graphic>
          </wp:inline>
        </w:drawing>
      </w:r>
    </w:p>
    <w:p w14:paraId="0D7CE100" w14:textId="6644BD42" w:rsidR="007C03C1" w:rsidRPr="00EE580E" w:rsidRDefault="007C03C1" w:rsidP="007C03C1">
      <w:pPr>
        <w:pStyle w:val="Caption"/>
        <w:jc w:val="center"/>
        <w:rPr>
          <w:ins w:id="2550" w:author="MIGUEL FUERTES FERNANDEZ" w:date="2022-08-14T18:56:00Z"/>
          <w:lang w:val="es-ES"/>
        </w:rPr>
      </w:pPr>
      <w:bookmarkStart w:id="2551" w:name="_Toc112269001"/>
      <w:r w:rsidRPr="00EE580E">
        <w:t xml:space="preserve">Ilustración </w:t>
      </w:r>
      <w:r w:rsidRPr="00EE580E">
        <w:fldChar w:fldCharType="begin"/>
      </w:r>
      <w:r w:rsidRPr="00EE580E">
        <w:instrText xml:space="preserve"> SEQ Ilustración \* ARABIC </w:instrText>
      </w:r>
      <w:r w:rsidRPr="00EE580E">
        <w:fldChar w:fldCharType="separate"/>
      </w:r>
      <w:r w:rsidR="00F6173C">
        <w:rPr>
          <w:noProof/>
        </w:rPr>
        <w:t>5</w:t>
      </w:r>
      <w:r w:rsidRPr="00EE580E">
        <w:fldChar w:fldCharType="end"/>
      </w:r>
      <w:r w:rsidRPr="00EE580E">
        <w:t xml:space="preserve"> - Plantilla AdminLTE3</w:t>
      </w:r>
      <w:bookmarkEnd w:id="2551"/>
    </w:p>
    <w:p w14:paraId="2530B17F" w14:textId="3938D320" w:rsidR="00B131DA" w:rsidRPr="00EE580E" w:rsidRDefault="004F27D0" w:rsidP="00B131DA">
      <w:pPr>
        <w:pStyle w:val="Contenidodelmarco"/>
        <w:spacing w:afterLines="120" w:after="288" w:line="360" w:lineRule="auto"/>
        <w:rPr>
          <w:lang w:val="es-ES"/>
        </w:rPr>
      </w:pPr>
      <w:ins w:id="2552" w:author="MIGUEL FUERTES FERNANDEZ" w:date="2022-08-14T18:56:00Z">
        <w:r w:rsidRPr="00EE580E">
          <w:rPr>
            <w:lang w:val="es-ES"/>
          </w:rPr>
          <w:t>Adicionalmente y para el desarrollo</w:t>
        </w:r>
        <w:r w:rsidR="00F829B4" w:rsidRPr="00EE580E">
          <w:rPr>
            <w:lang w:val="es-ES"/>
          </w:rPr>
          <w:t xml:space="preserve">, se ha virtualizado todo en contenedores separados usando </w:t>
        </w:r>
      </w:ins>
      <w:ins w:id="2553" w:author="MIGUEL FUERTES FERNANDEZ" w:date="2022-08-14T18:57:00Z">
        <w:r w:rsidR="00F829B4" w:rsidRPr="00EE580E">
          <w:rPr>
            <w:lang w:val="es-ES"/>
          </w:rPr>
          <w:t xml:space="preserve">Docker. Al ser </w:t>
        </w:r>
      </w:ins>
      <w:ins w:id="2554" w:author="MIGUEL FUERTES FERNANDEZ" w:date="2022-08-14T18:58:00Z">
        <w:r w:rsidR="00F829B4" w:rsidRPr="00EE580E">
          <w:rPr>
            <w:lang w:val="es-ES"/>
          </w:rPr>
          <w:t>tan flexible y confiable</w:t>
        </w:r>
      </w:ins>
      <w:ins w:id="2555" w:author="MIGUEL FUERTES FERNANDEZ" w:date="2022-08-14T18:57:00Z">
        <w:r w:rsidR="00F829B4" w:rsidRPr="00EE580E">
          <w:rPr>
            <w:lang w:val="es-ES"/>
          </w:rPr>
          <w:t>, también se ha modificado el script que “dockeriza” el proyecto para poder utilizarlo también en producción.</w:t>
        </w:r>
      </w:ins>
    </w:p>
    <w:p w14:paraId="54085228" w14:textId="072B9602" w:rsidR="007C03C1" w:rsidRPr="00EE580E" w:rsidRDefault="006B3DA6" w:rsidP="00B131DA">
      <w:pPr>
        <w:pStyle w:val="Contenidodelmarco"/>
        <w:spacing w:afterLines="120" w:after="288" w:line="360" w:lineRule="auto"/>
        <w:rPr>
          <w:lang w:val="es-ES"/>
        </w:rPr>
      </w:pPr>
      <w:r w:rsidRPr="00EE580E">
        <w:rPr>
          <w:lang w:val="es-ES"/>
        </w:rPr>
        <w:t>Docker es una solución de contenedores creada recientemente que facilita o soluciona el problema de “</w:t>
      </w:r>
      <w:r w:rsidRPr="00EE580E">
        <w:rPr>
          <w:i/>
          <w:iCs/>
          <w:lang w:val="es-ES"/>
        </w:rPr>
        <w:t>en mi ordenador funciona</w:t>
      </w:r>
      <w:r w:rsidRPr="00EE580E">
        <w:rPr>
          <w:lang w:val="es-ES"/>
        </w:rPr>
        <w:t>” a la hora de desarrollar, ya que las aplicaciones que están “dockerizadas” se entregan con el entorno de ejecución.</w:t>
      </w:r>
    </w:p>
    <w:p w14:paraId="2E267703" w14:textId="136686F0" w:rsidR="006B3DA6" w:rsidRPr="00EE580E" w:rsidRDefault="006B3DA6" w:rsidP="00B131DA">
      <w:pPr>
        <w:pStyle w:val="Contenidodelmarco"/>
        <w:spacing w:afterLines="120" w:after="288" w:line="360" w:lineRule="auto"/>
        <w:rPr>
          <w:lang w:val="es-ES"/>
        </w:rPr>
      </w:pPr>
      <w:r w:rsidRPr="00EE580E">
        <w:rPr>
          <w:lang w:val="es-ES"/>
        </w:rPr>
        <w:t xml:space="preserve">Se podría pensar en </w:t>
      </w:r>
      <w:r w:rsidR="00067E39" w:rsidRPr="00EE580E">
        <w:rPr>
          <w:lang w:val="es-ES"/>
        </w:rPr>
        <w:t>máquinas</w:t>
      </w:r>
      <w:r w:rsidRPr="00EE580E">
        <w:rPr>
          <w:lang w:val="es-ES"/>
        </w:rPr>
        <w:t xml:space="preserve"> virtuales</w:t>
      </w:r>
      <w:r w:rsidR="00067E39" w:rsidRPr="00EE580E">
        <w:rPr>
          <w:lang w:val="es-ES"/>
        </w:rPr>
        <w:t xml:space="preserve"> (ordenadores dentro de ordenadores)</w:t>
      </w:r>
      <w:r w:rsidRPr="00EE580E">
        <w:rPr>
          <w:lang w:val="es-ES"/>
        </w:rPr>
        <w:t xml:space="preserve"> en las que se ejecuta el programa, y en donde ya se cumplen todas las dependencias requeridas. Sin embargo, estas maquinas virtuales no lo son, son jaulas, o contenedores que se ejecutan sobre el kernel del sistema operativo anfitrión. Lógicamente son maquinas virtuales, ya que la aplicación piensa que esta sola dentro de su contenedor, que su ordenador no tiene nada mas que ella, pero físicamente son procesos que se ejecutan dentro de un sistema operativo anfitrión.</w:t>
      </w:r>
    </w:p>
    <w:p w14:paraId="2AD2818A" w14:textId="77777777" w:rsidR="00DE3325" w:rsidRPr="00EE580E" w:rsidRDefault="006B3DA6" w:rsidP="00DE3325">
      <w:pPr>
        <w:pStyle w:val="Contenidodelmarco"/>
        <w:keepNext/>
        <w:spacing w:after="0" w:line="360" w:lineRule="auto"/>
        <w:jc w:val="center"/>
      </w:pPr>
      <w:r w:rsidRPr="00EE580E">
        <w:rPr>
          <w:noProof/>
          <w:lang w:val="es-ES"/>
        </w:rPr>
        <w:drawing>
          <wp:inline distT="0" distB="0" distL="0" distR="0" wp14:anchorId="4A75D0D9" wp14:editId="16370594">
            <wp:extent cx="3806638" cy="655320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6638" cy="6553200"/>
                    </a:xfrm>
                    <a:prstGeom prst="rect">
                      <a:avLst/>
                    </a:prstGeom>
                    <a:noFill/>
                    <a:ln>
                      <a:noFill/>
                    </a:ln>
                  </pic:spPr>
                </pic:pic>
              </a:graphicData>
            </a:graphic>
          </wp:inline>
        </w:drawing>
      </w:r>
    </w:p>
    <w:p w14:paraId="2D1D51EC" w14:textId="38716B5C" w:rsidR="006B3DA6" w:rsidRPr="00EE580E" w:rsidRDefault="00DE3325" w:rsidP="00DE3325">
      <w:pPr>
        <w:pStyle w:val="Caption"/>
        <w:jc w:val="center"/>
        <w:rPr>
          <w:lang w:val="es-ES"/>
        </w:rPr>
      </w:pPr>
      <w:bookmarkStart w:id="2556" w:name="_Toc112269002"/>
      <w:r w:rsidRPr="00EE580E">
        <w:t xml:space="preserve">Ilustración </w:t>
      </w:r>
      <w:r w:rsidRPr="00EE580E">
        <w:fldChar w:fldCharType="begin"/>
      </w:r>
      <w:r w:rsidRPr="00EE580E">
        <w:instrText xml:space="preserve"> SEQ Ilustración \* ARABIC </w:instrText>
      </w:r>
      <w:r w:rsidRPr="00EE580E">
        <w:fldChar w:fldCharType="separate"/>
      </w:r>
      <w:r w:rsidR="00F6173C">
        <w:rPr>
          <w:noProof/>
        </w:rPr>
        <w:t>6</w:t>
      </w:r>
      <w:r w:rsidRPr="00EE580E">
        <w:fldChar w:fldCharType="end"/>
      </w:r>
      <w:r w:rsidRPr="00EE580E">
        <w:t xml:space="preserve"> - Fichero docker-compose.yml</w:t>
      </w:r>
      <w:bookmarkEnd w:id="2556"/>
    </w:p>
    <w:p w14:paraId="5CFD875C" w14:textId="1F8BC63A" w:rsidR="006B3DA6" w:rsidRPr="00EE580E" w:rsidRDefault="006B3DA6" w:rsidP="00B131DA">
      <w:pPr>
        <w:pStyle w:val="Contenidodelmarco"/>
        <w:spacing w:afterLines="120" w:after="288" w:line="360" w:lineRule="auto"/>
        <w:rPr>
          <w:lang w:val="es-ES"/>
        </w:rPr>
      </w:pPr>
      <w:r w:rsidRPr="00EE580E">
        <w:rPr>
          <w:lang w:val="es-ES"/>
        </w:rPr>
        <w:t xml:space="preserve">En concreto, para que esta aplicación funcione, se requiere de los siguientes servicios, “database”, que contiene la base de datos MariaDB antes mencionada, la </w:t>
      </w:r>
      <w:r w:rsidR="000B7316" w:rsidRPr="00EE580E">
        <w:rPr>
          <w:lang w:val="es-ES"/>
        </w:rPr>
        <w:t>“app”</w:t>
      </w:r>
      <w:r w:rsidRPr="00EE580E">
        <w:rPr>
          <w:lang w:val="es-ES"/>
        </w:rPr>
        <w:t xml:space="preserve"> con una imagen de Ruby (un Ubuntu con Ruby y Rails ya instalado) y </w:t>
      </w:r>
      <w:r w:rsidR="000B7316" w:rsidRPr="00EE580E">
        <w:rPr>
          <w:lang w:val="es-ES"/>
        </w:rPr>
        <w:t>“phpmyadmin” que como su nombre indica es una instalación de phpMyAdmin para gestionar la base de datos.</w:t>
      </w:r>
    </w:p>
    <w:p w14:paraId="50405039" w14:textId="239A78D1" w:rsidR="000B7316" w:rsidRPr="00EE580E" w:rsidRDefault="000B7316" w:rsidP="00B131DA">
      <w:pPr>
        <w:pStyle w:val="Contenidodelmarco"/>
        <w:spacing w:afterLines="120" w:after="288" w:line="360" w:lineRule="auto"/>
        <w:rPr>
          <w:lang w:val="es-ES"/>
        </w:rPr>
      </w:pPr>
      <w:r w:rsidRPr="00EE580E">
        <w:rPr>
          <w:lang w:val="es-ES"/>
        </w:rPr>
        <w:t>Con un simple comando, se levantan los 3 servicios, como si de 3 ordenadores se trataran, los tres están en la misma red, y se exporta el puerto 3000 en la “app” para poder acceder a la herramienta.</w:t>
      </w:r>
    </w:p>
    <w:p w14:paraId="7819A0D8" w14:textId="73463DD5" w:rsidR="000B7316" w:rsidRPr="00EE580E" w:rsidRDefault="000B7316" w:rsidP="00B131DA">
      <w:pPr>
        <w:pStyle w:val="Contenidodelmarco"/>
        <w:spacing w:afterLines="120" w:after="288" w:line="360" w:lineRule="auto"/>
        <w:rPr>
          <w:lang w:val="es-ES"/>
        </w:rPr>
      </w:pPr>
      <w:r w:rsidRPr="00EE580E">
        <w:rPr>
          <w:lang w:val="es-ES"/>
        </w:rPr>
        <w:t xml:space="preserve">Es un acierto, y el estándar hoy en día, tener las aplicaciones dockerizadas. De esta forma si fuera el caso y se exigiera alta </w:t>
      </w:r>
      <w:r w:rsidR="00067E39" w:rsidRPr="00EE580E">
        <w:rPr>
          <w:lang w:val="es-ES"/>
        </w:rPr>
        <w:t>disponibilidad</w:t>
      </w:r>
      <w:r w:rsidRPr="00EE580E">
        <w:rPr>
          <w:lang w:val="es-ES"/>
        </w:rPr>
        <w:t xml:space="preserve">, se podría formar un </w:t>
      </w:r>
      <w:r w:rsidR="006004D1" w:rsidRPr="00EE580E">
        <w:rPr>
          <w:lang w:val="es-ES"/>
        </w:rPr>
        <w:t>clúster</w:t>
      </w:r>
      <w:r w:rsidR="00067E39" w:rsidRPr="00EE580E">
        <w:rPr>
          <w:lang w:val="es-ES"/>
        </w:rPr>
        <w:t xml:space="preserve"> (un conjunto de ordenadores)</w:t>
      </w:r>
      <w:r w:rsidRPr="00EE580E">
        <w:rPr>
          <w:lang w:val="es-ES"/>
        </w:rPr>
        <w:t xml:space="preserve"> </w:t>
      </w:r>
      <w:r w:rsidR="006004D1" w:rsidRPr="00EE580E">
        <w:rPr>
          <w:lang w:val="es-ES"/>
        </w:rPr>
        <w:t>por ejemplo</w:t>
      </w:r>
      <w:r w:rsidR="002D1794" w:rsidRPr="00EE580E">
        <w:rPr>
          <w:lang w:val="es-ES"/>
        </w:rPr>
        <w:t>,</w:t>
      </w:r>
      <w:r w:rsidRPr="00EE580E">
        <w:rPr>
          <w:lang w:val="es-ES"/>
        </w:rPr>
        <w:t xml:space="preserve"> Kubernetes</w:t>
      </w:r>
      <w:r w:rsidR="002D1794" w:rsidRPr="00EE580E">
        <w:rPr>
          <w:lang w:val="es-ES"/>
        </w:rPr>
        <w:t>,</w:t>
      </w:r>
      <w:r w:rsidRPr="00EE580E">
        <w:rPr>
          <w:lang w:val="es-ES"/>
        </w:rPr>
        <w:t xml:space="preserve"> y levantar cada servicio mas de una vez, para dar servicio ininterrumpido en todas las partes del mundo. No es el caso de la aplicación que se propone.</w:t>
      </w:r>
    </w:p>
    <w:p w14:paraId="05B27089" w14:textId="1112C68C" w:rsidR="0026715B" w:rsidRPr="00EE580E" w:rsidRDefault="0026715B" w:rsidP="0026715B">
      <w:pPr>
        <w:pStyle w:val="Ttulo3plantilla"/>
        <w:rPr>
          <w:lang w:val="es-ES"/>
        </w:rPr>
      </w:pPr>
      <w:bookmarkStart w:id="2557" w:name="_Toc112348074"/>
      <w:r w:rsidRPr="00EE580E">
        <w:rPr>
          <w:lang w:val="es-ES"/>
        </w:rPr>
        <w:t>Proceso del desarrollo</w:t>
      </w:r>
      <w:bookmarkEnd w:id="2557"/>
    </w:p>
    <w:p w14:paraId="6FBDCF1B" w14:textId="77777777" w:rsidR="001866D3" w:rsidRPr="00EE580E" w:rsidRDefault="001866D3" w:rsidP="00712011">
      <w:pPr>
        <w:pStyle w:val="Contenidodelmarco"/>
        <w:spacing w:afterLines="120" w:after="288" w:line="360" w:lineRule="auto"/>
        <w:rPr>
          <w:lang w:val="es-ES"/>
        </w:rPr>
      </w:pPr>
      <w:r w:rsidRPr="00EE580E">
        <w:rPr>
          <w:lang w:val="es-ES"/>
        </w:rPr>
        <w:t>Para poder realizar los requisitos que se pedían, que desde un primer momento ha sido una herramienta de ayuda al profesorado, con sus tests sociométricos y con una generación de grupos automática, era necesario que se construyeran unas bases, un sistema de gestión básico de alumnos clases y profesores.</w:t>
      </w:r>
    </w:p>
    <w:p w14:paraId="4E211D5C" w14:textId="77777777" w:rsidR="00712011" w:rsidRPr="00EE580E" w:rsidRDefault="001866D3" w:rsidP="00712011">
      <w:pPr>
        <w:pStyle w:val="Contenidodelmarco"/>
        <w:keepNext/>
        <w:spacing w:afterLines="120" w:after="288" w:line="360" w:lineRule="auto"/>
        <w:ind w:firstLine="0"/>
      </w:pPr>
      <w:r w:rsidRPr="00EE580E">
        <w:rPr>
          <w:noProof/>
        </w:rPr>
        <w:drawing>
          <wp:inline distT="0" distB="0" distL="0" distR="0" wp14:anchorId="46FC2AFF" wp14:editId="125CAE23">
            <wp:extent cx="5731510" cy="3104515"/>
            <wp:effectExtent l="0" t="0" r="2540" b="63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8"/>
                    <a:stretch>
                      <a:fillRect/>
                    </a:stretch>
                  </pic:blipFill>
                  <pic:spPr>
                    <a:xfrm>
                      <a:off x="0" y="0"/>
                      <a:ext cx="5731510" cy="3104515"/>
                    </a:xfrm>
                    <a:prstGeom prst="rect">
                      <a:avLst/>
                    </a:prstGeom>
                  </pic:spPr>
                </pic:pic>
              </a:graphicData>
            </a:graphic>
          </wp:inline>
        </w:drawing>
      </w:r>
    </w:p>
    <w:p w14:paraId="449467E7" w14:textId="241E7EE1" w:rsidR="001866D3" w:rsidRPr="00EE580E" w:rsidRDefault="00712011" w:rsidP="00712011">
      <w:pPr>
        <w:pStyle w:val="Caption"/>
        <w:jc w:val="center"/>
        <w:rPr>
          <w:lang w:val="es-ES"/>
        </w:rPr>
      </w:pPr>
      <w:bookmarkStart w:id="2558" w:name="_Toc112269003"/>
      <w:r w:rsidRPr="00EE580E">
        <w:t xml:space="preserve">Ilustración </w:t>
      </w:r>
      <w:r w:rsidRPr="00EE580E">
        <w:fldChar w:fldCharType="begin"/>
      </w:r>
      <w:r w:rsidRPr="00EE580E">
        <w:instrText xml:space="preserve"> SEQ Ilustración \* ARABIC </w:instrText>
      </w:r>
      <w:r w:rsidRPr="00EE580E">
        <w:fldChar w:fldCharType="separate"/>
      </w:r>
      <w:r w:rsidR="00F6173C">
        <w:rPr>
          <w:noProof/>
        </w:rPr>
        <w:t>7</w:t>
      </w:r>
      <w:r w:rsidRPr="00EE580E">
        <w:fldChar w:fldCharType="end"/>
      </w:r>
      <w:r w:rsidRPr="00EE580E">
        <w:t xml:space="preserve"> - Pantalla de gestión de alumnos</w:t>
      </w:r>
      <w:bookmarkEnd w:id="2558"/>
    </w:p>
    <w:p w14:paraId="5A12E76D" w14:textId="0CDAD7B6" w:rsidR="001866D3" w:rsidRPr="00EE580E" w:rsidRDefault="001866D3" w:rsidP="00712011">
      <w:pPr>
        <w:pStyle w:val="Contenidodelmarco"/>
        <w:spacing w:afterLines="120" w:after="288" w:line="360" w:lineRule="auto"/>
        <w:rPr>
          <w:lang w:val="es-ES"/>
        </w:rPr>
      </w:pPr>
      <w:r w:rsidRPr="00EE580E">
        <w:rPr>
          <w:lang w:val="es-ES"/>
        </w:rPr>
        <w:t xml:space="preserve">Esta primera pantalla es la pantalla de estudiantes. Se puede ver el listado de los estudiantes del sistema, con sus asignaturas y los cursos en los que están. Como la herramienta </w:t>
      </w:r>
      <w:r w:rsidR="00C74A13" w:rsidRPr="00EE580E">
        <w:rPr>
          <w:lang w:val="es-ES"/>
        </w:rPr>
        <w:t>está</w:t>
      </w:r>
      <w:r w:rsidRPr="00EE580E">
        <w:rPr>
          <w:lang w:val="es-ES"/>
        </w:rPr>
        <w:t xml:space="preserve"> pensada para profesores, podría darse el caso de que un alumno estuviera en física en 3ºESO A y a la vez en matemáticas en 4ºESO B, puesto que el denominador común entre los estudiantes son las clases.</w:t>
      </w:r>
    </w:p>
    <w:p w14:paraId="761CC340" w14:textId="2780CEF6" w:rsidR="00021F9F" w:rsidRPr="00EE580E" w:rsidRDefault="001866D3" w:rsidP="00712011">
      <w:pPr>
        <w:pStyle w:val="Contenidodelmarco"/>
        <w:spacing w:afterLines="120" w:after="288" w:line="360" w:lineRule="auto"/>
        <w:rPr>
          <w:lang w:val="es-ES"/>
        </w:rPr>
      </w:pPr>
      <w:r w:rsidRPr="00EE580E">
        <w:rPr>
          <w:lang w:val="es-ES"/>
        </w:rPr>
        <w:t xml:space="preserve">Si se toma como referencia el diagrama entidad relación de arriba, se puede ver que </w:t>
      </w:r>
      <w:r w:rsidR="00021F9F" w:rsidRPr="00EE580E">
        <w:rPr>
          <w:lang w:val="es-ES"/>
        </w:rPr>
        <w:t>estudiante pertenece a clase (student &lt;-&gt; classroom), y que la información del curso, y la letra son atributos de clase y no de alumno. De esta manera se simplifica la asociación entre profesor y clase (teacher &lt;-&gt; classroom) ya que se dibuja perfectamente que un profesor está a cargo de una clase.</w:t>
      </w:r>
    </w:p>
    <w:p w14:paraId="449C182B" w14:textId="7B466BB4" w:rsidR="00DA4232" w:rsidRPr="00EE580E" w:rsidRDefault="00DA4232" w:rsidP="00712011">
      <w:pPr>
        <w:pStyle w:val="Contenidodelmarco"/>
        <w:spacing w:afterLines="120" w:after="288" w:line="360" w:lineRule="auto"/>
        <w:rPr>
          <w:lang w:val="es-ES"/>
        </w:rPr>
      </w:pPr>
      <w:r w:rsidRPr="00EE580E">
        <w:rPr>
          <w:lang w:val="es-ES"/>
        </w:rPr>
        <w:t xml:space="preserve">Describiendo la pantalla se puede ver por filas la información del estudiante, su identificador en la base de datos, su nombre, su edad aproximada (solo se toma en cuenta el año de nacimiento), los cursos en los que esta y las asignaturas que cursa. Por último, el botón final dirige el navegador a la </w:t>
      </w:r>
      <w:r w:rsidR="00712011" w:rsidRPr="00EE580E">
        <w:rPr>
          <w:lang w:val="es-ES"/>
        </w:rPr>
        <w:t>página</w:t>
      </w:r>
      <w:r w:rsidRPr="00EE580E">
        <w:rPr>
          <w:lang w:val="es-ES"/>
        </w:rPr>
        <w:t xml:space="preserve"> de edición de ese usuario.</w:t>
      </w:r>
    </w:p>
    <w:p w14:paraId="7007A835" w14:textId="579EDB24" w:rsidR="00DA4232" w:rsidRPr="00EE580E" w:rsidRDefault="00DA4232" w:rsidP="00712011">
      <w:pPr>
        <w:pStyle w:val="Contenidodelmarco"/>
        <w:spacing w:afterLines="120" w:after="288" w:line="360" w:lineRule="auto"/>
        <w:rPr>
          <w:lang w:val="es-ES"/>
        </w:rPr>
      </w:pPr>
      <w:r w:rsidRPr="00EE580E">
        <w:rPr>
          <w:lang w:val="es-ES"/>
        </w:rPr>
        <w:t xml:space="preserve">Para poder llegar a esta pantalla es necesario que el profesor </w:t>
      </w:r>
      <w:r w:rsidR="00712011" w:rsidRPr="00EE580E">
        <w:rPr>
          <w:lang w:val="es-ES"/>
        </w:rPr>
        <w:t>haya iniciado sesión</w:t>
      </w:r>
      <w:r w:rsidRPr="00EE580E">
        <w:rPr>
          <w:lang w:val="es-ES"/>
        </w:rPr>
        <w:t xml:space="preserve">. Según el diagrama anterior, hay una relación indirecta a través de clase (teacher &lt;-&gt; classroom &lt;-&gt; student) que permite la creación de un botón en la clase superior, para solo mostrar los alumnos que estén en clases </w:t>
      </w:r>
      <w:r w:rsidR="00712011" w:rsidRPr="00EE580E">
        <w:rPr>
          <w:lang w:val="es-ES"/>
        </w:rPr>
        <w:t>que están a cargo del profesor que ha iniciado sesión.</w:t>
      </w:r>
    </w:p>
    <w:p w14:paraId="0449CC93" w14:textId="60BD977B" w:rsidR="00712011" w:rsidRPr="00EE580E" w:rsidRDefault="00712011" w:rsidP="00712011">
      <w:pPr>
        <w:pStyle w:val="Contenidodelmarco"/>
        <w:spacing w:afterLines="120" w:after="288" w:line="360" w:lineRule="auto"/>
        <w:rPr>
          <w:lang w:val="es-ES"/>
        </w:rPr>
      </w:pPr>
      <w:r w:rsidRPr="00EE580E">
        <w:rPr>
          <w:lang w:val="es-ES"/>
        </w:rPr>
        <w:t>Adicionalmente, en la barra superior hay un botón para crear nuevos Alumnos. A continuación, se muestran las pantallas de edición/creación y visualización de los alumnos. La selección de a que clase pertenece cada alumno se hace desde los menús de asignaturas, que se verán a continuación.</w:t>
      </w:r>
    </w:p>
    <w:p w14:paraId="2257C7E7" w14:textId="77777777" w:rsidR="00453228" w:rsidRPr="00EE580E" w:rsidRDefault="00453228" w:rsidP="00453228">
      <w:pPr>
        <w:pStyle w:val="Contenidodelmarco"/>
        <w:keepNext/>
        <w:spacing w:after="0" w:line="360" w:lineRule="auto"/>
        <w:ind w:firstLine="0"/>
      </w:pPr>
      <w:r w:rsidRPr="00EE580E">
        <w:rPr>
          <w:noProof/>
        </w:rPr>
        <w:drawing>
          <wp:inline distT="0" distB="0" distL="0" distR="0" wp14:anchorId="14221E82" wp14:editId="71AF2952">
            <wp:extent cx="5731510" cy="1790700"/>
            <wp:effectExtent l="0" t="0" r="254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rotWithShape="1">
                    <a:blip r:embed="rId29"/>
                    <a:srcRect b="42319"/>
                    <a:stretch/>
                  </pic:blipFill>
                  <pic:spPr bwMode="auto">
                    <a:xfrm>
                      <a:off x="0" y="0"/>
                      <a:ext cx="5731510" cy="1790700"/>
                    </a:xfrm>
                    <a:prstGeom prst="rect">
                      <a:avLst/>
                    </a:prstGeom>
                    <a:ln>
                      <a:noFill/>
                    </a:ln>
                    <a:extLst>
                      <a:ext uri="{53640926-AAD7-44D8-BBD7-CCE9431645EC}">
                        <a14:shadowObscured xmlns:a14="http://schemas.microsoft.com/office/drawing/2010/main"/>
                      </a:ext>
                    </a:extLst>
                  </pic:spPr>
                </pic:pic>
              </a:graphicData>
            </a:graphic>
          </wp:inline>
        </w:drawing>
      </w:r>
    </w:p>
    <w:p w14:paraId="64694337" w14:textId="18197B98" w:rsidR="00453228" w:rsidRPr="00EE580E" w:rsidRDefault="00453228" w:rsidP="00453228">
      <w:pPr>
        <w:pStyle w:val="Caption"/>
        <w:jc w:val="center"/>
        <w:rPr>
          <w:lang w:val="es-ES"/>
        </w:rPr>
      </w:pPr>
      <w:bookmarkStart w:id="2559" w:name="_Toc112269004"/>
      <w:r w:rsidRPr="00EE580E">
        <w:t xml:space="preserve">Ilustración </w:t>
      </w:r>
      <w:r w:rsidRPr="00EE580E">
        <w:fldChar w:fldCharType="begin"/>
      </w:r>
      <w:r w:rsidRPr="00EE580E">
        <w:instrText xml:space="preserve"> SEQ Ilustración \* ARABIC </w:instrText>
      </w:r>
      <w:r w:rsidRPr="00EE580E">
        <w:fldChar w:fldCharType="separate"/>
      </w:r>
      <w:r w:rsidR="00F6173C">
        <w:rPr>
          <w:noProof/>
        </w:rPr>
        <w:t>8</w:t>
      </w:r>
      <w:r w:rsidRPr="00EE580E">
        <w:fldChar w:fldCharType="end"/>
      </w:r>
      <w:r w:rsidRPr="00EE580E">
        <w:t xml:space="preserve"> - Visualización de un alumno</w:t>
      </w:r>
      <w:bookmarkEnd w:id="2559"/>
    </w:p>
    <w:p w14:paraId="0D3F12CA" w14:textId="77777777" w:rsidR="00453228" w:rsidRPr="00EE580E" w:rsidRDefault="00453228" w:rsidP="00453228">
      <w:pPr>
        <w:pStyle w:val="Contenidodelmarco"/>
        <w:keepNext/>
        <w:spacing w:after="0" w:line="360" w:lineRule="auto"/>
        <w:ind w:firstLine="0"/>
      </w:pPr>
      <w:r w:rsidRPr="00EE580E">
        <w:rPr>
          <w:noProof/>
        </w:rPr>
        <w:drawing>
          <wp:inline distT="0" distB="0" distL="0" distR="0" wp14:anchorId="576B42BF" wp14:editId="6A2400B4">
            <wp:extent cx="5731510" cy="1924050"/>
            <wp:effectExtent l="0" t="0" r="254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rotWithShape="1">
                    <a:blip r:embed="rId30"/>
                    <a:srcRect b="38024"/>
                    <a:stretch/>
                  </pic:blipFill>
                  <pic:spPr bwMode="auto">
                    <a:xfrm>
                      <a:off x="0" y="0"/>
                      <a:ext cx="5731510" cy="1924050"/>
                    </a:xfrm>
                    <a:prstGeom prst="rect">
                      <a:avLst/>
                    </a:prstGeom>
                    <a:ln>
                      <a:noFill/>
                    </a:ln>
                    <a:extLst>
                      <a:ext uri="{53640926-AAD7-44D8-BBD7-CCE9431645EC}">
                        <a14:shadowObscured xmlns:a14="http://schemas.microsoft.com/office/drawing/2010/main"/>
                      </a:ext>
                    </a:extLst>
                  </pic:spPr>
                </pic:pic>
              </a:graphicData>
            </a:graphic>
          </wp:inline>
        </w:drawing>
      </w:r>
    </w:p>
    <w:p w14:paraId="5FD94E73" w14:textId="41AF792E" w:rsidR="00453228" w:rsidRPr="00EE580E" w:rsidRDefault="00453228" w:rsidP="00453228">
      <w:pPr>
        <w:pStyle w:val="Caption"/>
        <w:jc w:val="center"/>
        <w:rPr>
          <w:lang w:val="es-ES"/>
        </w:rPr>
      </w:pPr>
      <w:bookmarkStart w:id="2560" w:name="_Toc112269005"/>
      <w:r w:rsidRPr="00EE580E">
        <w:t xml:space="preserve">Ilustración </w:t>
      </w:r>
      <w:r w:rsidRPr="00EE580E">
        <w:fldChar w:fldCharType="begin"/>
      </w:r>
      <w:r w:rsidRPr="00EE580E">
        <w:instrText xml:space="preserve"> SEQ Ilustración \* ARABIC </w:instrText>
      </w:r>
      <w:r w:rsidRPr="00EE580E">
        <w:fldChar w:fldCharType="separate"/>
      </w:r>
      <w:r w:rsidR="00F6173C">
        <w:rPr>
          <w:noProof/>
        </w:rPr>
        <w:t>9</w:t>
      </w:r>
      <w:r w:rsidRPr="00EE580E">
        <w:fldChar w:fldCharType="end"/>
      </w:r>
      <w:r w:rsidRPr="00EE580E">
        <w:t xml:space="preserve"> - Edición de un alumno</w:t>
      </w:r>
      <w:bookmarkEnd w:id="2560"/>
    </w:p>
    <w:p w14:paraId="3CBEA04F" w14:textId="461738A7" w:rsidR="00AF670E" w:rsidRPr="00EE580E" w:rsidRDefault="00AF670E" w:rsidP="00BA3C15">
      <w:pPr>
        <w:pStyle w:val="Contenidodelmarco"/>
        <w:spacing w:afterLines="120" w:after="288" w:line="360" w:lineRule="auto"/>
        <w:rPr>
          <w:lang w:val="es-ES"/>
        </w:rPr>
      </w:pPr>
      <w:r w:rsidRPr="00EE580E">
        <w:rPr>
          <w:lang w:val="es-ES"/>
        </w:rPr>
        <w:t xml:space="preserve">En ambas páginas, y para tener </w:t>
      </w:r>
      <w:r w:rsidR="00C74A13" w:rsidRPr="00EE580E">
        <w:rPr>
          <w:lang w:val="es-ES"/>
        </w:rPr>
        <w:t>más</w:t>
      </w:r>
      <w:r w:rsidRPr="00EE580E">
        <w:rPr>
          <w:lang w:val="es-ES"/>
        </w:rPr>
        <w:t xml:space="preserve"> contexto, se puede ver una lista de las asignaturas (o clases) a las que el alumno </w:t>
      </w:r>
      <w:r w:rsidR="00C74A13" w:rsidRPr="00EE580E">
        <w:rPr>
          <w:lang w:val="es-ES"/>
        </w:rPr>
        <w:t>está</w:t>
      </w:r>
      <w:r w:rsidRPr="00EE580E">
        <w:rPr>
          <w:lang w:val="es-ES"/>
        </w:rPr>
        <w:t xml:space="preserve"> atendiendo. El icono del final de la línea es un acceso directo para ver la ficha de esa asignatura.</w:t>
      </w:r>
    </w:p>
    <w:p w14:paraId="163E6F6D" w14:textId="3C4257B7" w:rsidR="003517E6" w:rsidRPr="00EE580E" w:rsidRDefault="003517E6" w:rsidP="00BA3C15">
      <w:pPr>
        <w:pStyle w:val="Contenidodelmarco"/>
        <w:spacing w:afterLines="120" w:after="288" w:line="360" w:lineRule="auto"/>
        <w:rPr>
          <w:lang w:val="es-ES"/>
        </w:rPr>
      </w:pPr>
      <w:r w:rsidRPr="00EE580E">
        <w:rPr>
          <w:lang w:val="es-ES"/>
        </w:rPr>
        <w:t xml:space="preserve">La gestión de las asignaturas se puede realizar desde el apartado asignaturas, de la misma manera que antes, se podrán ver las asignaturas registradas para este colegio, así como el profesor encargado de impartirlas. La </w:t>
      </w:r>
      <w:r w:rsidR="00C74A13" w:rsidRPr="00EE580E">
        <w:rPr>
          <w:lang w:val="es-ES"/>
        </w:rPr>
        <w:t>página</w:t>
      </w:r>
      <w:r w:rsidRPr="00EE580E">
        <w:rPr>
          <w:lang w:val="es-ES"/>
        </w:rPr>
        <w:t xml:space="preserve"> general muestra el </w:t>
      </w:r>
      <w:r w:rsidR="00C74A13" w:rsidRPr="00EE580E">
        <w:rPr>
          <w:lang w:val="es-ES"/>
        </w:rPr>
        <w:t>número</w:t>
      </w:r>
      <w:r w:rsidRPr="00EE580E">
        <w:rPr>
          <w:lang w:val="es-ES"/>
        </w:rPr>
        <w:t xml:space="preserve"> de alumnos que cursan la asignatura.</w:t>
      </w:r>
    </w:p>
    <w:p w14:paraId="6DEF3399" w14:textId="77777777" w:rsidR="00BA3C15" w:rsidRPr="00EE580E" w:rsidRDefault="003517E6" w:rsidP="00BA3C15">
      <w:pPr>
        <w:pStyle w:val="Contenidodelmarco"/>
        <w:keepNext/>
        <w:spacing w:after="0" w:line="360" w:lineRule="auto"/>
        <w:ind w:firstLine="0"/>
        <w:jc w:val="center"/>
      </w:pPr>
      <w:r w:rsidRPr="00EE580E">
        <w:rPr>
          <w:noProof/>
        </w:rPr>
        <w:drawing>
          <wp:inline distT="0" distB="0" distL="0" distR="0" wp14:anchorId="3EBFBA30" wp14:editId="15CD10BD">
            <wp:extent cx="5731510" cy="1524000"/>
            <wp:effectExtent l="0" t="0" r="254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rotWithShape="1">
                    <a:blip r:embed="rId31"/>
                    <a:srcRect b="50910"/>
                    <a:stretch/>
                  </pic:blipFill>
                  <pic:spPr bwMode="auto">
                    <a:xfrm>
                      <a:off x="0" y="0"/>
                      <a:ext cx="5731510" cy="1524000"/>
                    </a:xfrm>
                    <a:prstGeom prst="rect">
                      <a:avLst/>
                    </a:prstGeom>
                    <a:ln>
                      <a:noFill/>
                    </a:ln>
                    <a:extLst>
                      <a:ext uri="{53640926-AAD7-44D8-BBD7-CCE9431645EC}">
                        <a14:shadowObscured xmlns:a14="http://schemas.microsoft.com/office/drawing/2010/main"/>
                      </a:ext>
                    </a:extLst>
                  </pic:spPr>
                </pic:pic>
              </a:graphicData>
            </a:graphic>
          </wp:inline>
        </w:drawing>
      </w:r>
    </w:p>
    <w:p w14:paraId="7CCE254C" w14:textId="58B8CEE6" w:rsidR="003517E6" w:rsidRPr="00EE580E" w:rsidRDefault="00BA3C15" w:rsidP="00BA3C15">
      <w:pPr>
        <w:pStyle w:val="Caption"/>
        <w:jc w:val="center"/>
        <w:rPr>
          <w:lang w:val="es-ES"/>
        </w:rPr>
      </w:pPr>
      <w:bookmarkStart w:id="2561" w:name="_Toc112269006"/>
      <w:r w:rsidRPr="00EE580E">
        <w:t xml:space="preserve">Ilustración </w:t>
      </w:r>
      <w:r w:rsidRPr="00EE580E">
        <w:fldChar w:fldCharType="begin"/>
      </w:r>
      <w:r w:rsidRPr="00EE580E">
        <w:instrText xml:space="preserve"> SEQ Ilustración \* ARABIC </w:instrText>
      </w:r>
      <w:r w:rsidRPr="00EE580E">
        <w:fldChar w:fldCharType="separate"/>
      </w:r>
      <w:r w:rsidR="00F6173C">
        <w:rPr>
          <w:noProof/>
        </w:rPr>
        <w:t>10</w:t>
      </w:r>
      <w:r w:rsidRPr="00EE580E">
        <w:fldChar w:fldCharType="end"/>
      </w:r>
      <w:r w:rsidRPr="00EE580E">
        <w:t xml:space="preserve"> - Página de inicio de las Asignaturas</w:t>
      </w:r>
      <w:bookmarkEnd w:id="2561"/>
    </w:p>
    <w:p w14:paraId="2E9152F8" w14:textId="77777777" w:rsidR="003517E6" w:rsidRPr="00EE580E" w:rsidRDefault="003517E6" w:rsidP="00BA3C15">
      <w:pPr>
        <w:pStyle w:val="Contenidodelmarco"/>
        <w:spacing w:afterLines="120" w:after="288" w:line="360" w:lineRule="auto"/>
        <w:rPr>
          <w:lang w:val="es-ES"/>
        </w:rPr>
      </w:pPr>
      <w:r w:rsidRPr="00EE580E">
        <w:rPr>
          <w:lang w:val="es-ES"/>
        </w:rPr>
        <w:t>Sin embargo, lo realmente importante viene a la hora de editar una asignatura. De la misma manera que con los alumnos, el botón del final de cada línea dirige el navegador a la pantalla de edición de las asignaturas.</w:t>
      </w:r>
    </w:p>
    <w:p w14:paraId="13F059BB" w14:textId="77777777" w:rsidR="00BA3C15" w:rsidRPr="00EE580E" w:rsidRDefault="003517E6" w:rsidP="00BA3C15">
      <w:pPr>
        <w:pStyle w:val="Contenidodelmarco"/>
        <w:keepNext/>
        <w:spacing w:after="0" w:line="360" w:lineRule="auto"/>
        <w:ind w:firstLine="0"/>
      </w:pPr>
      <w:r w:rsidRPr="00EE580E">
        <w:rPr>
          <w:noProof/>
        </w:rPr>
        <w:drawing>
          <wp:inline distT="0" distB="0" distL="0" distR="0" wp14:anchorId="14ADBB72" wp14:editId="449AB2BB">
            <wp:extent cx="5731510" cy="3104515"/>
            <wp:effectExtent l="0" t="0" r="2540" b="635"/>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32"/>
                    <a:stretch>
                      <a:fillRect/>
                    </a:stretch>
                  </pic:blipFill>
                  <pic:spPr>
                    <a:xfrm>
                      <a:off x="0" y="0"/>
                      <a:ext cx="5731510" cy="3104515"/>
                    </a:xfrm>
                    <a:prstGeom prst="rect">
                      <a:avLst/>
                    </a:prstGeom>
                  </pic:spPr>
                </pic:pic>
              </a:graphicData>
            </a:graphic>
          </wp:inline>
        </w:drawing>
      </w:r>
    </w:p>
    <w:p w14:paraId="68204394" w14:textId="03DFA7E3" w:rsidR="003517E6" w:rsidRPr="00EE580E" w:rsidRDefault="00BA3C15" w:rsidP="00BA3C15">
      <w:pPr>
        <w:pStyle w:val="Caption"/>
        <w:jc w:val="center"/>
        <w:rPr>
          <w:lang w:val="es-ES"/>
        </w:rPr>
      </w:pPr>
      <w:bookmarkStart w:id="2562" w:name="_Toc112269007"/>
      <w:r w:rsidRPr="00EE580E">
        <w:t xml:space="preserve">Ilustración </w:t>
      </w:r>
      <w:r w:rsidRPr="00EE580E">
        <w:fldChar w:fldCharType="begin"/>
      </w:r>
      <w:r w:rsidRPr="00EE580E">
        <w:instrText xml:space="preserve"> SEQ Ilustración \* ARABIC </w:instrText>
      </w:r>
      <w:r w:rsidRPr="00EE580E">
        <w:fldChar w:fldCharType="separate"/>
      </w:r>
      <w:r w:rsidR="00F6173C">
        <w:rPr>
          <w:noProof/>
        </w:rPr>
        <w:t>11</w:t>
      </w:r>
      <w:r w:rsidRPr="00EE580E">
        <w:fldChar w:fldCharType="end"/>
      </w:r>
      <w:r w:rsidRPr="00EE580E">
        <w:t xml:space="preserve"> - Página de edición de una asignatura</w:t>
      </w:r>
      <w:bookmarkEnd w:id="2562"/>
    </w:p>
    <w:p w14:paraId="4B2A72EA" w14:textId="03B75903" w:rsidR="00BA3C15" w:rsidRPr="00EE580E" w:rsidRDefault="003517E6" w:rsidP="00BA3C15">
      <w:pPr>
        <w:pStyle w:val="Contenidodelmarco"/>
        <w:spacing w:afterLines="120" w:after="288" w:line="360" w:lineRule="auto"/>
        <w:rPr>
          <w:lang w:val="es-ES"/>
        </w:rPr>
      </w:pPr>
      <w:r w:rsidRPr="00EE580E">
        <w:rPr>
          <w:lang w:val="es-ES"/>
        </w:rPr>
        <w:t>En la pantalla de edición de la asignatura, es donde realmente se puede añadir o eliminar los alumnos que atienden una asignatura.</w:t>
      </w:r>
      <w:r w:rsidR="00BA3C15" w:rsidRPr="00EE580E">
        <w:rPr>
          <w:lang w:val="es-ES"/>
        </w:rPr>
        <w:t xml:space="preserve"> La edición de la asignatura solo implica la modificación de las listas de alumnos, no así el curso o la letra o la asignatura en sí, es por eso que los campos están deshabilitados.</w:t>
      </w:r>
    </w:p>
    <w:p w14:paraId="3DF4317C" w14:textId="2D3355E8" w:rsidR="00BA3C15" w:rsidRPr="00EE580E" w:rsidRDefault="00BA3C15" w:rsidP="00BA3C15">
      <w:pPr>
        <w:pStyle w:val="Contenidodelmarco"/>
        <w:spacing w:afterLines="120" w:after="288" w:line="360" w:lineRule="auto"/>
        <w:rPr>
          <w:lang w:val="es-ES"/>
        </w:rPr>
      </w:pPr>
      <w:r w:rsidRPr="00EE580E">
        <w:rPr>
          <w:lang w:val="es-ES"/>
        </w:rPr>
        <w:t>Si se quisiera editar esos campos, quiere decirse que la asignatura no es la que era, por lo tanto, los alumnos dejarían de estar automáticamente registrados, con lo que tiene más sentido, y así se ha hecho, que se borre la asignatura y se cree una nueva.</w:t>
      </w:r>
    </w:p>
    <w:p w14:paraId="17AE2995" w14:textId="4F82445E" w:rsidR="00BA3C15" w:rsidRPr="00EE580E" w:rsidRDefault="00BA3C15" w:rsidP="00BA3C15">
      <w:pPr>
        <w:pStyle w:val="Contenidodelmarco"/>
        <w:spacing w:afterLines="120" w:after="288" w:line="360" w:lineRule="auto"/>
        <w:rPr>
          <w:lang w:val="es-ES"/>
        </w:rPr>
      </w:pPr>
      <w:r w:rsidRPr="00EE580E">
        <w:rPr>
          <w:lang w:val="es-ES"/>
        </w:rPr>
        <w:t>Automáticamente y por defecto, al crear la asignatura, el profesor que ha iniciado sesión será el responsable de esa asignatura. Esto se puede modificar a posteriori desde la parte de administración.</w:t>
      </w:r>
    </w:p>
    <w:p w14:paraId="2E267A07" w14:textId="77777777" w:rsidR="006C45DC" w:rsidRPr="00EE580E" w:rsidRDefault="00BA3C15" w:rsidP="00BA3C15">
      <w:pPr>
        <w:pStyle w:val="Contenidodelmarco"/>
        <w:spacing w:afterLines="120" w:after="288" w:line="360" w:lineRule="auto"/>
        <w:rPr>
          <w:lang w:val="es-ES"/>
        </w:rPr>
      </w:pPr>
      <w:r w:rsidRPr="00EE580E">
        <w:rPr>
          <w:lang w:val="es-ES"/>
        </w:rPr>
        <w:t>La entidad que inicia sesión, y que realmente hace los cambios en la plataforma es el profesor. Al iniciar la aplicación se nos presenta la siguiente página de inicio de sesión. No hay paginas ni contenido público en esta aplicación.</w:t>
      </w:r>
    </w:p>
    <w:p w14:paraId="2545D424" w14:textId="77777777" w:rsidR="00AD0EBA" w:rsidRPr="00EE580E" w:rsidRDefault="006C45DC" w:rsidP="00E6582A">
      <w:pPr>
        <w:pStyle w:val="Contenidodelmarco"/>
        <w:keepNext/>
        <w:spacing w:after="0" w:line="360" w:lineRule="auto"/>
        <w:ind w:firstLine="0"/>
        <w:jc w:val="center"/>
      </w:pPr>
      <w:r w:rsidRPr="00EE580E">
        <w:rPr>
          <w:noProof/>
        </w:rPr>
        <w:drawing>
          <wp:inline distT="0" distB="0" distL="0" distR="0" wp14:anchorId="0EFB7534" wp14:editId="4ECAC526">
            <wp:extent cx="5731510" cy="4812030"/>
            <wp:effectExtent l="0" t="0" r="2540" b="762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33"/>
                    <a:stretch>
                      <a:fillRect/>
                    </a:stretch>
                  </pic:blipFill>
                  <pic:spPr>
                    <a:xfrm>
                      <a:off x="0" y="0"/>
                      <a:ext cx="5731510" cy="4812030"/>
                    </a:xfrm>
                    <a:prstGeom prst="rect">
                      <a:avLst/>
                    </a:prstGeom>
                  </pic:spPr>
                </pic:pic>
              </a:graphicData>
            </a:graphic>
          </wp:inline>
        </w:drawing>
      </w:r>
    </w:p>
    <w:p w14:paraId="40545325" w14:textId="7BF105E9" w:rsidR="006C45DC" w:rsidRPr="00EE580E" w:rsidRDefault="00AD0EBA" w:rsidP="00AD0EBA">
      <w:pPr>
        <w:pStyle w:val="Caption"/>
        <w:jc w:val="center"/>
        <w:rPr>
          <w:lang w:val="es-ES"/>
        </w:rPr>
      </w:pPr>
      <w:bookmarkStart w:id="2563" w:name="_Toc112269008"/>
      <w:r w:rsidRPr="00EE580E">
        <w:t xml:space="preserve">Ilustración </w:t>
      </w:r>
      <w:r w:rsidRPr="00EE580E">
        <w:fldChar w:fldCharType="begin"/>
      </w:r>
      <w:r w:rsidRPr="00EE580E">
        <w:instrText xml:space="preserve"> SEQ Ilustración \* ARABIC </w:instrText>
      </w:r>
      <w:r w:rsidRPr="00EE580E">
        <w:fldChar w:fldCharType="separate"/>
      </w:r>
      <w:r w:rsidR="00F6173C">
        <w:rPr>
          <w:noProof/>
        </w:rPr>
        <w:t>12</w:t>
      </w:r>
      <w:r w:rsidRPr="00EE580E">
        <w:fldChar w:fldCharType="end"/>
      </w:r>
      <w:r w:rsidRPr="00EE580E">
        <w:t xml:space="preserve"> - Pantalla de inicio de sesión</w:t>
      </w:r>
      <w:bookmarkEnd w:id="2563"/>
    </w:p>
    <w:p w14:paraId="37E24196" w14:textId="5B47B9A2" w:rsidR="006C45DC" w:rsidRPr="00EE580E" w:rsidRDefault="006C45DC" w:rsidP="00BA3C15">
      <w:pPr>
        <w:pStyle w:val="Contenidodelmarco"/>
        <w:spacing w:afterLines="120" w:after="288" w:line="360" w:lineRule="auto"/>
        <w:rPr>
          <w:lang w:val="es-ES"/>
        </w:rPr>
      </w:pPr>
      <w:r w:rsidRPr="00EE580E">
        <w:rPr>
          <w:lang w:val="es-ES"/>
        </w:rPr>
        <w:t>Una vez se introducen los datos de inicio de sesión, nos lleva a la pagina principal, con el menú lateral que nos ayudara a navegar por toda la aplicación. Adicionalmente y en la barra superior se podrá ver el nombre del profesor que ha iniciado sesión, y si se clica, se desplegara un menú con dos opciones: Editar perfil y salir.</w:t>
      </w:r>
    </w:p>
    <w:p w14:paraId="1228FF34" w14:textId="77777777" w:rsidR="00AD0EBA" w:rsidRPr="00EE580E" w:rsidRDefault="0072001F" w:rsidP="00AD0EBA">
      <w:pPr>
        <w:pStyle w:val="Contenidodelmarco"/>
        <w:keepNext/>
        <w:spacing w:after="0" w:line="360" w:lineRule="auto"/>
        <w:ind w:firstLine="0"/>
        <w:jc w:val="center"/>
      </w:pPr>
      <w:r w:rsidRPr="00EE580E">
        <w:rPr>
          <w:noProof/>
        </w:rPr>
        <w:drawing>
          <wp:inline distT="0" distB="0" distL="0" distR="0" wp14:anchorId="2E2878A0" wp14:editId="61A857BB">
            <wp:extent cx="5505450" cy="2143125"/>
            <wp:effectExtent l="0" t="0" r="0" b="952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4"/>
                    <a:stretch>
                      <a:fillRect/>
                    </a:stretch>
                  </pic:blipFill>
                  <pic:spPr>
                    <a:xfrm>
                      <a:off x="0" y="0"/>
                      <a:ext cx="5505450" cy="2143125"/>
                    </a:xfrm>
                    <a:prstGeom prst="rect">
                      <a:avLst/>
                    </a:prstGeom>
                  </pic:spPr>
                </pic:pic>
              </a:graphicData>
            </a:graphic>
          </wp:inline>
        </w:drawing>
      </w:r>
    </w:p>
    <w:p w14:paraId="69A970D0" w14:textId="3C37E63E" w:rsidR="0072001F" w:rsidRPr="00EE580E" w:rsidRDefault="00AD0EBA" w:rsidP="00AD0EBA">
      <w:pPr>
        <w:pStyle w:val="Caption"/>
        <w:jc w:val="center"/>
        <w:rPr>
          <w:lang w:val="es-ES"/>
        </w:rPr>
      </w:pPr>
      <w:bookmarkStart w:id="2564" w:name="_Toc112269009"/>
      <w:r w:rsidRPr="00EE580E">
        <w:t xml:space="preserve">Ilustración </w:t>
      </w:r>
      <w:r w:rsidRPr="00EE580E">
        <w:fldChar w:fldCharType="begin"/>
      </w:r>
      <w:r w:rsidRPr="00EE580E">
        <w:instrText xml:space="preserve"> SEQ Ilustración \* ARABIC </w:instrText>
      </w:r>
      <w:r w:rsidRPr="00EE580E">
        <w:fldChar w:fldCharType="separate"/>
      </w:r>
      <w:r w:rsidR="00F6173C">
        <w:rPr>
          <w:noProof/>
        </w:rPr>
        <w:t>13</w:t>
      </w:r>
      <w:r w:rsidRPr="00EE580E">
        <w:fldChar w:fldCharType="end"/>
      </w:r>
      <w:r w:rsidRPr="00EE580E">
        <w:t xml:space="preserve"> - Menú del profesor</w:t>
      </w:r>
      <w:bookmarkEnd w:id="2564"/>
    </w:p>
    <w:p w14:paraId="5A2E90B6" w14:textId="77777777" w:rsidR="006C45DC" w:rsidRPr="00EE580E" w:rsidRDefault="006C45DC" w:rsidP="00BA3C15">
      <w:pPr>
        <w:pStyle w:val="Contenidodelmarco"/>
        <w:spacing w:afterLines="120" w:after="288" w:line="360" w:lineRule="auto"/>
        <w:rPr>
          <w:lang w:val="es-ES"/>
        </w:rPr>
      </w:pPr>
      <w:r w:rsidRPr="00EE580E">
        <w:rPr>
          <w:lang w:val="es-ES"/>
        </w:rPr>
        <w:t>Salir, como su nombre indica, devolverá al usuario a la pantalla de inicio de sesión, y nos cerrará la sesión, previniendo que se pueda acceder a nada de la aplicación utilizando las urls.</w:t>
      </w:r>
    </w:p>
    <w:p w14:paraId="18F69B5C" w14:textId="555A083C" w:rsidR="006C45DC" w:rsidRPr="00EE580E" w:rsidRDefault="006C45DC" w:rsidP="00BA3C15">
      <w:pPr>
        <w:pStyle w:val="Contenidodelmarco"/>
        <w:spacing w:afterLines="120" w:after="288" w:line="360" w:lineRule="auto"/>
        <w:rPr>
          <w:lang w:val="es-ES"/>
        </w:rPr>
      </w:pPr>
      <w:r w:rsidRPr="00EE580E">
        <w:rPr>
          <w:lang w:val="es-ES"/>
        </w:rPr>
        <w:t>Por su lado, editar perfil nos llevara a una pantalla con los campos del profesor actualmente en uso, pudiendo cambiar la contraseña, el nombre y las clases de las que se hace cargo.</w:t>
      </w:r>
    </w:p>
    <w:p w14:paraId="1216FBF5" w14:textId="77777777" w:rsidR="00AD0EBA" w:rsidRPr="00EE580E" w:rsidRDefault="0072001F" w:rsidP="00AD0EBA">
      <w:pPr>
        <w:pStyle w:val="Contenidodelmarco"/>
        <w:keepNext/>
        <w:spacing w:after="0" w:line="360" w:lineRule="auto"/>
        <w:ind w:firstLine="0"/>
      </w:pPr>
      <w:r w:rsidRPr="00EE580E">
        <w:rPr>
          <w:noProof/>
        </w:rPr>
        <w:drawing>
          <wp:inline distT="0" distB="0" distL="0" distR="0" wp14:anchorId="328885A8" wp14:editId="09DC9F6C">
            <wp:extent cx="5731510" cy="3104515"/>
            <wp:effectExtent l="0" t="0" r="2540" b="635"/>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35"/>
                    <a:stretch>
                      <a:fillRect/>
                    </a:stretch>
                  </pic:blipFill>
                  <pic:spPr>
                    <a:xfrm>
                      <a:off x="0" y="0"/>
                      <a:ext cx="5731510" cy="3104515"/>
                    </a:xfrm>
                    <a:prstGeom prst="rect">
                      <a:avLst/>
                    </a:prstGeom>
                  </pic:spPr>
                </pic:pic>
              </a:graphicData>
            </a:graphic>
          </wp:inline>
        </w:drawing>
      </w:r>
    </w:p>
    <w:p w14:paraId="79FAB6B7" w14:textId="7439F138" w:rsidR="0072001F" w:rsidRPr="00EE580E" w:rsidRDefault="00AD0EBA" w:rsidP="00AD0EBA">
      <w:pPr>
        <w:pStyle w:val="Caption"/>
        <w:jc w:val="center"/>
        <w:rPr>
          <w:lang w:val="es-ES"/>
        </w:rPr>
      </w:pPr>
      <w:bookmarkStart w:id="2565" w:name="_Toc112269010"/>
      <w:r w:rsidRPr="00EE580E">
        <w:t xml:space="preserve">Ilustración </w:t>
      </w:r>
      <w:r w:rsidRPr="00EE580E">
        <w:fldChar w:fldCharType="begin"/>
      </w:r>
      <w:r w:rsidRPr="00EE580E">
        <w:instrText xml:space="preserve"> SEQ Ilustración \* ARABIC </w:instrText>
      </w:r>
      <w:r w:rsidRPr="00EE580E">
        <w:fldChar w:fldCharType="separate"/>
      </w:r>
      <w:r w:rsidR="00F6173C">
        <w:rPr>
          <w:noProof/>
        </w:rPr>
        <w:t>14</w:t>
      </w:r>
      <w:r w:rsidRPr="00EE580E">
        <w:fldChar w:fldCharType="end"/>
      </w:r>
      <w:r w:rsidRPr="00EE580E">
        <w:t xml:space="preserve"> - Edición del Perfil</w:t>
      </w:r>
      <w:bookmarkEnd w:id="2565"/>
    </w:p>
    <w:p w14:paraId="7F358421" w14:textId="4233C88B" w:rsidR="0072001F" w:rsidRPr="00EE580E" w:rsidRDefault="0072001F" w:rsidP="0072001F">
      <w:pPr>
        <w:pStyle w:val="Contenidodelmarco"/>
        <w:spacing w:afterLines="120" w:after="288" w:line="360" w:lineRule="auto"/>
      </w:pPr>
      <w:r w:rsidRPr="00EE580E">
        <w:t>Será necesario introducir dos veces la contraseña nueva y una la contraseña actual para poder cambiar la contraseña, y, en cualquier caso, para cualquier modificación, se requerirá de la contraseña actual del profesor para poder guardar los cambios.</w:t>
      </w:r>
    </w:p>
    <w:p w14:paraId="57A1653F" w14:textId="62DB221C" w:rsidR="000C0AFD" w:rsidRPr="00EE580E" w:rsidRDefault="000C0AFD" w:rsidP="0072001F">
      <w:pPr>
        <w:pStyle w:val="Contenidodelmarco"/>
        <w:spacing w:afterLines="120" w:after="288" w:line="360" w:lineRule="auto"/>
      </w:pPr>
      <w:r w:rsidRPr="00EE580E">
        <w:t xml:space="preserve">Por </w:t>
      </w:r>
      <w:r w:rsidR="00F90E62" w:rsidRPr="00EE580E">
        <w:t>último</w:t>
      </w:r>
      <w:r w:rsidRPr="00EE580E">
        <w:t xml:space="preserve">, y para finalizar con las bases de este trabajo, se tiene que mencionar la gestión de profesores. A tal efecto, no se ha creado ninguna entidad </w:t>
      </w:r>
      <w:r w:rsidR="00C6519B" w:rsidRPr="00EE580E">
        <w:t>específica</w:t>
      </w:r>
      <w:r w:rsidRPr="00EE580E">
        <w:t xml:space="preserve"> para ello, sino que se ha creado un “flag” dentro de la entidad “Profesor” que indica si ese profesor es administrador o no.</w:t>
      </w:r>
    </w:p>
    <w:p w14:paraId="0CF0CAED" w14:textId="34904C94" w:rsidR="000C0AFD" w:rsidRPr="00EE580E" w:rsidRDefault="000C0AFD" w:rsidP="0072001F">
      <w:pPr>
        <w:pStyle w:val="Contenidodelmarco"/>
        <w:spacing w:afterLines="120" w:after="288" w:line="360" w:lineRule="auto"/>
      </w:pPr>
      <w:r w:rsidRPr="00EE580E">
        <w:t>De ser administrador, en el menú lateral aparecerá la opción “Profesores” (como se puede ver en todas las imágenes, ya que el profesor actual, es administrador también). De no ser administrador, ese profesor no vería esa opción en el menú.</w:t>
      </w:r>
    </w:p>
    <w:p w14:paraId="1E6481D6" w14:textId="77777777" w:rsidR="00DB0A59" w:rsidRPr="00EE580E" w:rsidRDefault="000C0AFD" w:rsidP="00DB0A59">
      <w:pPr>
        <w:pStyle w:val="Contenidodelmarco"/>
        <w:keepNext/>
        <w:spacing w:after="0" w:line="360" w:lineRule="auto"/>
        <w:ind w:firstLine="0"/>
        <w:jc w:val="center"/>
      </w:pPr>
      <w:r w:rsidRPr="00EE580E">
        <w:rPr>
          <w:noProof/>
        </w:rPr>
        <w:drawing>
          <wp:inline distT="0" distB="0" distL="0" distR="0" wp14:anchorId="3DF10BA1" wp14:editId="4DA9D9BC">
            <wp:extent cx="5731510" cy="3104515"/>
            <wp:effectExtent l="0" t="0" r="2540" b="63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6"/>
                    <a:stretch>
                      <a:fillRect/>
                    </a:stretch>
                  </pic:blipFill>
                  <pic:spPr>
                    <a:xfrm>
                      <a:off x="0" y="0"/>
                      <a:ext cx="5731510" cy="3104515"/>
                    </a:xfrm>
                    <a:prstGeom prst="rect">
                      <a:avLst/>
                    </a:prstGeom>
                  </pic:spPr>
                </pic:pic>
              </a:graphicData>
            </a:graphic>
          </wp:inline>
        </w:drawing>
      </w:r>
    </w:p>
    <w:p w14:paraId="1ED6A0FC" w14:textId="17CC13DF" w:rsidR="000C0AFD" w:rsidRPr="00EE580E" w:rsidRDefault="00DB0A59" w:rsidP="00DB0A59">
      <w:pPr>
        <w:pStyle w:val="Caption"/>
        <w:jc w:val="center"/>
      </w:pPr>
      <w:bookmarkStart w:id="2566" w:name="_Toc112269011"/>
      <w:r w:rsidRPr="00EE580E">
        <w:t xml:space="preserve">Ilustración </w:t>
      </w:r>
      <w:r w:rsidRPr="00EE580E">
        <w:fldChar w:fldCharType="begin"/>
      </w:r>
      <w:r w:rsidRPr="00EE580E">
        <w:instrText xml:space="preserve"> SEQ Ilustración \* ARABIC </w:instrText>
      </w:r>
      <w:r w:rsidRPr="00EE580E">
        <w:fldChar w:fldCharType="separate"/>
      </w:r>
      <w:r w:rsidR="00F6173C">
        <w:rPr>
          <w:noProof/>
        </w:rPr>
        <w:t>15</w:t>
      </w:r>
      <w:r w:rsidRPr="00EE580E">
        <w:fldChar w:fldCharType="end"/>
      </w:r>
      <w:r w:rsidRPr="00EE580E">
        <w:t xml:space="preserve"> - Creación de profesores</w:t>
      </w:r>
      <w:bookmarkEnd w:id="2566"/>
    </w:p>
    <w:p w14:paraId="54D8519F" w14:textId="45813DD7" w:rsidR="000C0AFD" w:rsidRPr="00EE580E" w:rsidRDefault="000C0AFD" w:rsidP="00DB0A59">
      <w:pPr>
        <w:pStyle w:val="Contenidodelmarco"/>
        <w:spacing w:afterLines="120" w:after="288" w:line="360" w:lineRule="auto"/>
      </w:pPr>
      <w:r w:rsidRPr="00EE580E">
        <w:t>En esta pantalla se mostrará un listado de profesores, con las asignaturas y cursos a los que dan clases. Adicionalmente, y puesto que el profesor en cuestión es administrador, se presenta con un formulario de alta del profesor. Aquí se rellenan los campos mínimos y necesarios para crear un profesor.</w:t>
      </w:r>
    </w:p>
    <w:p w14:paraId="0A2E4E21" w14:textId="738070B4" w:rsidR="000C0AFD" w:rsidRPr="00EE580E" w:rsidRDefault="000C0AFD" w:rsidP="00DB0A59">
      <w:pPr>
        <w:pStyle w:val="Contenidodelmarco"/>
        <w:spacing w:afterLines="120" w:after="288" w:line="360" w:lineRule="auto"/>
      </w:pPr>
      <w:r w:rsidRPr="00EE580E">
        <w:t>Como se ha visto con anterioridad</w:t>
      </w:r>
      <w:r w:rsidR="00DB0A59" w:rsidRPr="00EE580E">
        <w:t>, la asignación de un profesor a sus clases se realiza desde el propio perfil del profesor. Es el propio profesor que se hace cargo tanto de las clases que imparte, como de los alumnos que forman parte de su clase.</w:t>
      </w:r>
    </w:p>
    <w:p w14:paraId="03F69672" w14:textId="5AA491D2" w:rsidR="00DB0A59" w:rsidRPr="00EE580E" w:rsidRDefault="00DB0A59" w:rsidP="00DB0A59">
      <w:pPr>
        <w:pStyle w:val="Contenidodelmarco"/>
        <w:spacing w:afterLines="120" w:after="288" w:line="360" w:lineRule="auto"/>
      </w:pPr>
      <w:r w:rsidRPr="00EE580E">
        <w:t>De igual manera que pasa con el perfil del profesor, aquí también hay que tener que meter la contraseña dos veces para que el perfil se pueda crear.</w:t>
      </w:r>
    </w:p>
    <w:p w14:paraId="767B1C6C" w14:textId="2EF2DAC7" w:rsidR="00C8188C" w:rsidRPr="00EE580E" w:rsidRDefault="00C8188C" w:rsidP="00DB0A59">
      <w:pPr>
        <w:pStyle w:val="Contenidodelmarco"/>
        <w:spacing w:afterLines="120" w:after="288" w:line="360" w:lineRule="auto"/>
      </w:pPr>
      <w:r w:rsidRPr="00EE580E">
        <w:t xml:space="preserve">Una vez se </w:t>
      </w:r>
      <w:r w:rsidR="00353DEA" w:rsidRPr="00EE580E">
        <w:t>tenía</w:t>
      </w:r>
      <w:r w:rsidRPr="00EE580E">
        <w:t xml:space="preserve"> el esqueleto, el armazón sobre el que construir se desarrollaron los requisitos propiamente dichos, que dan nombre y contexto al trabajo, como son los tests sociométricos y la generación de grupos automática.</w:t>
      </w:r>
    </w:p>
    <w:p w14:paraId="389CD972" w14:textId="0ED2FD62" w:rsidR="00C8188C" w:rsidRPr="00EE580E" w:rsidRDefault="00C8188C" w:rsidP="00DB0A59">
      <w:pPr>
        <w:pStyle w:val="Contenidodelmarco"/>
        <w:spacing w:afterLines="120" w:after="288" w:line="360" w:lineRule="auto"/>
      </w:pPr>
      <w:r w:rsidRPr="00EE580E">
        <w:t xml:space="preserve">Por </w:t>
      </w:r>
      <w:r w:rsidR="00353DEA" w:rsidRPr="00EE580E">
        <w:t>límite</w:t>
      </w:r>
      <w:r w:rsidRPr="00EE580E">
        <w:t xml:space="preserve"> de tiempo solo se ha podido implementar el primero de los requisitos importantes, quedando como trabajo a futuro la investigación y desarrollo del perfilado de los alumnos</w:t>
      </w:r>
      <w:r w:rsidR="00DA69D2" w:rsidRPr="00EE580E">
        <w:t xml:space="preserve"> y la asignación de grupos según necesidades.</w:t>
      </w:r>
    </w:p>
    <w:p w14:paraId="11DBBD7F" w14:textId="46BE9F24" w:rsidR="00DA69D2" w:rsidRPr="00EE580E" w:rsidRDefault="00DA69D2" w:rsidP="00DB0A59">
      <w:pPr>
        <w:pStyle w:val="Contenidodelmarco"/>
        <w:spacing w:afterLines="120" w:after="288" w:line="360" w:lineRule="auto"/>
      </w:pPr>
      <w:r w:rsidRPr="00EE580E">
        <w:t xml:space="preserve">Para los tests sociométricos, que se describirán como parte de los resultados, se ha utilizado lo explicado en la clase </w:t>
      </w:r>
      <w:r w:rsidR="00353DEA" w:rsidRPr="00EE580E">
        <w:t>práctica</w:t>
      </w:r>
      <w:r w:rsidRPr="00EE580E">
        <w:t xml:space="preserve"> de la universidad de Jaén </w:t>
      </w:r>
      <w:r w:rsidRPr="00EE580E">
        <w:fldChar w:fldCharType="begin"/>
      </w:r>
      <w:r w:rsidRPr="00EE580E">
        <w:instrText xml:space="preserve"> ADDIN ZOTERO_ITEM CSL_CITATION {"citationID":"TLCFWrz2","properties":{"formattedCitation":"({\\i{}EL TEST SOCIOM\\uc0\\u201{}TRICO - Procedimiento de nominaci\\uc0\\u243{}n de iguales}, s.\\uc0\\u160{}f.)","plainCitation":"(EL TEST SOCIOMÉTRICO - Procedimiento de nominación de iguales, s. f.)","noteIndex":0},"citationItems":[{"id":36,"uris":["http://zotero.org/users/9702781/items/4BRD8SWT"],"itemData":{"id":36,"type":"speech","event-place":"Universidad de Jaén","language":"es","publisher-place":"Universidad de Jaén","title":"EL TEST SOCIOMÉTRICO - Procedimiento de nominación de iguales"}}],"schema":"https://github.com/citation-style-language/schema/raw/master/csl-citation.json"} </w:instrText>
      </w:r>
      <w:r w:rsidRPr="00EE580E">
        <w:fldChar w:fldCharType="separate"/>
      </w:r>
      <w:r w:rsidRPr="00EE580E">
        <w:rPr>
          <w:rFonts w:cs="Arial"/>
        </w:rPr>
        <w:t>(</w:t>
      </w:r>
      <w:r w:rsidRPr="00EE580E">
        <w:rPr>
          <w:rFonts w:cs="Arial"/>
          <w:i/>
          <w:iCs/>
        </w:rPr>
        <w:t>EL TEST SOCIOMÉTRICO - Procedimiento de nominación de iguales</w:t>
      </w:r>
      <w:r w:rsidRPr="00EE580E">
        <w:rPr>
          <w:rFonts w:cs="Arial"/>
        </w:rPr>
        <w:t>, s. f.)</w:t>
      </w:r>
      <w:r w:rsidRPr="00EE580E">
        <w:fldChar w:fldCharType="end"/>
      </w:r>
    </w:p>
    <w:p w14:paraId="35E01344" w14:textId="77777777" w:rsidR="00681C84" w:rsidRPr="00EE580E" w:rsidRDefault="00681C84" w:rsidP="00BA3C15">
      <w:pPr>
        <w:pStyle w:val="Contenidodelmarco"/>
        <w:spacing w:afterLines="120" w:after="288" w:line="360" w:lineRule="auto"/>
        <w:rPr>
          <w:lang w:val="es-ES"/>
        </w:rPr>
      </w:pPr>
      <w:r w:rsidRPr="00EE580E">
        <w:rPr>
          <w:lang w:val="es-ES"/>
        </w:rPr>
        <w:t>Por último, unas breves pinceladas de lo que es la parte de los tests sociométricos. Como se ha dicho, se describirán con mas detalle en apartado de resultados, porque es realmente lo que resulta de este trabajo, pero por seguir con el orden y detalle de la aplicación lo menciono también aquí.</w:t>
      </w:r>
    </w:p>
    <w:p w14:paraId="0EB509AB" w14:textId="77777777" w:rsidR="00681C84" w:rsidRPr="00EE580E" w:rsidRDefault="00681C84" w:rsidP="00BA3C15">
      <w:pPr>
        <w:pStyle w:val="Contenidodelmarco"/>
        <w:spacing w:afterLines="120" w:after="288" w:line="360" w:lineRule="auto"/>
        <w:rPr>
          <w:lang w:val="es-ES"/>
        </w:rPr>
      </w:pPr>
      <w:r w:rsidRPr="00EE580E">
        <w:rPr>
          <w:lang w:val="es-ES"/>
        </w:rPr>
        <w:t>Se han hecho dos pantallas para la gestión de los test sociométricos. Nuevamente, como ya se ha montado toda la infraestructura, es posible trabajar e investigar.</w:t>
      </w:r>
    </w:p>
    <w:p w14:paraId="5D4C3183" w14:textId="77777777" w:rsidR="00681C84" w:rsidRPr="00EE580E" w:rsidRDefault="00681C84" w:rsidP="00681C84">
      <w:pPr>
        <w:pStyle w:val="Contenidodelmarco"/>
        <w:spacing w:afterLines="120" w:after="288" w:line="360" w:lineRule="auto"/>
        <w:rPr>
          <w:lang w:val="es-ES"/>
        </w:rPr>
      </w:pPr>
      <w:r w:rsidRPr="00EE580E">
        <w:rPr>
          <w:lang w:val="es-ES"/>
        </w:rPr>
        <w:t>La primera pantalla que se presenta es la pantalla de inicio, donde se pueden ver las clases que tiene el profesor que ha iniciado sesión, así como los resultados del test, mostrando las personas de interés para ese test. Los rechazados y los líderes.</w:t>
      </w:r>
    </w:p>
    <w:p w14:paraId="1973089E" w14:textId="77777777" w:rsidR="00050B98" w:rsidRPr="00EE580E" w:rsidRDefault="00681C84" w:rsidP="00050B98">
      <w:pPr>
        <w:pStyle w:val="Contenidodelmarco"/>
        <w:keepNext/>
        <w:spacing w:after="0" w:line="360" w:lineRule="auto"/>
        <w:ind w:firstLine="0"/>
        <w:jc w:val="center"/>
      </w:pPr>
      <w:r w:rsidRPr="00EE580E">
        <w:rPr>
          <w:noProof/>
        </w:rPr>
        <w:drawing>
          <wp:inline distT="0" distB="0" distL="0" distR="0" wp14:anchorId="51D92D11" wp14:editId="385577AE">
            <wp:extent cx="5731510" cy="13716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60389"/>
                    <a:stretch/>
                  </pic:blipFill>
                  <pic:spPr bwMode="auto">
                    <a:xfrm>
                      <a:off x="0" y="0"/>
                      <a:ext cx="5731510" cy="1371600"/>
                    </a:xfrm>
                    <a:prstGeom prst="rect">
                      <a:avLst/>
                    </a:prstGeom>
                    <a:ln>
                      <a:noFill/>
                    </a:ln>
                    <a:extLst>
                      <a:ext uri="{53640926-AAD7-44D8-BBD7-CCE9431645EC}">
                        <a14:shadowObscured xmlns:a14="http://schemas.microsoft.com/office/drawing/2010/main"/>
                      </a:ext>
                    </a:extLst>
                  </pic:spPr>
                </pic:pic>
              </a:graphicData>
            </a:graphic>
          </wp:inline>
        </w:drawing>
      </w:r>
    </w:p>
    <w:p w14:paraId="1857AC86" w14:textId="66F7FE72" w:rsidR="00681C84" w:rsidRPr="00EE580E" w:rsidRDefault="00050B98" w:rsidP="00050B98">
      <w:pPr>
        <w:pStyle w:val="Caption"/>
        <w:jc w:val="center"/>
        <w:rPr>
          <w:lang w:val="es-ES"/>
        </w:rPr>
      </w:pPr>
      <w:bookmarkStart w:id="2567" w:name="_Toc112269012"/>
      <w:r w:rsidRPr="00EE580E">
        <w:t xml:space="preserve">Ilustración </w:t>
      </w:r>
      <w:r w:rsidRPr="00EE580E">
        <w:fldChar w:fldCharType="begin"/>
      </w:r>
      <w:r w:rsidRPr="00EE580E">
        <w:instrText xml:space="preserve"> SEQ Ilustración \* ARABIC </w:instrText>
      </w:r>
      <w:r w:rsidRPr="00EE580E">
        <w:fldChar w:fldCharType="separate"/>
      </w:r>
      <w:r w:rsidR="00F6173C">
        <w:rPr>
          <w:noProof/>
        </w:rPr>
        <w:t>16</w:t>
      </w:r>
      <w:r w:rsidRPr="00EE580E">
        <w:fldChar w:fldCharType="end"/>
      </w:r>
      <w:r w:rsidRPr="00EE580E">
        <w:t xml:space="preserve"> - Inicio de los tests Sociométricos</w:t>
      </w:r>
      <w:bookmarkEnd w:id="2567"/>
    </w:p>
    <w:p w14:paraId="3788E623" w14:textId="77777777" w:rsidR="00050B98" w:rsidRPr="00EE580E" w:rsidRDefault="00681C84" w:rsidP="00050B98">
      <w:pPr>
        <w:pStyle w:val="Contenidodelmarco"/>
        <w:spacing w:afterLines="120" w:after="288" w:line="360" w:lineRule="auto"/>
        <w:rPr>
          <w:lang w:val="es-ES"/>
        </w:rPr>
      </w:pPr>
      <w:r w:rsidRPr="00EE580E">
        <w:rPr>
          <w:lang w:val="es-ES"/>
        </w:rPr>
        <w:t>En el botón del final de cada line hay un enlace que dirige el navegador a la pantalla de realización del test sociométrico, donde se presentara un cuadro de doble entrada en donde las filas y columnas son los alumnos</w:t>
      </w:r>
      <w:r w:rsidR="00050B98" w:rsidRPr="00EE580E">
        <w:rPr>
          <w:lang w:val="es-ES"/>
        </w:rPr>
        <w:t xml:space="preserve"> y cada alumno puede valorar positiva o negativamente a sus compañeros.</w:t>
      </w:r>
    </w:p>
    <w:p w14:paraId="1CEADA84" w14:textId="77777777" w:rsidR="00050B98" w:rsidRPr="00EE580E" w:rsidRDefault="00050B98" w:rsidP="00050B98">
      <w:pPr>
        <w:keepNext/>
      </w:pPr>
      <w:r w:rsidRPr="00EE580E">
        <w:rPr>
          <w:noProof/>
        </w:rPr>
        <w:drawing>
          <wp:inline distT="0" distB="0" distL="0" distR="0" wp14:anchorId="331EDDCC" wp14:editId="67674B19">
            <wp:extent cx="5731510" cy="3462655"/>
            <wp:effectExtent l="0" t="0" r="254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462655"/>
                    </a:xfrm>
                    <a:prstGeom prst="rect">
                      <a:avLst/>
                    </a:prstGeom>
                  </pic:spPr>
                </pic:pic>
              </a:graphicData>
            </a:graphic>
          </wp:inline>
        </w:drawing>
      </w:r>
    </w:p>
    <w:p w14:paraId="53566FD2" w14:textId="68F10C7B" w:rsidR="00050B98" w:rsidRPr="00EE580E" w:rsidRDefault="00050B98" w:rsidP="00050B98">
      <w:pPr>
        <w:pStyle w:val="Caption"/>
        <w:jc w:val="center"/>
      </w:pPr>
      <w:bookmarkStart w:id="2568" w:name="_Toc112269013"/>
      <w:r w:rsidRPr="00EE580E">
        <w:t xml:space="preserve">Ilustración </w:t>
      </w:r>
      <w:r w:rsidRPr="00EE580E">
        <w:fldChar w:fldCharType="begin"/>
      </w:r>
      <w:r w:rsidRPr="00EE580E">
        <w:instrText xml:space="preserve"> SEQ Ilustración \* ARABIC </w:instrText>
      </w:r>
      <w:r w:rsidRPr="00EE580E">
        <w:fldChar w:fldCharType="separate"/>
      </w:r>
      <w:r w:rsidR="00F6173C">
        <w:rPr>
          <w:noProof/>
        </w:rPr>
        <w:t>17</w:t>
      </w:r>
      <w:r w:rsidRPr="00EE580E">
        <w:fldChar w:fldCharType="end"/>
      </w:r>
      <w:r w:rsidRPr="00EE580E">
        <w:t xml:space="preserve"> - Matriz Sociométrica</w:t>
      </w:r>
      <w:bookmarkEnd w:id="2568"/>
    </w:p>
    <w:p w14:paraId="3C1CE29D" w14:textId="598FB292" w:rsidR="00050B98" w:rsidRPr="00EE580E" w:rsidRDefault="005C43C7" w:rsidP="005C43C7">
      <w:pPr>
        <w:pStyle w:val="Contenidodelmarco"/>
        <w:spacing w:line="360" w:lineRule="auto"/>
      </w:pPr>
      <w:r w:rsidRPr="00EE580E">
        <w:t xml:space="preserve">En resumidas cuentas, el propósito de este trabajo es implementar de una manera que sirva para futuros trabajos, la organización y todas las herramientas sociométricas para ver quien es </w:t>
      </w:r>
      <w:r w:rsidR="002D56B7" w:rsidRPr="00EE580E">
        <w:t>quien,</w:t>
      </w:r>
      <w:r w:rsidRPr="00EE580E">
        <w:t xml:space="preserve"> dentro de la clase, y de alguna manera facilitar la creación de los grupos para actividades.</w:t>
      </w:r>
    </w:p>
    <w:p w14:paraId="2B1D5699" w14:textId="00B8F9DE" w:rsidR="00681C84" w:rsidRPr="00EE580E" w:rsidRDefault="00681C84">
      <w:pPr>
        <w:rPr>
          <w:rFonts w:ascii="Arial" w:eastAsiaTheme="minorEastAsia" w:hAnsi="Arial"/>
          <w:szCs w:val="24"/>
          <w:lang w:val="es-ES" w:eastAsia="es-ES"/>
        </w:rPr>
      </w:pPr>
      <w:r w:rsidRPr="00EE580E">
        <w:rPr>
          <w:lang w:val="es-ES"/>
        </w:rPr>
        <w:br w:type="page"/>
      </w:r>
    </w:p>
    <w:p w14:paraId="118B2432" w14:textId="1A36037E" w:rsidR="006B0243" w:rsidRPr="00EE580E" w:rsidRDefault="009C39FF" w:rsidP="00B131DA">
      <w:pPr>
        <w:pStyle w:val="Ttulo1Plantilla"/>
      </w:pPr>
      <w:bookmarkStart w:id="2569" w:name="_Toc112348075"/>
      <w:commentRangeStart w:id="2570"/>
      <w:commentRangeStart w:id="2571"/>
      <w:commentRangeStart w:id="2572"/>
      <w:r w:rsidRPr="00EE580E">
        <w:t>Resultados y discusión</w:t>
      </w:r>
      <w:commentRangeEnd w:id="2570"/>
      <w:r w:rsidR="008964E0" w:rsidRPr="00EE580E">
        <w:rPr>
          <w:rStyle w:val="CommentReference"/>
          <w:rFonts w:eastAsiaTheme="minorHAnsi"/>
          <w:color w:val="auto"/>
          <w:lang w:eastAsia="en-US"/>
        </w:rPr>
        <w:commentReference w:id="2570"/>
      </w:r>
      <w:commentRangeEnd w:id="2571"/>
      <w:r w:rsidR="00643242" w:rsidRPr="00EE580E">
        <w:rPr>
          <w:rStyle w:val="CommentReference"/>
          <w:rFonts w:asciiTheme="minorHAnsi" w:eastAsiaTheme="minorHAnsi" w:hAnsiTheme="minorHAnsi" w:cstheme="minorBidi"/>
          <w:color w:val="auto"/>
          <w:lang w:eastAsia="en-US"/>
        </w:rPr>
        <w:commentReference w:id="2571"/>
      </w:r>
      <w:commentRangeEnd w:id="2572"/>
      <w:r w:rsidR="00010E6C" w:rsidRPr="00EE580E">
        <w:rPr>
          <w:rStyle w:val="CommentReference"/>
          <w:rFonts w:asciiTheme="minorHAnsi" w:eastAsiaTheme="minorHAnsi" w:hAnsiTheme="minorHAnsi" w:cstheme="minorBidi"/>
          <w:color w:val="auto"/>
          <w:lang w:eastAsia="en-US"/>
        </w:rPr>
        <w:commentReference w:id="2572"/>
      </w:r>
      <w:bookmarkEnd w:id="2569"/>
    </w:p>
    <w:p w14:paraId="21F83C47" w14:textId="51BE74BA" w:rsidR="006B0243" w:rsidRPr="00EE580E" w:rsidDel="008F5E10" w:rsidRDefault="008964E0" w:rsidP="00501048">
      <w:pPr>
        <w:pStyle w:val="Ttulo2plantilla"/>
        <w:rPr>
          <w:del w:id="2573" w:author="MIGUEL FUERTES FERNANDEZ" w:date="2022-08-14T23:06:00Z"/>
        </w:rPr>
        <w:pPrChange w:id="2574" w:author="MIGUEL FUERTES FERNANDEZ" w:date="2022-08-25T18:52:00Z">
          <w:pPr>
            <w:spacing w:after="120" w:line="360" w:lineRule="auto"/>
            <w:ind w:firstLine="709"/>
            <w:jc w:val="both"/>
          </w:pPr>
        </w:pPrChange>
      </w:pPr>
      <w:del w:id="2575" w:author="MIGUEL FUERTES FERNANDEZ" w:date="2022-08-14T23:06:00Z">
        <w:r w:rsidRPr="00EE580E" w:rsidDel="008F5E10">
          <w:delText>Depende del TFM será más o menos extenso</w:delText>
        </w:r>
      </w:del>
    </w:p>
    <w:p w14:paraId="2177EB2A" w14:textId="25C3554C" w:rsidR="00F132BF" w:rsidRPr="00EE580E" w:rsidRDefault="00E62C1D" w:rsidP="00501048">
      <w:pPr>
        <w:pStyle w:val="Ttulo2plantilla"/>
      </w:pPr>
      <w:bookmarkStart w:id="2576" w:name="_Toc112348076"/>
      <w:r w:rsidRPr="00EE580E">
        <w:t>Resultados</w:t>
      </w:r>
      <w:bookmarkEnd w:id="2576"/>
    </w:p>
    <w:p w14:paraId="51AC1083" w14:textId="34AC41D2" w:rsidR="00E62C1D" w:rsidRPr="00EE580E" w:rsidRDefault="00E62C1D" w:rsidP="009173DF">
      <w:pPr>
        <w:pStyle w:val="Contenidodelmarco"/>
        <w:spacing w:after="120" w:line="360" w:lineRule="auto"/>
      </w:pPr>
      <w:r w:rsidRPr="00EE580E">
        <w:t xml:space="preserve">Al fin de este trabajo se puede disfrutar de una aplicación o </w:t>
      </w:r>
      <w:r w:rsidR="006F3C24" w:rsidRPr="00EE580E">
        <w:t>página</w:t>
      </w:r>
      <w:r w:rsidRPr="00EE580E">
        <w:t xml:space="preserve"> web desarrollada en Ruby usando el framework Ruby on Rails, que propone una solución sencilla de control de alumnos sobre la que empezar a construir</w:t>
      </w:r>
      <w:r w:rsidR="00832169" w:rsidRPr="00EE580E">
        <w:t xml:space="preserve"> futuros proyectos.</w:t>
      </w:r>
    </w:p>
    <w:p w14:paraId="5A32BA72" w14:textId="7294717B" w:rsidR="00832169" w:rsidRPr="00EE580E" w:rsidRDefault="00832169" w:rsidP="009173DF">
      <w:pPr>
        <w:pStyle w:val="Contenidodelmarco"/>
        <w:spacing w:after="120" w:line="360" w:lineRule="auto"/>
      </w:pPr>
      <w:r w:rsidRPr="00EE580E">
        <w:t>El primero de esos futuros proyectos, también en este trabajo, es la posibilidad de realizar tests sociométricos y ver rápido quienes son las personas de interés dentro de una clase.</w:t>
      </w:r>
    </w:p>
    <w:p w14:paraId="43D2688E" w14:textId="04B5FEAD" w:rsidR="00832169" w:rsidRPr="00EE580E" w:rsidRDefault="00832169" w:rsidP="009173DF">
      <w:pPr>
        <w:pStyle w:val="Contenidodelmarco"/>
        <w:spacing w:after="120" w:line="360" w:lineRule="auto"/>
      </w:pPr>
      <w:r w:rsidRPr="00EE580E">
        <w:t xml:space="preserve">Esto sirve de ayuda para el profesor para saber </w:t>
      </w:r>
      <w:r w:rsidR="00353DEA" w:rsidRPr="00EE580E">
        <w:t>quién</w:t>
      </w:r>
      <w:r w:rsidRPr="00EE580E">
        <w:t xml:space="preserve"> influye y quien no en una clase y conformar los grupos de un trabajo colaborativo o cualquier trabajo en grupo de una manera </w:t>
      </w:r>
      <w:r w:rsidR="00353DEA" w:rsidRPr="00EE580E">
        <w:t>más</w:t>
      </w:r>
      <w:r w:rsidRPr="00EE580E">
        <w:t xml:space="preserve"> eficaz, favoreciendo las relaciones o fortaleciendo nuevas relaciones entre los alumnos.</w:t>
      </w:r>
    </w:p>
    <w:p w14:paraId="5B262022" w14:textId="2E8098ED" w:rsidR="00832169" w:rsidRPr="00EE580E" w:rsidRDefault="00832169" w:rsidP="009173DF">
      <w:pPr>
        <w:pStyle w:val="Contenidodelmarco"/>
        <w:spacing w:after="120" w:line="360" w:lineRule="auto"/>
      </w:pPr>
      <w:r w:rsidRPr="00EE580E">
        <w:t>Por eso, la parte a destacar como resultado es la generación y visualización de estos tests sociométricos</w:t>
      </w:r>
    </w:p>
    <w:p w14:paraId="3F9169B6" w14:textId="77777777" w:rsidR="00041B9C" w:rsidRPr="00EE580E" w:rsidRDefault="00B142DC" w:rsidP="00041B9C">
      <w:pPr>
        <w:pStyle w:val="Contenidodelmarco"/>
        <w:keepNext/>
        <w:spacing w:after="0" w:line="360" w:lineRule="auto"/>
        <w:ind w:firstLine="0"/>
      </w:pPr>
      <w:r w:rsidRPr="00EE580E">
        <w:rPr>
          <w:noProof/>
        </w:rPr>
        <w:drawing>
          <wp:inline distT="0" distB="0" distL="0" distR="0" wp14:anchorId="33977819" wp14:editId="53810FF8">
            <wp:extent cx="5734050" cy="1395078"/>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9"/>
                    <a:stretch>
                      <a:fillRect/>
                    </a:stretch>
                  </pic:blipFill>
                  <pic:spPr>
                    <a:xfrm>
                      <a:off x="0" y="0"/>
                      <a:ext cx="5756066" cy="1400434"/>
                    </a:xfrm>
                    <a:prstGeom prst="rect">
                      <a:avLst/>
                    </a:prstGeom>
                  </pic:spPr>
                </pic:pic>
              </a:graphicData>
            </a:graphic>
          </wp:inline>
        </w:drawing>
      </w:r>
    </w:p>
    <w:p w14:paraId="16777D37" w14:textId="727D549C" w:rsidR="00B142DC" w:rsidRPr="00EE580E" w:rsidRDefault="00041B9C" w:rsidP="00041B9C">
      <w:pPr>
        <w:pStyle w:val="Caption"/>
        <w:jc w:val="center"/>
      </w:pPr>
      <w:bookmarkStart w:id="2577" w:name="_Toc112269014"/>
      <w:r w:rsidRPr="00EE580E">
        <w:t xml:space="preserve">Ilustración </w:t>
      </w:r>
      <w:r w:rsidRPr="00EE580E">
        <w:fldChar w:fldCharType="begin"/>
      </w:r>
      <w:r w:rsidRPr="00EE580E">
        <w:instrText xml:space="preserve"> SEQ Ilustración \* ARABIC </w:instrText>
      </w:r>
      <w:r w:rsidRPr="00EE580E">
        <w:fldChar w:fldCharType="separate"/>
      </w:r>
      <w:r w:rsidR="00F6173C">
        <w:rPr>
          <w:noProof/>
        </w:rPr>
        <w:t>18</w:t>
      </w:r>
      <w:r w:rsidRPr="00EE580E">
        <w:fldChar w:fldCharType="end"/>
      </w:r>
      <w:r w:rsidRPr="00EE580E">
        <w:t xml:space="preserve"> - Pantalla de inicio para los tests sociométricos</w:t>
      </w:r>
      <w:bookmarkEnd w:id="2577"/>
    </w:p>
    <w:p w14:paraId="1185F299" w14:textId="4E4EAB90" w:rsidR="00B142DC" w:rsidRPr="00EE580E" w:rsidRDefault="00B142DC" w:rsidP="009173DF">
      <w:pPr>
        <w:pStyle w:val="Contenidodelmarco"/>
        <w:spacing w:after="120" w:line="360" w:lineRule="auto"/>
      </w:pPr>
      <w:r w:rsidRPr="00EE580E">
        <w:t xml:space="preserve">En la ilustración se puede ver la pantalla referente a la generación y visualización de los tests sociométricos realizados por un profesor en sus clases. Para llegar a esta pantalla en el panel lateral </w:t>
      </w:r>
      <w:r w:rsidRPr="00EE580E">
        <w:rPr>
          <w:b/>
          <w:bCs/>
        </w:rPr>
        <w:t>(1)</w:t>
      </w:r>
      <w:r w:rsidRPr="00EE580E">
        <w:t xml:space="preserve"> se deberá </w:t>
      </w:r>
      <w:r w:rsidR="00107EF4" w:rsidRPr="00EE580E">
        <w:t>clicar</w:t>
      </w:r>
      <w:r w:rsidRPr="00EE580E">
        <w:t xml:space="preserve"> en </w:t>
      </w:r>
      <w:r w:rsidRPr="00EE580E">
        <w:rPr>
          <w:i/>
          <w:iCs/>
        </w:rPr>
        <w:t>“Tests sociométricos”</w:t>
      </w:r>
      <w:r w:rsidR="00D72401" w:rsidRPr="00EE580E">
        <w:t xml:space="preserve"> donde se nos </w:t>
      </w:r>
      <w:r w:rsidR="00107EF4" w:rsidRPr="00EE580E">
        <w:t>presentará</w:t>
      </w:r>
      <w:r w:rsidR="00D72401" w:rsidRPr="00EE580E">
        <w:t xml:space="preserve"> esta misma pantalla.</w:t>
      </w:r>
    </w:p>
    <w:p w14:paraId="41560C46" w14:textId="0CE23F91" w:rsidR="00D72401" w:rsidRPr="00EE580E" w:rsidRDefault="00D72401" w:rsidP="009173DF">
      <w:pPr>
        <w:pStyle w:val="Contenidodelmarco"/>
        <w:spacing w:after="120" w:line="360" w:lineRule="auto"/>
      </w:pPr>
      <w:r w:rsidRPr="00EE580E">
        <w:t xml:space="preserve">Aquí se pueden ver tanto los alumnos que se consideran Líderes </w:t>
      </w:r>
      <w:r w:rsidRPr="00EE580E">
        <w:rPr>
          <w:b/>
          <w:bCs/>
        </w:rPr>
        <w:t>(2)</w:t>
      </w:r>
      <w:r w:rsidRPr="00EE580E">
        <w:t xml:space="preserve"> tras hacer el test sociométrico, y los alumnos que se consideran rechazados </w:t>
      </w:r>
      <w:r w:rsidRPr="00EE580E">
        <w:rPr>
          <w:b/>
          <w:bCs/>
        </w:rPr>
        <w:t>(3)</w:t>
      </w:r>
      <w:r w:rsidRPr="00EE580E">
        <w:t xml:space="preserve"> al realizar el test. En ambos casos, tanto positiva como negativamente se puede considerar que son personas de interés a la hora de realizar los grupos.</w:t>
      </w:r>
    </w:p>
    <w:p w14:paraId="5EAD52F3" w14:textId="0186ABC3" w:rsidR="00D72401" w:rsidRPr="00EE580E" w:rsidRDefault="00D72401" w:rsidP="009173DF">
      <w:pPr>
        <w:pStyle w:val="Contenidodelmarco"/>
        <w:spacing w:after="120" w:line="360" w:lineRule="auto"/>
        <w:rPr>
          <w:i/>
          <w:iCs/>
        </w:rPr>
      </w:pPr>
      <w:r w:rsidRPr="00EE580E">
        <w:t xml:space="preserve">Por </w:t>
      </w:r>
      <w:r w:rsidR="00010E6C" w:rsidRPr="00EE580E">
        <w:t>último,</w:t>
      </w:r>
      <w:r w:rsidRPr="00EE580E">
        <w:t xml:space="preserve"> para realizar o editar el test, se puede pulsar el botón al final de la fila </w:t>
      </w:r>
      <w:r w:rsidRPr="00EE580E">
        <w:rPr>
          <w:b/>
          <w:bCs/>
        </w:rPr>
        <w:t>(4)</w:t>
      </w:r>
      <w:r w:rsidRPr="00EE580E">
        <w:t xml:space="preserve">. Esto llevara a otra </w:t>
      </w:r>
      <w:r w:rsidR="0029114B" w:rsidRPr="00EE580E">
        <w:t>página</w:t>
      </w:r>
      <w:r w:rsidRPr="00EE580E">
        <w:t xml:space="preserve"> donde conformaremos la matriz sociométrica. No se ofrece de momento ninguna </w:t>
      </w:r>
      <w:r w:rsidR="0029114B" w:rsidRPr="00EE580E">
        <w:t>página</w:t>
      </w:r>
      <w:r w:rsidRPr="00EE580E">
        <w:t xml:space="preserve"> de ayuda para responder las preguntas. De esta forma el profesor puede elegir que preguntas realizar que se ajusten mejor a su clase. En cualquier caso, como se ha visto con anterioridad, es un método de nominaciones, y la idea expresada también con anterioridad es responder a las preguntas </w:t>
      </w:r>
      <w:r w:rsidRPr="00EE580E">
        <w:rPr>
          <w:i/>
          <w:iCs/>
        </w:rPr>
        <w:t xml:space="preserve">¿con </w:t>
      </w:r>
      <w:r w:rsidR="00F15F12" w:rsidRPr="00EE580E">
        <w:rPr>
          <w:i/>
          <w:iCs/>
        </w:rPr>
        <w:t>quién</w:t>
      </w:r>
      <w:r w:rsidRPr="00EE580E">
        <w:rPr>
          <w:i/>
          <w:iCs/>
        </w:rPr>
        <w:t xml:space="preserve"> si…?</w:t>
      </w:r>
      <w:r w:rsidRPr="00EE580E">
        <w:t xml:space="preserve"> Y </w:t>
      </w:r>
      <w:r w:rsidRPr="00EE580E">
        <w:rPr>
          <w:i/>
          <w:iCs/>
        </w:rPr>
        <w:t>¿con quién no…?</w:t>
      </w:r>
    </w:p>
    <w:p w14:paraId="54905418" w14:textId="585EB4D6" w:rsidR="00D72401" w:rsidRPr="00EE580E" w:rsidRDefault="00D72401" w:rsidP="009173DF">
      <w:pPr>
        <w:pStyle w:val="Contenidodelmarco"/>
        <w:spacing w:after="120" w:line="360" w:lineRule="auto"/>
      </w:pPr>
      <w:r w:rsidRPr="00EE580E">
        <w:t>Una vez el profesor tenga estas respuestas se podrán introducir en la pantalla siguiente, en la matriz sociométrica.</w:t>
      </w:r>
    </w:p>
    <w:p w14:paraId="3CDE8FE6" w14:textId="77777777" w:rsidR="0080561C" w:rsidRPr="00EE580E" w:rsidRDefault="00D72401" w:rsidP="0080561C">
      <w:pPr>
        <w:pStyle w:val="Contenidodelmarco"/>
        <w:keepNext/>
        <w:spacing w:after="0" w:line="360" w:lineRule="auto"/>
        <w:ind w:firstLine="0"/>
        <w:jc w:val="center"/>
      </w:pPr>
      <w:r w:rsidRPr="00EE580E">
        <w:rPr>
          <w:noProof/>
        </w:rPr>
        <w:drawing>
          <wp:inline distT="0" distB="0" distL="0" distR="0" wp14:anchorId="31E6699F" wp14:editId="65A9F176">
            <wp:extent cx="5662344" cy="3067050"/>
            <wp:effectExtent l="0" t="0" r="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40"/>
                    <a:stretch>
                      <a:fillRect/>
                    </a:stretch>
                  </pic:blipFill>
                  <pic:spPr>
                    <a:xfrm>
                      <a:off x="0" y="0"/>
                      <a:ext cx="5670634" cy="3071540"/>
                    </a:xfrm>
                    <a:prstGeom prst="rect">
                      <a:avLst/>
                    </a:prstGeom>
                  </pic:spPr>
                </pic:pic>
              </a:graphicData>
            </a:graphic>
          </wp:inline>
        </w:drawing>
      </w:r>
    </w:p>
    <w:p w14:paraId="36C01A1A" w14:textId="4E96162E" w:rsidR="00D72401" w:rsidRPr="00EE580E" w:rsidRDefault="0080561C" w:rsidP="0080561C">
      <w:pPr>
        <w:pStyle w:val="Caption"/>
        <w:jc w:val="center"/>
      </w:pPr>
      <w:bookmarkStart w:id="2578" w:name="_Toc112269015"/>
      <w:r w:rsidRPr="00EE580E">
        <w:t xml:space="preserve">Ilustración </w:t>
      </w:r>
      <w:r w:rsidRPr="00EE580E">
        <w:fldChar w:fldCharType="begin"/>
      </w:r>
      <w:r w:rsidRPr="00EE580E">
        <w:instrText xml:space="preserve"> SEQ Ilustración \* ARABIC </w:instrText>
      </w:r>
      <w:r w:rsidRPr="00EE580E">
        <w:fldChar w:fldCharType="separate"/>
      </w:r>
      <w:r w:rsidR="00F6173C">
        <w:rPr>
          <w:noProof/>
        </w:rPr>
        <w:t>19</w:t>
      </w:r>
      <w:r w:rsidRPr="00EE580E">
        <w:fldChar w:fldCharType="end"/>
      </w:r>
      <w:r w:rsidRPr="00EE580E">
        <w:t xml:space="preserve"> - Matriz Sociométrica</w:t>
      </w:r>
      <w:bookmarkEnd w:id="2578"/>
    </w:p>
    <w:p w14:paraId="41151096" w14:textId="1F317D35" w:rsidR="00D72401" w:rsidRPr="00EE580E" w:rsidRDefault="00D72401" w:rsidP="009173DF">
      <w:pPr>
        <w:pStyle w:val="Contenidodelmarco"/>
        <w:spacing w:after="120" w:line="360" w:lineRule="auto"/>
      </w:pPr>
      <w:r w:rsidRPr="00EE580E">
        <w:t xml:space="preserve">Se presenta una tabla de doble entrada donde se puede nominar positiva o negativamente a un alumno. </w:t>
      </w:r>
      <w:r w:rsidR="00010E6C" w:rsidRPr="00EE580E">
        <w:t>Los cuadros en negro indican que un alumno no puede nominarse a sí mismo.</w:t>
      </w:r>
    </w:p>
    <w:p w14:paraId="46546020" w14:textId="4CBA09E1" w:rsidR="00010E6C" w:rsidRPr="00EE580E" w:rsidRDefault="00010E6C" w:rsidP="009173DF">
      <w:pPr>
        <w:pStyle w:val="Contenidodelmarco"/>
        <w:spacing w:after="120" w:line="360" w:lineRule="auto"/>
      </w:pPr>
      <w:r w:rsidRPr="00EE580E">
        <w:t>Los cuadros con un dado en gris son casillas sin rellenar. Para poner una carita sonriente basta con clicar en esa casilla una vez. Para ponerlo triste, volver a clicar (o clicar dos veces desde el dado).</w:t>
      </w:r>
    </w:p>
    <w:p w14:paraId="0E9E808F" w14:textId="6BBDBBE9" w:rsidR="00010E6C" w:rsidRPr="00EE580E" w:rsidRDefault="00010E6C" w:rsidP="009173DF">
      <w:pPr>
        <w:pStyle w:val="Contenidodelmarco"/>
        <w:spacing w:after="120" w:line="360" w:lineRule="auto"/>
      </w:pPr>
      <w:r w:rsidRPr="00EE580E">
        <w:t xml:space="preserve">De esta manera sencilla se consigue introducir los datos. Al recargar la </w:t>
      </w:r>
      <w:r w:rsidR="005E6698" w:rsidRPr="00EE580E">
        <w:t>página</w:t>
      </w:r>
      <w:r w:rsidRPr="00EE580E">
        <w:t xml:space="preserve"> anterior (imagen anterior) se podrán ver los resultados. Estos resultados son la implementación directa de lo descrito en el apartado de metodología.</w:t>
      </w:r>
    </w:p>
    <w:p w14:paraId="29D53028" w14:textId="77777777" w:rsidR="004F6240" w:rsidRPr="00EE580E" w:rsidRDefault="004F6240" w:rsidP="00501048">
      <w:pPr>
        <w:pStyle w:val="Ttulo2plantilla"/>
      </w:pPr>
      <w:bookmarkStart w:id="2579" w:name="_Toc112348077"/>
      <w:r w:rsidRPr="00EE580E">
        <w:t>Discusión</w:t>
      </w:r>
      <w:bookmarkEnd w:id="2579"/>
    </w:p>
    <w:p w14:paraId="793BB768" w14:textId="77777777" w:rsidR="008D11CE" w:rsidRPr="00EE580E" w:rsidRDefault="008D11CE" w:rsidP="00AB5CCC">
      <w:pPr>
        <w:pStyle w:val="Contenidodelmarco"/>
        <w:spacing w:afterLines="120" w:after="288" w:line="360" w:lineRule="auto"/>
      </w:pPr>
      <w:r w:rsidRPr="00EE580E">
        <w:t>Como se ha dicho a lo largo del trabajo, este proyecto no ha sido probado por falta de disponibilidad y de recursos en ningún ambiente real. Es un proyecto probable y en cierto modo terminado, que podría ser utilizado por un profesor en una clase real.</w:t>
      </w:r>
    </w:p>
    <w:p w14:paraId="2CE4AD71" w14:textId="77777777" w:rsidR="003F2FE4" w:rsidRPr="00EE580E" w:rsidRDefault="008D11CE" w:rsidP="00AB5CCC">
      <w:pPr>
        <w:pStyle w:val="Contenidodelmarco"/>
        <w:spacing w:afterLines="120" w:after="288" w:line="360" w:lineRule="auto"/>
      </w:pPr>
      <w:r w:rsidRPr="00EE580E">
        <w:t xml:space="preserve">El siguiente paso que se propone a quien continue este proyecto es realmente ponerlo en </w:t>
      </w:r>
      <w:r w:rsidR="003F2FE4" w:rsidRPr="00EE580E">
        <w:t>práctica</w:t>
      </w:r>
      <w:r w:rsidRPr="00EE580E">
        <w:t>, rellenar un par de clases con alumnos reales, hacer las preguntas necesarias</w:t>
      </w:r>
      <w:r w:rsidR="003F2FE4" w:rsidRPr="00EE580E">
        <w:t xml:space="preserve"> y dedicar un tiempo por parte del profesor a rellenar esta tabla de doble entrada.</w:t>
      </w:r>
    </w:p>
    <w:p w14:paraId="195BFEE6" w14:textId="77777777" w:rsidR="003F2FE4" w:rsidRPr="00EE580E" w:rsidRDefault="003F2FE4" w:rsidP="00AB5CCC">
      <w:pPr>
        <w:pStyle w:val="Contenidodelmarco"/>
        <w:spacing w:afterLines="120" w:after="288" w:line="360" w:lineRule="auto"/>
      </w:pPr>
      <w:r w:rsidRPr="00EE580E">
        <w:t>Adicionalmente se agradecería la participación de un profesor experimentado con una clase conocida para corroborar y validar que los resultados proporcionados son los correctos.</w:t>
      </w:r>
    </w:p>
    <w:p w14:paraId="6A5DE4C4" w14:textId="77777777" w:rsidR="00C22161" w:rsidRPr="00EE580E" w:rsidRDefault="003F2FE4" w:rsidP="00AB5CCC">
      <w:pPr>
        <w:pStyle w:val="Contenidodelmarco"/>
        <w:spacing w:afterLines="120" w:after="288" w:line="360" w:lineRule="auto"/>
      </w:pPr>
      <w:r w:rsidRPr="00EE580E">
        <w:t>En un mundo donde no hay tantas aplicaciones que realmente ayuden a los</w:t>
      </w:r>
      <w:r w:rsidR="00C22161" w:rsidRPr="00EE580E">
        <w:t xml:space="preserve"> profesores esta pretende de alguna manera (igual no de esta vez, sino en refinamientos posteriores) ayudar a la organización intrínseca de la clase y en cierta manera promocionar el trabajo en grupo que tanto hablan los autores del principio del trabajo.</w:t>
      </w:r>
    </w:p>
    <w:p w14:paraId="70A23729" w14:textId="77777777" w:rsidR="00C22161" w:rsidRPr="00EE580E" w:rsidRDefault="00C22161" w:rsidP="00AB5CCC">
      <w:pPr>
        <w:pStyle w:val="Contenidodelmarco"/>
        <w:spacing w:afterLines="120" w:after="288" w:line="360" w:lineRule="auto"/>
      </w:pPr>
      <w:r w:rsidRPr="00EE580E">
        <w:t>En cuanto a la realización y decisiones tomadas, se ha realizado en dos pasos muy definidos:</w:t>
      </w:r>
    </w:p>
    <w:p w14:paraId="315D456B" w14:textId="77777777" w:rsidR="00C22161" w:rsidRPr="00EE580E" w:rsidRDefault="00C22161" w:rsidP="00AB5CCC">
      <w:pPr>
        <w:pStyle w:val="Contenidodelmarco"/>
        <w:numPr>
          <w:ilvl w:val="0"/>
          <w:numId w:val="18"/>
        </w:numPr>
        <w:spacing w:afterLines="120" w:after="288" w:line="360" w:lineRule="auto"/>
      </w:pPr>
      <w:r w:rsidRPr="00EE580E">
        <w:rPr>
          <w:b/>
          <w:bCs/>
        </w:rPr>
        <w:t>Creación de unas bases</w:t>
      </w:r>
      <w:r w:rsidRPr="00EE580E">
        <w:t>: Para poder implementar cualquier artículo de investigación es necesario disponer de unas bases, una plataforma estándar sobre la que poder realizar los cambios.</w:t>
      </w:r>
    </w:p>
    <w:p w14:paraId="49804151" w14:textId="2A17F1B5" w:rsidR="00AB5CCC" w:rsidRPr="00EE580E" w:rsidRDefault="00C22161" w:rsidP="00AB5CCC">
      <w:pPr>
        <w:pStyle w:val="Contenidodelmarco"/>
        <w:spacing w:afterLines="120" w:after="288" w:line="360" w:lineRule="auto"/>
        <w:ind w:left="1069" w:firstLine="0"/>
      </w:pPr>
      <w:r w:rsidRPr="00EE580E">
        <w:t xml:space="preserve">En el inicio del proyecto se </w:t>
      </w:r>
      <w:r w:rsidR="005E6698" w:rsidRPr="00EE580E">
        <w:t>consideró</w:t>
      </w:r>
      <w:r w:rsidRPr="00EE580E">
        <w:t xml:space="preserve"> usar Python, por su fuerte integración con el campo de la IA</w:t>
      </w:r>
      <w:r w:rsidR="00AB5CCC" w:rsidRPr="00EE580E">
        <w:t>, pero se deshecho por Ruby on Rails, por su facilidad a la hora de programación y porque es uno de los estándares actuales en cuanto a framework web se refiere.</w:t>
      </w:r>
    </w:p>
    <w:p w14:paraId="49BC119F" w14:textId="61E38E70" w:rsidR="00AB5CCC" w:rsidRPr="00EE580E" w:rsidRDefault="00AB5CCC" w:rsidP="00AB5CCC">
      <w:pPr>
        <w:pStyle w:val="Contenidodelmarco"/>
        <w:spacing w:afterLines="120" w:after="288" w:line="360" w:lineRule="auto"/>
        <w:ind w:left="1069" w:firstLine="0"/>
      </w:pPr>
      <w:r w:rsidRPr="00EE580E">
        <w:t xml:space="preserve">En cuanto al formato, se presenta como una </w:t>
      </w:r>
      <w:r w:rsidR="005E6698" w:rsidRPr="00EE580E">
        <w:t>página</w:t>
      </w:r>
      <w:r w:rsidRPr="00EE580E">
        <w:t xml:space="preserve"> web, con una plantilla responsive que permite la utilización de la aplicación tanto en escritorio como en móviles.</w:t>
      </w:r>
    </w:p>
    <w:p w14:paraId="40A69F51" w14:textId="5D5E63A0" w:rsidR="00AB5CCC" w:rsidRPr="00EE580E" w:rsidRDefault="00AB5CCC" w:rsidP="00AB5CCC">
      <w:pPr>
        <w:pStyle w:val="Contenidodelmarco"/>
        <w:spacing w:afterLines="120" w:after="288" w:line="360" w:lineRule="auto"/>
        <w:ind w:left="1069" w:firstLine="0"/>
      </w:pPr>
      <w:r w:rsidRPr="00EE580E">
        <w:t>Estas bases son la armadura que rodeará a cualquier futura implementación. Propone una gestión de usuarios, una gestión de clases y una gestión de profesores.</w:t>
      </w:r>
      <w:r w:rsidR="00C22161" w:rsidRPr="00EE580E">
        <w:t xml:space="preserve"> </w:t>
      </w:r>
    </w:p>
    <w:p w14:paraId="4A5AFEE7" w14:textId="77777777" w:rsidR="00AB5CCC" w:rsidRPr="00EE580E" w:rsidRDefault="00C22161" w:rsidP="00AB5CCC">
      <w:pPr>
        <w:pStyle w:val="Contenidodelmarco"/>
        <w:numPr>
          <w:ilvl w:val="0"/>
          <w:numId w:val="18"/>
        </w:numPr>
        <w:spacing w:afterLines="120" w:after="288" w:line="360" w:lineRule="auto"/>
        <w:rPr>
          <w:b/>
          <w:bCs/>
        </w:rPr>
      </w:pPr>
      <w:r w:rsidRPr="00EE580E">
        <w:rPr>
          <w:b/>
          <w:bCs/>
        </w:rPr>
        <w:t>Implementación de los tests sociométricos</w:t>
      </w:r>
      <w:r w:rsidR="00AB5CCC" w:rsidRPr="00EE580E">
        <w:rPr>
          <w:b/>
          <w:bCs/>
        </w:rPr>
        <w:t>:</w:t>
      </w:r>
      <w:r w:rsidR="00AB5CCC" w:rsidRPr="00EE580E">
        <w:t xml:space="preserve"> Una vez se tiene la armadura, se puede empezar a construir sobre ella. El primer bloque que se construye surge de la clase de la universidad de Jaén, como son los tests sociométricos.</w:t>
      </w:r>
    </w:p>
    <w:p w14:paraId="2BCDC821" w14:textId="77777777" w:rsidR="00AB5CCC" w:rsidRPr="00EE580E" w:rsidRDefault="00AB5CCC" w:rsidP="00AB5CCC">
      <w:pPr>
        <w:pStyle w:val="Contenidodelmarco"/>
        <w:spacing w:afterLines="120" w:after="288" w:line="360" w:lineRule="auto"/>
        <w:ind w:firstLine="0"/>
        <w:rPr>
          <w:b/>
          <w:bCs/>
        </w:rPr>
      </w:pPr>
    </w:p>
    <w:p w14:paraId="57ADE113" w14:textId="77777777" w:rsidR="0080561C" w:rsidRPr="00EE580E" w:rsidRDefault="00AB5CCC" w:rsidP="00AB5CCC">
      <w:pPr>
        <w:pStyle w:val="Contenidodelmarco"/>
        <w:spacing w:afterLines="120" w:after="288" w:line="360" w:lineRule="auto"/>
      </w:pPr>
      <w:r w:rsidRPr="00EE580E">
        <w:t xml:space="preserve">A futuro, estos test serán un eslabón más en la consecución del objetivo final, que es la de generar grupos de manera automática. </w:t>
      </w:r>
      <w:r w:rsidR="0080561C" w:rsidRPr="00EE580E">
        <w:t>Un siguiente trabajo terminaría con los requisitos que no se han podido cumplir en este trabajo.</w:t>
      </w:r>
    </w:p>
    <w:p w14:paraId="4B2D266A" w14:textId="6EB6B25C" w:rsidR="00BC35D0" w:rsidRPr="00EE580E" w:rsidRDefault="0080561C" w:rsidP="00AB5CCC">
      <w:pPr>
        <w:pStyle w:val="Contenidodelmarco"/>
        <w:spacing w:afterLines="120" w:after="288" w:line="360" w:lineRule="auto"/>
      </w:pPr>
      <w:r w:rsidRPr="00EE580E">
        <w:t>Quedaría entonces, el perfilado de cada alumno, y la subsiguiente toma de decisiones para la generación de los grupos de manera aleatoria.</w:t>
      </w:r>
      <w:r w:rsidR="00BC35D0" w:rsidRPr="00EE580E">
        <w:br w:type="page"/>
      </w:r>
    </w:p>
    <w:p w14:paraId="1E279A4F" w14:textId="65D0C782" w:rsidR="00BC35D0" w:rsidRPr="00EE580E" w:rsidRDefault="009C39FF" w:rsidP="006607A9">
      <w:pPr>
        <w:pStyle w:val="Ttulo1Plantilla"/>
      </w:pPr>
      <w:bookmarkStart w:id="2580" w:name="_Toc112348078"/>
      <w:commentRangeStart w:id="2581"/>
      <w:r w:rsidRPr="00EE580E">
        <w:t>Conclusiones</w:t>
      </w:r>
      <w:commentRangeEnd w:id="2581"/>
      <w:r w:rsidR="008964E0" w:rsidRPr="00EE580E">
        <w:rPr>
          <w:rStyle w:val="CommentReference"/>
          <w:rFonts w:eastAsiaTheme="minorHAnsi"/>
          <w:color w:val="auto"/>
          <w:lang w:eastAsia="en-US"/>
        </w:rPr>
        <w:commentReference w:id="2581"/>
      </w:r>
      <w:bookmarkEnd w:id="2580"/>
    </w:p>
    <w:p w14:paraId="4DF86C60" w14:textId="77777777" w:rsidR="001B0D9F" w:rsidRPr="00EE580E" w:rsidRDefault="001B0D9F" w:rsidP="00650722">
      <w:pPr>
        <w:pStyle w:val="Ttulo3plantilla"/>
        <w:rPr>
          <w:ins w:id="2582" w:author="MIGUEL FUERTES FERNANDEZ" w:date="2022-08-14T23:09:00Z"/>
        </w:rPr>
      </w:pPr>
      <w:bookmarkStart w:id="2583" w:name="_Hlk112346813"/>
      <w:bookmarkStart w:id="2584" w:name="_Toc112348079"/>
      <w:ins w:id="2585" w:author="MIGUEL FUERTES FERNANDEZ" w:date="2022-08-14T23:09:00Z">
        <w:r w:rsidRPr="00EE580E">
          <w:t>Objetivo principal</w:t>
        </w:r>
        <w:bookmarkEnd w:id="2584"/>
      </w:ins>
    </w:p>
    <w:p w14:paraId="4E626CF3" w14:textId="2A369E17" w:rsidR="001B0D9F" w:rsidRPr="00EE580E" w:rsidRDefault="001B0D9F" w:rsidP="001B0D9F">
      <w:pPr>
        <w:spacing w:afterLines="120" w:after="288" w:line="360" w:lineRule="auto"/>
        <w:rPr>
          <w:ins w:id="2586" w:author="MIGUEL FUERTES FERNANDEZ" w:date="2022-08-14T23:09:00Z"/>
          <w:rFonts w:ascii="Arial" w:hAnsi="Arial" w:cs="Arial"/>
          <w:i/>
          <w:iCs/>
          <w:rPrChange w:id="2587" w:author="MIGUEL FUERTES FERNANDEZ" w:date="2022-08-14T23:11:00Z">
            <w:rPr>
              <w:ins w:id="2588" w:author="MIGUEL FUERTES FERNANDEZ" w:date="2022-08-14T23:09:00Z"/>
              <w:rFonts w:ascii="Arial" w:hAnsi="Arial" w:cs="Arial"/>
            </w:rPr>
          </w:rPrChange>
        </w:rPr>
      </w:pPr>
      <w:ins w:id="2589" w:author="MIGUEL FUERTES FERNANDEZ" w:date="2022-08-14T23:09:00Z">
        <w:r w:rsidRPr="00EE580E">
          <w:rPr>
            <w:rFonts w:ascii="Arial" w:hAnsi="Arial" w:cs="Arial"/>
            <w:i/>
            <w:iCs/>
            <w:rPrChange w:id="2590" w:author="MIGUEL FUERTES FERNANDEZ" w:date="2022-08-14T23:11:00Z">
              <w:rPr>
                <w:rFonts w:ascii="Arial" w:hAnsi="Arial" w:cs="Arial"/>
              </w:rPr>
            </w:rPrChange>
          </w:rPr>
          <w:t>Diseñar una herramienta que permita generar grupos de trabajo teniendo en cuenta las características del alumnado y los objetivos de dicha actividad.</w:t>
        </w:r>
      </w:ins>
    </w:p>
    <w:p w14:paraId="0C5BAA8E" w14:textId="01CDA285" w:rsidR="001B0D9F" w:rsidRPr="00EE580E" w:rsidRDefault="001B0D9F" w:rsidP="001B0D9F">
      <w:pPr>
        <w:spacing w:afterLines="120" w:after="288" w:line="360" w:lineRule="auto"/>
        <w:rPr>
          <w:ins w:id="2591" w:author="MIGUEL FUERTES FERNANDEZ" w:date="2022-08-14T23:10:00Z"/>
          <w:rFonts w:ascii="Arial" w:hAnsi="Arial" w:cs="Arial"/>
        </w:rPr>
      </w:pPr>
      <w:ins w:id="2592" w:author="MIGUEL FUERTES FERNANDEZ" w:date="2022-08-14T23:09:00Z">
        <w:r w:rsidRPr="00EE580E">
          <w:rPr>
            <w:rFonts w:ascii="Arial" w:hAnsi="Arial" w:cs="Arial"/>
          </w:rPr>
          <w:t xml:space="preserve">Referente al objetivo principal, se han sentado bases </w:t>
        </w:r>
      </w:ins>
      <w:ins w:id="2593" w:author="MIGUEL FUERTES FERNANDEZ" w:date="2022-08-14T23:10:00Z">
        <w:r w:rsidRPr="00EE580E">
          <w:rPr>
            <w:rFonts w:ascii="Arial" w:hAnsi="Arial" w:cs="Arial"/>
          </w:rPr>
          <w:t>para la</w:t>
        </w:r>
      </w:ins>
      <w:ins w:id="2594" w:author="MIGUEL FUERTES FERNANDEZ" w:date="2022-08-14T23:09:00Z">
        <w:r w:rsidRPr="00EE580E">
          <w:rPr>
            <w:rFonts w:ascii="Arial" w:hAnsi="Arial" w:cs="Arial"/>
          </w:rPr>
          <w:t xml:space="preserve"> realización de los grupos. Se propone una herramienta organizativa para alumnos y </w:t>
        </w:r>
      </w:ins>
      <w:ins w:id="2595" w:author="MIGUEL FUERTES FERNANDEZ" w:date="2022-08-14T23:10:00Z">
        <w:r w:rsidRPr="00EE580E">
          <w:rPr>
            <w:rFonts w:ascii="Arial" w:hAnsi="Arial" w:cs="Arial"/>
          </w:rPr>
          <w:t>profesores,</w:t>
        </w:r>
      </w:ins>
      <w:ins w:id="2596" w:author="MIGUEL FUERTES FERNANDEZ" w:date="2022-08-14T23:09:00Z">
        <w:r w:rsidRPr="00EE580E">
          <w:rPr>
            <w:rFonts w:ascii="Arial" w:hAnsi="Arial" w:cs="Arial"/>
          </w:rPr>
          <w:t xml:space="preserve"> así como la posibilidad de </w:t>
        </w:r>
      </w:ins>
      <w:ins w:id="2597" w:author="MIGUEL FUERTES FERNANDEZ" w:date="2022-08-14T23:10:00Z">
        <w:r w:rsidRPr="00EE580E">
          <w:rPr>
            <w:rFonts w:ascii="Arial" w:hAnsi="Arial" w:cs="Arial"/>
          </w:rPr>
          <w:t>realizar tests sociométricos y sacar métricas de los alumnos que pertenecen a una clase.</w:t>
        </w:r>
      </w:ins>
    </w:p>
    <w:p w14:paraId="122FBEEB" w14:textId="306CD1EE" w:rsidR="001B0D9F" w:rsidRPr="00EE580E" w:rsidRDefault="001B0D9F" w:rsidP="001B0D9F">
      <w:pPr>
        <w:spacing w:afterLines="120" w:after="288" w:line="360" w:lineRule="auto"/>
        <w:rPr>
          <w:ins w:id="2598" w:author="MIGUEL FUERTES FERNANDEZ" w:date="2022-08-14T23:12:00Z"/>
          <w:rFonts w:ascii="Arial" w:hAnsi="Arial" w:cs="Arial"/>
        </w:rPr>
      </w:pPr>
      <w:ins w:id="2599" w:author="MIGUEL FUERTES FERNANDEZ" w:date="2022-08-14T23:10:00Z">
        <w:r w:rsidRPr="00EE580E">
          <w:rPr>
            <w:rFonts w:ascii="Arial" w:hAnsi="Arial" w:cs="Arial"/>
          </w:rPr>
          <w:t xml:space="preserve">Directamente la generación de grupos </w:t>
        </w:r>
      </w:ins>
      <w:ins w:id="2600" w:author="MIGUEL FUERTES FERNANDEZ" w:date="2022-08-14T23:11:00Z">
        <w:r w:rsidR="0036453C" w:rsidRPr="00EE580E">
          <w:rPr>
            <w:rFonts w:ascii="Arial" w:hAnsi="Arial" w:cs="Arial"/>
          </w:rPr>
          <w:t>aún</w:t>
        </w:r>
      </w:ins>
      <w:ins w:id="2601" w:author="MIGUEL FUERTES FERNANDEZ" w:date="2022-08-14T23:10:00Z">
        <w:r w:rsidRPr="00EE580E">
          <w:rPr>
            <w:rFonts w:ascii="Arial" w:hAnsi="Arial" w:cs="Arial"/>
          </w:rPr>
          <w:t xml:space="preserve"> no se ha desarrollado, pero indirectamente se ha conseguido implementar u</w:t>
        </w:r>
      </w:ins>
      <w:ins w:id="2602" w:author="MIGUEL FUERTES FERNANDEZ" w:date="2022-08-14T23:11:00Z">
        <w:r w:rsidRPr="00EE580E">
          <w:rPr>
            <w:rFonts w:ascii="Arial" w:hAnsi="Arial" w:cs="Arial"/>
          </w:rPr>
          <w:t>n</w:t>
        </w:r>
        <w:r w:rsidR="0036453C" w:rsidRPr="00EE580E">
          <w:rPr>
            <w:rFonts w:ascii="Arial" w:hAnsi="Arial" w:cs="Arial"/>
          </w:rPr>
          <w:t xml:space="preserve"> test sociométrico que da información de cómo </w:t>
        </w:r>
      </w:ins>
      <w:ins w:id="2603" w:author="MIGUEL FUERTES FERNANDEZ" w:date="2022-08-14T23:12:00Z">
        <w:r w:rsidR="0036453C" w:rsidRPr="00EE580E">
          <w:rPr>
            <w:rFonts w:ascii="Arial" w:hAnsi="Arial" w:cs="Arial"/>
          </w:rPr>
          <w:t>está</w:t>
        </w:r>
      </w:ins>
      <w:ins w:id="2604" w:author="MIGUEL FUERTES FERNANDEZ" w:date="2022-08-14T23:11:00Z">
        <w:r w:rsidR="0036453C" w:rsidRPr="00EE580E">
          <w:rPr>
            <w:rFonts w:ascii="Arial" w:hAnsi="Arial" w:cs="Arial"/>
          </w:rPr>
          <w:t xml:space="preserve"> formada la clase, quien es el líder o los lideres, quienes son los marginados </w:t>
        </w:r>
      </w:ins>
      <w:ins w:id="2605" w:author="MIGUEL FUERTES FERNANDEZ" w:date="2022-08-14T23:12:00Z">
        <w:r w:rsidR="0036453C" w:rsidRPr="00EE580E">
          <w:rPr>
            <w:rFonts w:ascii="Arial" w:hAnsi="Arial" w:cs="Arial"/>
          </w:rPr>
          <w:t>o rechazados de la clase, etc.</w:t>
        </w:r>
      </w:ins>
    </w:p>
    <w:p w14:paraId="4DED2A91" w14:textId="6D5D7114" w:rsidR="0036453C" w:rsidRPr="00EE580E" w:rsidRDefault="0036453C" w:rsidP="001B0D9F">
      <w:pPr>
        <w:spacing w:afterLines="120" w:after="288" w:line="360" w:lineRule="auto"/>
        <w:rPr>
          <w:ins w:id="2606" w:author="MIGUEL FUERTES FERNANDEZ" w:date="2022-08-14T23:13:00Z"/>
          <w:rFonts w:ascii="Arial" w:hAnsi="Arial" w:cs="Arial"/>
        </w:rPr>
      </w:pPr>
      <w:ins w:id="2607" w:author="MIGUEL FUERTES FERNANDEZ" w:date="2022-08-14T23:12:00Z">
        <w:r w:rsidRPr="00EE580E">
          <w:rPr>
            <w:rFonts w:ascii="Arial" w:hAnsi="Arial" w:cs="Arial"/>
          </w:rPr>
          <w:t xml:space="preserve">Con esta información el profesor ya se puede hacer una idea del organigrama de la clase y como se ha dicho, si bien la formación de los grupos aun no es automática facilita la vida del profesor, </w:t>
        </w:r>
      </w:ins>
      <w:ins w:id="2608" w:author="MIGUEL FUERTES FERNANDEZ" w:date="2022-08-14T23:13:00Z">
        <w:r w:rsidRPr="00EE580E">
          <w:rPr>
            <w:rFonts w:ascii="Arial" w:hAnsi="Arial" w:cs="Arial"/>
          </w:rPr>
          <w:t>que era otro de los objetivos.</w:t>
        </w:r>
      </w:ins>
    </w:p>
    <w:p w14:paraId="7540BC72" w14:textId="1B91B7CE" w:rsidR="0036453C" w:rsidRPr="00EE580E" w:rsidRDefault="0036453C" w:rsidP="001B0D9F">
      <w:pPr>
        <w:spacing w:afterLines="120" w:after="288" w:line="360" w:lineRule="auto"/>
        <w:rPr>
          <w:ins w:id="2609" w:author="MIGUEL FUERTES FERNANDEZ" w:date="2022-08-14T23:09:00Z"/>
          <w:rFonts w:ascii="Arial" w:hAnsi="Arial" w:cs="Arial"/>
          <w:rPrChange w:id="2610" w:author="MIGUEL FUERTES FERNANDEZ" w:date="2022-08-14T23:14:00Z">
            <w:rPr>
              <w:ins w:id="2611" w:author="MIGUEL FUERTES FERNANDEZ" w:date="2022-08-14T23:09:00Z"/>
              <w:rFonts w:cs="Arial"/>
            </w:rPr>
          </w:rPrChange>
        </w:rPr>
      </w:pPr>
      <w:ins w:id="2612" w:author="MIGUEL FUERTES FERNANDEZ" w:date="2022-08-14T23:13:00Z">
        <w:r w:rsidRPr="00EE580E">
          <w:rPr>
            <w:rFonts w:ascii="Arial" w:hAnsi="Arial" w:cs="Arial"/>
          </w:rPr>
          <w:t xml:space="preserve">Como se menciona en el trabajo hay muchas herramientas que ayudan al alumnado en la consecución de sus objetivos, bien sea en </w:t>
        </w:r>
      </w:ins>
      <w:r w:rsidR="00BB7FE5" w:rsidRPr="00EE580E">
        <w:rPr>
          <w:rFonts w:ascii="Arial" w:hAnsi="Arial" w:cs="Arial"/>
        </w:rPr>
        <w:t>juegos</w:t>
      </w:r>
      <w:ins w:id="2613" w:author="MIGUEL FUERTES FERNANDEZ" w:date="2022-08-14T23:13:00Z">
        <w:r w:rsidRPr="00EE580E">
          <w:rPr>
            <w:rFonts w:ascii="Arial" w:hAnsi="Arial" w:cs="Arial"/>
          </w:rPr>
          <w:t xml:space="preserve">, en sitios web, conocimiento compartido, etc… pero pocas herramientas hay que sean por y para los profesores. </w:t>
        </w:r>
      </w:ins>
      <w:ins w:id="2614" w:author="MIGUEL FUERTES FERNANDEZ" w:date="2022-08-14T23:14:00Z">
        <w:r w:rsidRPr="00EE580E">
          <w:rPr>
            <w:rFonts w:ascii="Arial" w:hAnsi="Arial" w:cs="Arial"/>
          </w:rPr>
          <w:t>Esta que se plantea en el trabajo viene a ser una alternativa.</w:t>
        </w:r>
      </w:ins>
    </w:p>
    <w:p w14:paraId="30FA8A75" w14:textId="77777777" w:rsidR="001B0D9F" w:rsidRPr="00EE580E" w:rsidRDefault="001B0D9F" w:rsidP="00650722">
      <w:pPr>
        <w:pStyle w:val="Ttulo3plantilla"/>
        <w:rPr>
          <w:ins w:id="2615" w:author="MIGUEL FUERTES FERNANDEZ" w:date="2022-08-14T23:09:00Z"/>
        </w:rPr>
      </w:pPr>
      <w:bookmarkStart w:id="2616" w:name="_Toc112348080"/>
      <w:ins w:id="2617" w:author="MIGUEL FUERTES FERNANDEZ" w:date="2022-08-14T23:09:00Z">
        <w:r w:rsidRPr="00EE580E">
          <w:t>Objetivos secundarios</w:t>
        </w:r>
        <w:bookmarkEnd w:id="2616"/>
      </w:ins>
    </w:p>
    <w:p w14:paraId="169E7EBA" w14:textId="3808DD2B" w:rsidR="001B0D9F" w:rsidRPr="00EE580E" w:rsidRDefault="001B0D9F" w:rsidP="001B0D9F">
      <w:pPr>
        <w:pStyle w:val="ListParagraph"/>
        <w:numPr>
          <w:ilvl w:val="0"/>
          <w:numId w:val="25"/>
        </w:numPr>
        <w:spacing w:line="360" w:lineRule="auto"/>
        <w:rPr>
          <w:ins w:id="2618" w:author="MIGUEL FUERTES FERNANDEZ" w:date="2022-08-14T23:16:00Z"/>
          <w:b/>
          <w:bCs/>
          <w:rPrChange w:id="2619" w:author="MIGUEL FUERTES FERNANDEZ" w:date="2022-08-14T23:16:00Z">
            <w:rPr>
              <w:ins w:id="2620" w:author="MIGUEL FUERTES FERNANDEZ" w:date="2022-08-14T23:16:00Z"/>
            </w:rPr>
          </w:rPrChange>
        </w:rPr>
      </w:pPr>
      <w:ins w:id="2621" w:author="MIGUEL FUERTES FERNANDEZ" w:date="2022-08-14T23:09:00Z">
        <w:r w:rsidRPr="00EE580E">
          <w:rPr>
            <w:b/>
            <w:bCs/>
            <w:rPrChange w:id="2622" w:author="MIGUEL FUERTES FERNANDEZ" w:date="2022-08-14T23:14:00Z">
              <w:rPr/>
            </w:rPrChange>
          </w:rPr>
          <w:t>Identificar las principales herramientas TIC empleadas por los docentes y sus usos</w:t>
        </w:r>
      </w:ins>
      <w:ins w:id="2623" w:author="MIGUEL FUERTES FERNANDEZ" w:date="2022-08-14T23:14:00Z">
        <w:r w:rsidR="0036453C" w:rsidRPr="00EE580E">
          <w:rPr>
            <w:b/>
            <w:bCs/>
          </w:rPr>
          <w:t xml:space="preserve">: </w:t>
        </w:r>
        <w:r w:rsidR="0036453C" w:rsidRPr="00EE580E">
          <w:t>Durante el estado de la cuestión se ve un análisis de las herramientas actuales</w:t>
        </w:r>
      </w:ins>
      <w:ins w:id="2624" w:author="MIGUEL FUERTES FERNANDEZ" w:date="2022-08-14T23:15:00Z">
        <w:r w:rsidR="0036453C" w:rsidRPr="00EE580E">
          <w:t xml:space="preserve"> de que disponen los alumnos y los docentes, cuales son sus funciones y cuáles son los posibles huecos que aún están por suplir. Lo que se deduce del estudio, es que hay </w:t>
        </w:r>
      </w:ins>
      <w:ins w:id="2625" w:author="MIGUEL FUERTES FERNANDEZ" w:date="2022-08-14T23:16:00Z">
        <w:r w:rsidR="0036453C" w:rsidRPr="00EE580E">
          <w:t>muchas o bastantes herramientas dedicadas a los alumnos y pocas que ayuden de manera organizativa al docente.</w:t>
        </w:r>
      </w:ins>
    </w:p>
    <w:p w14:paraId="47199044" w14:textId="77777777" w:rsidR="0036453C" w:rsidRPr="00EE580E" w:rsidRDefault="0036453C">
      <w:pPr>
        <w:pStyle w:val="ListParagraph"/>
        <w:spacing w:line="360" w:lineRule="auto"/>
        <w:ind w:firstLine="0"/>
        <w:rPr>
          <w:ins w:id="2626" w:author="MIGUEL FUERTES FERNANDEZ" w:date="2022-08-14T23:09:00Z"/>
          <w:b/>
          <w:bCs/>
          <w:rPrChange w:id="2627" w:author="MIGUEL FUERTES FERNANDEZ" w:date="2022-08-14T23:14:00Z">
            <w:rPr>
              <w:ins w:id="2628" w:author="MIGUEL FUERTES FERNANDEZ" w:date="2022-08-14T23:09:00Z"/>
            </w:rPr>
          </w:rPrChange>
        </w:rPr>
        <w:pPrChange w:id="2629" w:author="MIGUEL FUERTES FERNANDEZ" w:date="2022-08-14T23:16:00Z">
          <w:pPr>
            <w:pStyle w:val="ListParagraph"/>
            <w:numPr>
              <w:numId w:val="25"/>
            </w:numPr>
            <w:spacing w:line="360" w:lineRule="auto"/>
            <w:ind w:hanging="360"/>
          </w:pPr>
        </w:pPrChange>
      </w:pPr>
    </w:p>
    <w:p w14:paraId="1F5BCF4C" w14:textId="7970169A" w:rsidR="005D3750" w:rsidRPr="00EE580E" w:rsidRDefault="001B0D9F" w:rsidP="005D3750">
      <w:pPr>
        <w:pStyle w:val="ListParagraph"/>
        <w:numPr>
          <w:ilvl w:val="0"/>
          <w:numId w:val="25"/>
        </w:numPr>
        <w:spacing w:line="360" w:lineRule="auto"/>
        <w:rPr>
          <w:ins w:id="2630" w:author="MIGUEL FUERTES FERNANDEZ" w:date="2022-08-14T23:19:00Z"/>
          <w:b/>
          <w:bCs/>
          <w:rPrChange w:id="2631" w:author="MIGUEL FUERTES FERNANDEZ" w:date="2022-08-14T23:19:00Z">
            <w:rPr>
              <w:ins w:id="2632" w:author="MIGUEL FUERTES FERNANDEZ" w:date="2022-08-14T23:19:00Z"/>
            </w:rPr>
          </w:rPrChange>
        </w:rPr>
      </w:pPr>
      <w:ins w:id="2633" w:author="MIGUEL FUERTES FERNANDEZ" w:date="2022-08-14T23:09:00Z">
        <w:r w:rsidRPr="00EE580E">
          <w:rPr>
            <w:b/>
            <w:bCs/>
            <w:rPrChange w:id="2634" w:author="MIGUEL FUERTES FERNANDEZ" w:date="2022-08-14T23:16:00Z">
              <w:rPr/>
            </w:rPrChange>
          </w:rPr>
          <w:t>Reconocer las características del aprendizaje cooperativo y la formación de grupos</w:t>
        </w:r>
      </w:ins>
      <w:ins w:id="2635" w:author="MIGUEL FUERTES FERNANDEZ" w:date="2022-08-14T23:16:00Z">
        <w:r w:rsidR="005D3750" w:rsidRPr="00EE580E">
          <w:rPr>
            <w:b/>
            <w:bCs/>
          </w:rPr>
          <w:t xml:space="preserve">: </w:t>
        </w:r>
        <w:r w:rsidR="005D3750" w:rsidRPr="00EE580E">
          <w:t xml:space="preserve">En el apartado de Marco teórico, se puede ver el estudio realizado a tal objetivo. </w:t>
        </w:r>
      </w:ins>
      <w:ins w:id="2636" w:author="MIGUEL FUERTES FERNANDEZ" w:date="2022-08-14T23:17:00Z">
        <w:r w:rsidR="005D3750" w:rsidRPr="00EE580E">
          <w:t>En el se muestran las bondades de trabajo colaborativo y el aprendizaje cooperativo. Es un tema en auge y no es para menos, ya que mediante estas nuevas formas de educación se trabajan virtudes mas allá de las puramente intelectuales, valores que van mas</w:t>
        </w:r>
      </w:ins>
      <w:ins w:id="2637" w:author="MIGUEL FUERTES FERNANDEZ" w:date="2022-08-14T23:18:00Z">
        <w:r w:rsidR="005D3750" w:rsidRPr="00EE580E">
          <w:t xml:space="preserve"> allá de los conocimientos. A tal efecto, hay muchas herramientas y trabajos que apoyan y alaban esta forma de educación. Este trabajo pretende aportar, y en cierta manera lo consigue, una ayuda para la consecución y fomento de esta forma de educación.</w:t>
        </w:r>
      </w:ins>
    </w:p>
    <w:p w14:paraId="5425CDFA" w14:textId="77777777" w:rsidR="005D3750" w:rsidRPr="00EE580E" w:rsidRDefault="005D3750">
      <w:pPr>
        <w:pStyle w:val="ListParagraph"/>
        <w:rPr>
          <w:ins w:id="2638" w:author="MIGUEL FUERTES FERNANDEZ" w:date="2022-08-14T23:19:00Z"/>
          <w:b/>
          <w:bCs/>
          <w:rPrChange w:id="2639" w:author="MIGUEL FUERTES FERNANDEZ" w:date="2022-08-14T23:19:00Z">
            <w:rPr>
              <w:ins w:id="2640" w:author="MIGUEL FUERTES FERNANDEZ" w:date="2022-08-14T23:19:00Z"/>
            </w:rPr>
          </w:rPrChange>
        </w:rPr>
        <w:pPrChange w:id="2641" w:author="MIGUEL FUERTES FERNANDEZ" w:date="2022-08-14T23:19:00Z">
          <w:pPr>
            <w:pStyle w:val="ListParagraph"/>
            <w:numPr>
              <w:numId w:val="25"/>
            </w:numPr>
            <w:spacing w:line="360" w:lineRule="auto"/>
            <w:ind w:hanging="360"/>
          </w:pPr>
        </w:pPrChange>
      </w:pPr>
    </w:p>
    <w:p w14:paraId="5C2009D3" w14:textId="437CF9B7" w:rsidR="005D3750" w:rsidRPr="00EE580E" w:rsidRDefault="005D3750" w:rsidP="005D3750">
      <w:pPr>
        <w:pStyle w:val="ListParagraph"/>
        <w:numPr>
          <w:ilvl w:val="0"/>
          <w:numId w:val="25"/>
        </w:numPr>
        <w:spacing w:line="360" w:lineRule="auto"/>
        <w:rPr>
          <w:ins w:id="2642" w:author="MIGUEL FUERTES FERNANDEZ" w:date="2022-08-14T23:22:00Z"/>
          <w:b/>
          <w:bCs/>
          <w:rPrChange w:id="2643" w:author="MIGUEL FUERTES FERNANDEZ" w:date="2022-08-14T23:22:00Z">
            <w:rPr>
              <w:ins w:id="2644" w:author="MIGUEL FUERTES FERNANDEZ" w:date="2022-08-14T23:22:00Z"/>
            </w:rPr>
          </w:rPrChange>
        </w:rPr>
      </w:pPr>
      <w:bookmarkStart w:id="2645" w:name="_Hlk111412582"/>
      <w:ins w:id="2646" w:author="MIGUEL FUERTES FERNANDEZ" w:date="2022-08-14T23:19:00Z">
        <w:r w:rsidRPr="00EE580E">
          <w:rPr>
            <w:b/>
            <w:bCs/>
          </w:rPr>
          <w:t>Proponer una herramienta organizativa como base para la docencia del profesor donde poder añadir nuevas funcionalidades bajo</w:t>
        </w:r>
      </w:ins>
      <w:ins w:id="2647" w:author="MIGUEL FUERTES FERNANDEZ" w:date="2022-08-14T23:20:00Z">
        <w:r w:rsidRPr="00EE580E">
          <w:rPr>
            <w:b/>
            <w:bCs/>
          </w:rPr>
          <w:t xml:space="preserve"> demanda</w:t>
        </w:r>
        <w:bookmarkEnd w:id="2645"/>
        <w:r w:rsidRPr="00EE580E">
          <w:rPr>
            <w:b/>
            <w:bCs/>
          </w:rPr>
          <w:t xml:space="preserve">: </w:t>
        </w:r>
        <w:r w:rsidRPr="00EE580E">
          <w:t>El primer paso para poder hacer cualquier plataforma es facilitar las bases. En este trabajo, la base es una base de datos con el acceso a la misma donde tener de manera organizada los estu</w:t>
        </w:r>
      </w:ins>
      <w:ins w:id="2648" w:author="MIGUEL FUERTES FERNANDEZ" w:date="2022-08-14T23:21:00Z">
        <w:r w:rsidRPr="00EE580E">
          <w:t xml:space="preserve">diantes, las asignaturas y los profesores. Una vez montado este primer paso, se puede seguir </w:t>
        </w:r>
      </w:ins>
      <w:r w:rsidR="006F3C24" w:rsidRPr="00EE580E">
        <w:t>trabajando, añadiendo</w:t>
      </w:r>
      <w:ins w:id="2649" w:author="MIGUEL FUERTES FERNANDEZ" w:date="2022-08-14T23:21:00Z">
        <w:r w:rsidRPr="00EE580E">
          <w:t xml:space="preserve"> nuevas funcionalidades. Es por esto que este es un trabajo abierto</w:t>
        </w:r>
        <w:r w:rsidR="00530B5D" w:rsidRPr="00EE580E">
          <w:t xml:space="preserve">, no acaba </w:t>
        </w:r>
      </w:ins>
      <w:ins w:id="2650" w:author="MIGUEL FUERTES FERNANDEZ" w:date="2022-08-14T23:22:00Z">
        <w:r w:rsidR="00530B5D" w:rsidRPr="00EE580E">
          <w:t>aquí,</w:t>
        </w:r>
      </w:ins>
      <w:ins w:id="2651" w:author="MIGUEL FUERTES FERNANDEZ" w:date="2022-08-14T23:21:00Z">
        <w:r w:rsidR="00530B5D" w:rsidRPr="00EE580E">
          <w:t xml:space="preserve"> sino que siempre se le pueden añadir nuevas funcionalidades. La base por lo tanto </w:t>
        </w:r>
      </w:ins>
      <w:ins w:id="2652" w:author="MIGUEL FUERTES FERNANDEZ" w:date="2022-08-14T23:22:00Z">
        <w:r w:rsidR="00530B5D" w:rsidRPr="00EE580E">
          <w:t>está</w:t>
        </w:r>
      </w:ins>
      <w:ins w:id="2653" w:author="MIGUEL FUERTES FERNANDEZ" w:date="2022-08-14T23:21:00Z">
        <w:r w:rsidR="00530B5D" w:rsidRPr="00EE580E">
          <w:t xml:space="preserve"> </w:t>
        </w:r>
      </w:ins>
      <w:ins w:id="2654" w:author="MIGUEL FUERTES FERNANDEZ" w:date="2022-08-14T23:22:00Z">
        <w:r w:rsidR="00530B5D" w:rsidRPr="00EE580E">
          <w:t>hecha y con alguna de estas nuevas funcionalidades.</w:t>
        </w:r>
      </w:ins>
    </w:p>
    <w:p w14:paraId="24E4E124" w14:textId="77777777" w:rsidR="00530B5D" w:rsidRPr="00EE580E" w:rsidRDefault="00530B5D">
      <w:pPr>
        <w:pStyle w:val="ListParagraph"/>
        <w:rPr>
          <w:ins w:id="2655" w:author="MIGUEL FUERTES FERNANDEZ" w:date="2022-08-14T23:22:00Z"/>
          <w:b/>
          <w:bCs/>
          <w:rPrChange w:id="2656" w:author="MIGUEL FUERTES FERNANDEZ" w:date="2022-08-14T23:22:00Z">
            <w:rPr>
              <w:ins w:id="2657" w:author="MIGUEL FUERTES FERNANDEZ" w:date="2022-08-14T23:22:00Z"/>
            </w:rPr>
          </w:rPrChange>
        </w:rPr>
        <w:pPrChange w:id="2658" w:author="MIGUEL FUERTES FERNANDEZ" w:date="2022-08-14T23:22:00Z">
          <w:pPr>
            <w:pStyle w:val="ListParagraph"/>
            <w:numPr>
              <w:numId w:val="25"/>
            </w:numPr>
            <w:spacing w:line="360" w:lineRule="auto"/>
            <w:ind w:hanging="360"/>
          </w:pPr>
        </w:pPrChange>
      </w:pPr>
    </w:p>
    <w:p w14:paraId="2CCF39B0" w14:textId="4E5EBCE4" w:rsidR="00530B5D" w:rsidRPr="00EE580E" w:rsidRDefault="00530B5D" w:rsidP="005D3750">
      <w:pPr>
        <w:pStyle w:val="ListParagraph"/>
        <w:numPr>
          <w:ilvl w:val="0"/>
          <w:numId w:val="25"/>
        </w:numPr>
        <w:spacing w:line="360" w:lineRule="auto"/>
        <w:rPr>
          <w:ins w:id="2659" w:author="MIGUEL FUERTES FERNANDEZ" w:date="2022-08-14T23:24:00Z"/>
          <w:b/>
          <w:bCs/>
          <w:rPrChange w:id="2660" w:author="MIGUEL FUERTES FERNANDEZ" w:date="2022-08-14T23:24:00Z">
            <w:rPr>
              <w:ins w:id="2661" w:author="MIGUEL FUERTES FERNANDEZ" w:date="2022-08-14T23:24:00Z"/>
            </w:rPr>
          </w:rPrChange>
        </w:rPr>
      </w:pPr>
      <w:ins w:id="2662" w:author="MIGUEL FUERTES FERNANDEZ" w:date="2022-08-14T23:22:00Z">
        <w:r w:rsidRPr="00EE580E">
          <w:rPr>
            <w:b/>
            <w:bCs/>
          </w:rPr>
          <w:t xml:space="preserve">Realización de test sociométricos como ayuda a la generación de grupos: </w:t>
        </w:r>
      </w:ins>
      <w:ins w:id="2663" w:author="MIGUEL FUERTES FERNANDEZ" w:date="2022-08-14T23:23:00Z">
        <w:r w:rsidRPr="00EE580E">
          <w:t>Una vez sentadas las bases, es el momento de añadir funcionalidades, y la primera que se ha añadido es la de poder realizar tests sociométricos para sacar una representación de la clase.</w:t>
        </w:r>
      </w:ins>
      <w:ins w:id="2664" w:author="MIGUEL FUERTES FERNANDEZ" w:date="2022-08-14T23:24:00Z">
        <w:r w:rsidRPr="00EE580E">
          <w:t xml:space="preserve"> Este objetivo se ha realizado y la plataforma ya permite no solo la gestión de las entidades antes citadas, sino la consecución de unas métricas de popularidad entre los estudiantes gracias a los tests sociométricos.</w:t>
        </w:r>
      </w:ins>
    </w:p>
    <w:p w14:paraId="32C70461" w14:textId="77777777" w:rsidR="00530B5D" w:rsidRPr="00EE580E" w:rsidRDefault="00530B5D">
      <w:pPr>
        <w:pStyle w:val="ListParagraph"/>
        <w:rPr>
          <w:ins w:id="2665" w:author="MIGUEL FUERTES FERNANDEZ" w:date="2022-08-14T23:24:00Z"/>
          <w:b/>
          <w:bCs/>
          <w:rPrChange w:id="2666" w:author="MIGUEL FUERTES FERNANDEZ" w:date="2022-08-14T23:24:00Z">
            <w:rPr>
              <w:ins w:id="2667" w:author="MIGUEL FUERTES FERNANDEZ" w:date="2022-08-14T23:24:00Z"/>
            </w:rPr>
          </w:rPrChange>
        </w:rPr>
        <w:pPrChange w:id="2668" w:author="MIGUEL FUERTES FERNANDEZ" w:date="2022-08-14T23:24:00Z">
          <w:pPr>
            <w:pStyle w:val="ListParagraph"/>
            <w:numPr>
              <w:numId w:val="25"/>
            </w:numPr>
            <w:spacing w:line="360" w:lineRule="auto"/>
            <w:ind w:hanging="360"/>
          </w:pPr>
        </w:pPrChange>
      </w:pPr>
    </w:p>
    <w:p w14:paraId="23814F2C" w14:textId="22BC24AA" w:rsidR="00530B5D" w:rsidRPr="00EE580E" w:rsidRDefault="00530B5D" w:rsidP="00530B5D">
      <w:pPr>
        <w:pStyle w:val="ListParagraph"/>
        <w:numPr>
          <w:ilvl w:val="0"/>
          <w:numId w:val="25"/>
        </w:numPr>
        <w:spacing w:line="360" w:lineRule="auto"/>
        <w:rPr>
          <w:ins w:id="2669" w:author="MIGUEL FUERTES FERNANDEZ" w:date="2022-08-14T23:26:00Z"/>
          <w:b/>
          <w:bCs/>
          <w:rPrChange w:id="2670" w:author="MIGUEL FUERTES FERNANDEZ" w:date="2022-08-14T23:26:00Z">
            <w:rPr>
              <w:ins w:id="2671" w:author="MIGUEL FUERTES FERNANDEZ" w:date="2022-08-14T23:26:00Z"/>
            </w:rPr>
          </w:rPrChange>
        </w:rPr>
      </w:pPr>
      <w:ins w:id="2672" w:author="MIGUEL FUERTES FERNANDEZ" w:date="2022-08-14T23:24:00Z">
        <w:r w:rsidRPr="00EE580E">
          <w:rPr>
            <w:b/>
            <w:bCs/>
            <w:rPrChange w:id="2673" w:author="MIGUEL FUERTES FERNANDEZ" w:date="2022-08-14T23:25:00Z">
              <w:rPr/>
            </w:rPrChange>
          </w:rPr>
          <w:t>Crear una aplicación sencilla de usar y útil para los profesores para poder hacer grupos según las distintas necesidades docentes:</w:t>
        </w:r>
      </w:ins>
      <w:ins w:id="2674" w:author="MIGUEL FUERTES FERNANDEZ" w:date="2022-08-14T23:25:00Z">
        <w:r w:rsidRPr="00EE580E">
          <w:rPr>
            <w:b/>
            <w:bCs/>
          </w:rPr>
          <w:t xml:space="preserve"> </w:t>
        </w:r>
        <w:r w:rsidRPr="00EE580E">
          <w:t>Una buena herramienta no lo es, a menos que sea fácil de utilizar. La herramienta es sencilla, pero a la vez intuitiva y enseña todas sus capacidades</w:t>
        </w:r>
      </w:ins>
      <w:ins w:id="2675" w:author="MIGUEL FUERTES FERNANDEZ" w:date="2022-08-14T23:26:00Z">
        <w:r w:rsidRPr="00EE580E">
          <w:t xml:space="preserve"> con pocos clicks.</w:t>
        </w:r>
      </w:ins>
    </w:p>
    <w:p w14:paraId="2C9D9912" w14:textId="77777777" w:rsidR="00530B5D" w:rsidRPr="00EE580E" w:rsidRDefault="00530B5D">
      <w:pPr>
        <w:pStyle w:val="ListParagraph"/>
        <w:rPr>
          <w:ins w:id="2676" w:author="MIGUEL FUERTES FERNANDEZ" w:date="2022-08-14T23:26:00Z"/>
          <w:b/>
          <w:bCs/>
          <w:rPrChange w:id="2677" w:author="MIGUEL FUERTES FERNANDEZ" w:date="2022-08-14T23:26:00Z">
            <w:rPr>
              <w:ins w:id="2678" w:author="MIGUEL FUERTES FERNANDEZ" w:date="2022-08-14T23:26:00Z"/>
            </w:rPr>
          </w:rPrChange>
        </w:rPr>
        <w:pPrChange w:id="2679" w:author="MIGUEL FUERTES FERNANDEZ" w:date="2022-08-14T23:26:00Z">
          <w:pPr>
            <w:pStyle w:val="ListParagraph"/>
            <w:numPr>
              <w:numId w:val="25"/>
            </w:numPr>
            <w:spacing w:line="360" w:lineRule="auto"/>
            <w:ind w:hanging="360"/>
          </w:pPr>
        </w:pPrChange>
      </w:pPr>
    </w:p>
    <w:p w14:paraId="7CA292E4" w14:textId="77777777" w:rsidR="00947B67" w:rsidRPr="00EE580E" w:rsidRDefault="00947B67">
      <w:pPr>
        <w:rPr>
          <w:ins w:id="2680" w:author="MIGUEL FUERTES FERNANDEZ" w:date="2022-08-14T23:35:00Z"/>
          <w:rFonts w:ascii="Arial" w:eastAsiaTheme="minorEastAsia" w:hAnsi="Arial"/>
          <w:color w:val="808080" w:themeColor="background1" w:themeShade="80"/>
          <w:szCs w:val="24"/>
          <w:lang w:eastAsia="es-ES"/>
        </w:rPr>
      </w:pPr>
      <w:ins w:id="2681" w:author="MIGUEL FUERTES FERNANDEZ" w:date="2022-08-14T23:35:00Z">
        <w:r w:rsidRPr="00EE580E">
          <w:br w:type="page"/>
        </w:r>
      </w:ins>
    </w:p>
    <w:p w14:paraId="26D74C7A" w14:textId="32B8F52D" w:rsidR="00530B5D" w:rsidRPr="00EE580E" w:rsidRDefault="00530B5D">
      <w:pPr>
        <w:pStyle w:val="Ttulo3plantilla"/>
        <w:rPr>
          <w:ins w:id="2682" w:author="MIGUEL FUERTES FERNANDEZ" w:date="2022-08-14T23:19:00Z"/>
        </w:rPr>
        <w:pPrChange w:id="2683" w:author="MIGUEL FUERTES FERNANDEZ" w:date="2022-08-14T23:26:00Z">
          <w:pPr>
            <w:pStyle w:val="ListParagraph"/>
            <w:numPr>
              <w:numId w:val="25"/>
            </w:numPr>
            <w:spacing w:line="360" w:lineRule="auto"/>
            <w:ind w:hanging="360"/>
          </w:pPr>
        </w:pPrChange>
      </w:pPr>
      <w:bookmarkStart w:id="2684" w:name="_Toc112348081"/>
      <w:ins w:id="2685" w:author="MIGUEL FUERTES FERNANDEZ" w:date="2022-08-14T23:26:00Z">
        <w:r w:rsidRPr="00EE580E">
          <w:t>Objetivos no realizados</w:t>
        </w:r>
      </w:ins>
      <w:bookmarkEnd w:id="2684"/>
    </w:p>
    <w:p w14:paraId="4706682B" w14:textId="77777777" w:rsidR="001B0D9F" w:rsidRPr="00EE580E" w:rsidRDefault="001B0D9F" w:rsidP="001B0D9F">
      <w:pPr>
        <w:pStyle w:val="ListParagraph"/>
        <w:numPr>
          <w:ilvl w:val="0"/>
          <w:numId w:val="25"/>
        </w:numPr>
        <w:spacing w:line="360" w:lineRule="auto"/>
        <w:rPr>
          <w:ins w:id="2686" w:author="MIGUEL FUERTES FERNANDEZ" w:date="2022-08-14T23:09:00Z"/>
          <w:i/>
          <w:iCs/>
          <w:rPrChange w:id="2687" w:author="MIGUEL FUERTES FERNANDEZ" w:date="2022-08-14T23:26:00Z">
            <w:rPr>
              <w:ins w:id="2688" w:author="MIGUEL FUERTES FERNANDEZ" w:date="2022-08-14T23:09:00Z"/>
            </w:rPr>
          </w:rPrChange>
        </w:rPr>
      </w:pPr>
      <w:ins w:id="2689" w:author="MIGUEL FUERTES FERNANDEZ" w:date="2022-08-14T23:09:00Z">
        <w:r w:rsidRPr="00EE580E">
          <w:rPr>
            <w:i/>
            <w:iCs/>
            <w:rPrChange w:id="2690" w:author="MIGUEL FUERTES FERNANDEZ" w:date="2022-08-14T23:26:00Z">
              <w:rPr/>
            </w:rPrChange>
          </w:rPr>
          <w:t>Clasificar e identificar características de los alumnos necesarias para la obtención de una clave de rendimiento (Key Performance Indicator, KPI)</w:t>
        </w:r>
      </w:ins>
    </w:p>
    <w:p w14:paraId="5BD7121C" w14:textId="77777777" w:rsidR="001B0D9F" w:rsidRPr="00EE580E" w:rsidRDefault="001B0D9F" w:rsidP="001B0D9F">
      <w:pPr>
        <w:pStyle w:val="ListParagraph"/>
        <w:numPr>
          <w:ilvl w:val="0"/>
          <w:numId w:val="25"/>
        </w:numPr>
        <w:spacing w:line="360" w:lineRule="auto"/>
        <w:rPr>
          <w:ins w:id="2691" w:author="MIGUEL FUERTES FERNANDEZ" w:date="2022-08-14T23:09:00Z"/>
          <w:i/>
          <w:iCs/>
          <w:rPrChange w:id="2692" w:author="MIGUEL FUERTES FERNANDEZ" w:date="2022-08-14T23:26:00Z">
            <w:rPr>
              <w:ins w:id="2693" w:author="MIGUEL FUERTES FERNANDEZ" w:date="2022-08-14T23:09:00Z"/>
            </w:rPr>
          </w:rPrChange>
        </w:rPr>
      </w:pPr>
      <w:ins w:id="2694" w:author="MIGUEL FUERTES FERNANDEZ" w:date="2022-08-14T23:09:00Z">
        <w:r w:rsidRPr="00EE580E">
          <w:rPr>
            <w:i/>
            <w:iCs/>
            <w:rPrChange w:id="2695" w:author="MIGUEL FUERTES FERNANDEZ" w:date="2022-08-14T23:26:00Z">
              <w:rPr/>
            </w:rPrChange>
          </w:rPr>
          <w:t>Diseñar una herramienta que permita perfilar e identificar a los alumnos, sacar KPI interesantes para la categorización y la futura segregación en grupos.</w:t>
        </w:r>
      </w:ins>
    </w:p>
    <w:p w14:paraId="4D27807D" w14:textId="0D3B74D3" w:rsidR="001B0D9F" w:rsidRPr="00EE580E" w:rsidRDefault="001B0D9F" w:rsidP="001B0D9F">
      <w:pPr>
        <w:pStyle w:val="ListParagraph"/>
        <w:numPr>
          <w:ilvl w:val="0"/>
          <w:numId w:val="25"/>
        </w:numPr>
        <w:spacing w:line="360" w:lineRule="auto"/>
        <w:rPr>
          <w:ins w:id="2696" w:author="MIGUEL FUERTES FERNANDEZ" w:date="2022-08-14T23:26:00Z"/>
          <w:i/>
          <w:iCs/>
        </w:rPr>
      </w:pPr>
      <w:ins w:id="2697" w:author="MIGUEL FUERTES FERNANDEZ" w:date="2022-08-14T23:09:00Z">
        <w:r w:rsidRPr="00EE580E">
          <w:rPr>
            <w:i/>
            <w:iCs/>
            <w:rPrChange w:id="2698" w:author="MIGUEL FUERTES FERNANDEZ" w:date="2022-08-14T23:26:00Z">
              <w:rPr/>
            </w:rPrChange>
          </w:rPr>
          <w:t>Hacer una base de datos estadística de observaciones para los posibles resultados de cada combinación, esto es, para el grupo X y la actividad Y, las observaciones del profesor fueron Z y la valoración positiva o negativa.</w:t>
        </w:r>
      </w:ins>
    </w:p>
    <w:bookmarkEnd w:id="2583"/>
    <w:p w14:paraId="3CFD784D" w14:textId="6BED5B4A" w:rsidR="00A12F3F" w:rsidRPr="00EE580E" w:rsidRDefault="00A12F3F" w:rsidP="00720901">
      <w:pPr>
        <w:pStyle w:val="Contenidodelmarco"/>
        <w:spacing w:afterLines="120" w:after="288"/>
        <w:rPr>
          <w:ins w:id="2699" w:author="MIGUEL FUERTES FERNANDEZ" w:date="2022-08-14T23:26:00Z"/>
        </w:rPr>
      </w:pPr>
    </w:p>
    <w:p w14:paraId="0BD41B73" w14:textId="6936CCC0" w:rsidR="00A12F3F" w:rsidRPr="00EE580E" w:rsidRDefault="00A12F3F">
      <w:pPr>
        <w:pStyle w:val="Contenidodelmarco"/>
        <w:spacing w:afterLines="120" w:after="288" w:line="360" w:lineRule="auto"/>
        <w:rPr>
          <w:ins w:id="2700" w:author="MIGUEL FUERTES FERNANDEZ" w:date="2022-08-14T23:28:00Z"/>
        </w:rPr>
        <w:pPrChange w:id="2701" w:author="MIGUEL FUERTES FERNANDEZ" w:date="2022-08-14T23:37:00Z">
          <w:pPr>
            <w:pStyle w:val="Contenidodelmarco"/>
          </w:pPr>
        </w:pPrChange>
      </w:pPr>
      <w:ins w:id="2702" w:author="MIGUEL FUERTES FERNANDEZ" w:date="2022-08-14T23:26:00Z">
        <w:r w:rsidRPr="00EE580E">
          <w:t>Queda</w:t>
        </w:r>
      </w:ins>
      <w:ins w:id="2703" w:author="MIGUEL FUERTES FERNANDEZ" w:date="2022-08-14T23:27:00Z">
        <w:r w:rsidRPr="00EE580E">
          <w:t>n entonces por realizar estos últimos objetivos. Como se ha dicho en este apartado la aplicación queda abierta a posibles mejoras y las bases están sentadas. Con la organización ya mostrada y las relaciones establecidas es fácil para un futuro terminar estos ob</w:t>
        </w:r>
      </w:ins>
      <w:ins w:id="2704" w:author="MIGUEL FUERTES FERNANDEZ" w:date="2022-08-14T23:28:00Z">
        <w:r w:rsidRPr="00EE580E">
          <w:t>jetivos.</w:t>
        </w:r>
      </w:ins>
    </w:p>
    <w:p w14:paraId="7659DB6E" w14:textId="02B55936" w:rsidR="00A12F3F" w:rsidRPr="00EE580E" w:rsidRDefault="00A12F3F">
      <w:pPr>
        <w:pStyle w:val="Contenidodelmarco"/>
        <w:spacing w:afterLines="120" w:after="288" w:line="360" w:lineRule="auto"/>
        <w:rPr>
          <w:ins w:id="2705" w:author="MIGUEL FUERTES FERNANDEZ" w:date="2022-08-14T23:29:00Z"/>
        </w:rPr>
        <w:pPrChange w:id="2706" w:author="MIGUEL FUERTES FERNANDEZ" w:date="2022-08-14T23:37:00Z">
          <w:pPr>
            <w:pStyle w:val="Contenidodelmarco"/>
          </w:pPr>
        </w:pPrChange>
      </w:pPr>
      <w:ins w:id="2707" w:author="MIGUEL FUERTES FERNANDEZ" w:date="2022-08-14T23:28:00Z">
        <w:r w:rsidRPr="00EE580E">
          <w:t>El siguiente paso sería el de elaborar otra entidad “Característica” que aloje las características de los</w:t>
        </w:r>
      </w:ins>
      <w:ins w:id="2708" w:author="MIGUEL FUERTES FERNANDEZ" w:date="2022-08-14T23:29:00Z">
        <w:r w:rsidRPr="00EE580E">
          <w:t xml:space="preserve"> alumnos, identificando a los alumnos por una serie de características y así poder pedir grupos de alumnos que cumplan ciertas características para ciertas actividades.</w:t>
        </w:r>
      </w:ins>
    </w:p>
    <w:p w14:paraId="022C26FE" w14:textId="56111C25" w:rsidR="00A12F3F" w:rsidRPr="00EE580E" w:rsidRDefault="00A12F3F">
      <w:pPr>
        <w:pStyle w:val="Contenidodelmarco"/>
        <w:spacing w:afterLines="120" w:after="288" w:line="360" w:lineRule="auto"/>
        <w:rPr>
          <w:ins w:id="2709" w:author="MIGUEL FUERTES FERNANDEZ" w:date="2022-08-14T23:30:00Z"/>
        </w:rPr>
        <w:pPrChange w:id="2710" w:author="MIGUEL FUERTES FERNANDEZ" w:date="2022-08-14T23:37:00Z">
          <w:pPr>
            <w:pStyle w:val="Contenidodelmarco"/>
          </w:pPr>
        </w:pPrChange>
      </w:pPr>
      <w:ins w:id="2711" w:author="MIGUEL FUERTES FERNANDEZ" w:date="2022-08-14T23:29:00Z">
        <w:r w:rsidRPr="00EE580E">
          <w:t xml:space="preserve">Por lo </w:t>
        </w:r>
      </w:ins>
      <w:ins w:id="2712" w:author="MIGUEL FUERTES FERNANDEZ" w:date="2022-08-14T23:32:00Z">
        <w:r w:rsidR="00947B67" w:rsidRPr="00EE580E">
          <w:t>tanto,</w:t>
        </w:r>
      </w:ins>
      <w:ins w:id="2713" w:author="MIGUEL FUERTES FERNANDEZ" w:date="2022-08-14T23:30:00Z">
        <w:r w:rsidRPr="00EE580E">
          <w:t xml:space="preserve"> otra de las entidades a realizar será la entidad “Actividad” donde identificaríamos una actividad y enumeraríamos las “Características” que harán falta para el grupo para realizar esa actividad.</w:t>
        </w:r>
      </w:ins>
    </w:p>
    <w:p w14:paraId="59519578" w14:textId="3C3AA3B6" w:rsidR="00947B67" w:rsidRPr="00EE580E" w:rsidRDefault="00A12F3F">
      <w:pPr>
        <w:pStyle w:val="Contenidodelmarco"/>
        <w:spacing w:afterLines="120" w:after="288" w:line="360" w:lineRule="auto"/>
        <w:rPr>
          <w:ins w:id="2714" w:author="MIGUEL FUERTES FERNANDEZ" w:date="2022-08-14T23:32:00Z"/>
        </w:rPr>
        <w:pPrChange w:id="2715" w:author="MIGUEL FUERTES FERNANDEZ" w:date="2022-08-14T23:37:00Z">
          <w:pPr>
            <w:pStyle w:val="Contenidodelmarco"/>
          </w:pPr>
        </w:pPrChange>
      </w:pPr>
      <w:ins w:id="2716" w:author="MIGUEL FUERTES FERNANDEZ" w:date="2022-08-14T23:30:00Z">
        <w:r w:rsidRPr="00EE580E">
          <w:t xml:space="preserve">Con esta </w:t>
        </w:r>
      </w:ins>
      <w:ins w:id="2717" w:author="MIGUEL FUERTES FERNANDEZ" w:date="2022-08-14T23:32:00Z">
        <w:r w:rsidR="00947B67" w:rsidRPr="00EE580E">
          <w:t>información</w:t>
        </w:r>
      </w:ins>
      <w:ins w:id="2718" w:author="MIGUEL FUERTES FERNANDEZ" w:date="2022-08-14T23:30:00Z">
        <w:r w:rsidRPr="00EE580E">
          <w:t xml:space="preserve"> el sistema ya </w:t>
        </w:r>
      </w:ins>
      <w:ins w:id="2719" w:author="MIGUEL FUERTES FERNANDEZ" w:date="2022-08-14T23:31:00Z">
        <w:r w:rsidRPr="00EE580E">
          <w:t xml:space="preserve">debería de ser capaz de proponer una serie de grupos para realizar la actividad, atendiendo no solo a los alumnos y sus características, sino también </w:t>
        </w:r>
        <w:r w:rsidR="00947B67" w:rsidRPr="00EE580E">
          <w:t>a los resultados del test sociométrico. Adicion</w:t>
        </w:r>
      </w:ins>
      <w:ins w:id="2720" w:author="MIGUEL FUERTES FERNANDEZ" w:date="2022-08-14T23:32:00Z">
        <w:r w:rsidR="00947B67" w:rsidRPr="00EE580E">
          <w:t>almente se pueden añadir mas restricciones, manuales, por encima del test o de las características de los alumnos.</w:t>
        </w:r>
      </w:ins>
    </w:p>
    <w:p w14:paraId="0F7118C3" w14:textId="0EB761F9" w:rsidR="00947B67" w:rsidRPr="00EE580E" w:rsidRDefault="00947B67">
      <w:pPr>
        <w:pStyle w:val="Contenidodelmarco"/>
        <w:spacing w:afterLines="120" w:after="288" w:line="360" w:lineRule="auto"/>
        <w:rPr>
          <w:ins w:id="2721" w:author="MIGUEL FUERTES FERNANDEZ" w:date="2022-08-14T23:33:00Z"/>
        </w:rPr>
        <w:pPrChange w:id="2722" w:author="MIGUEL FUERTES FERNANDEZ" w:date="2022-08-14T23:37:00Z">
          <w:pPr>
            <w:pStyle w:val="Contenidodelmarco"/>
          </w:pPr>
        </w:pPrChange>
      </w:pPr>
      <w:ins w:id="2723" w:author="MIGUEL FUERTES FERNANDEZ" w:date="2022-08-14T23:32:00Z">
        <w:r w:rsidRPr="00EE580E">
          <w:t>Por último, también se proponía anotar el resultado</w:t>
        </w:r>
      </w:ins>
      <w:ins w:id="2724" w:author="MIGUEL FUERTES FERNANDEZ" w:date="2022-08-14T23:33:00Z">
        <w:r w:rsidRPr="00EE580E">
          <w:t xml:space="preserve"> de la agrupación, en satisfactorio o no satisfactorio y almacenar estos datos anónimos en una tabla de histórico, que a modo de big data recoja todas las permutaciones y que en un futuro ayude a estudios a utilizar los datos para machine learning.</w:t>
        </w:r>
      </w:ins>
    </w:p>
    <w:p w14:paraId="42E232AD" w14:textId="06818436" w:rsidR="00BC35D0" w:rsidRPr="00EE580E" w:rsidRDefault="00947B67" w:rsidP="00833F03">
      <w:pPr>
        <w:pStyle w:val="Contenidodelmarco"/>
        <w:spacing w:afterLines="120" w:after="288" w:line="360" w:lineRule="auto"/>
      </w:pPr>
      <w:ins w:id="2725" w:author="MIGUEL FUERTES FERNANDEZ" w:date="2022-08-14T23:34:00Z">
        <w:r w:rsidRPr="00EE580E">
          <w:t>Estos objetivos han quedado fuera por falta de tiempo. Como propuesta de mejora se propone implementarlos en un futuro y dejar la herramienta gratuita para que vaya generando datos.</w:t>
        </w:r>
      </w:ins>
      <w:commentRangeStart w:id="2726"/>
      <w:del w:id="2727" w:author="MIGUEL FUERTES FERNANDEZ" w:date="2022-08-14T23:35:00Z">
        <w:r w:rsidR="00A01484" w:rsidRPr="00EE580E" w:rsidDel="001462CB">
          <w:delText>Limitaciones y prospectiva</w:delText>
        </w:r>
        <w:commentRangeEnd w:id="2726"/>
        <w:r w:rsidR="008964E0" w:rsidRPr="00EE580E" w:rsidDel="001462CB">
          <w:rPr>
            <w:rStyle w:val="CommentReference"/>
            <w:rFonts w:eastAsiaTheme="minorHAnsi"/>
            <w:lang w:eastAsia="en-US"/>
          </w:rPr>
          <w:commentReference w:id="2726"/>
        </w:r>
      </w:del>
    </w:p>
    <w:p w14:paraId="31B9BCFF" w14:textId="77777777" w:rsidR="00833F03" w:rsidRPr="00EE580E" w:rsidDel="001462CB" w:rsidRDefault="00833F03" w:rsidP="00833F03">
      <w:pPr>
        <w:pStyle w:val="Ttulo1Plantilla"/>
        <w:rPr>
          <w:del w:id="2728" w:author="MIGUEL FUERTES FERNANDEZ" w:date="2022-08-14T23:35:00Z"/>
        </w:rPr>
      </w:pPr>
      <w:bookmarkStart w:id="2729" w:name="_Toc112179911"/>
      <w:bookmarkStart w:id="2730" w:name="_Toc112179988"/>
      <w:bookmarkStart w:id="2731" w:name="_Toc112348082"/>
      <w:bookmarkEnd w:id="2729"/>
      <w:bookmarkEnd w:id="2730"/>
      <w:bookmarkEnd w:id="2731"/>
    </w:p>
    <w:p w14:paraId="7ABF01B1" w14:textId="7E2BB6EE" w:rsidR="00BC35D0" w:rsidRPr="00EE580E" w:rsidDel="001462CB" w:rsidRDefault="008964E0">
      <w:pPr>
        <w:pStyle w:val="Ttulo1Plantilla"/>
        <w:rPr>
          <w:del w:id="2732" w:author="MIGUEL FUERTES FERNANDEZ" w:date="2022-08-14T23:35:00Z"/>
        </w:rPr>
        <w:pPrChange w:id="2733" w:author="MIGUEL FUERTES FERNANDEZ" w:date="2022-08-14T23:35:00Z">
          <w:pPr>
            <w:spacing w:after="120" w:line="360" w:lineRule="auto"/>
            <w:ind w:firstLine="709"/>
            <w:jc w:val="both"/>
          </w:pPr>
        </w:pPrChange>
      </w:pPr>
      <w:del w:id="2734" w:author="MIGUEL FUERTES FERNANDEZ" w:date="2022-08-14T23:35:00Z">
        <w:r w:rsidRPr="00EE580E" w:rsidDel="001462CB">
          <w:delText>Reflexión del autor</w:delText>
        </w:r>
        <w:bookmarkStart w:id="2735" w:name="_Toc112179912"/>
        <w:bookmarkStart w:id="2736" w:name="_Toc112179989"/>
        <w:bookmarkStart w:id="2737" w:name="_Toc112348083"/>
        <w:bookmarkEnd w:id="2735"/>
        <w:bookmarkEnd w:id="2736"/>
        <w:bookmarkEnd w:id="2737"/>
      </w:del>
    </w:p>
    <w:p w14:paraId="7987B85E" w14:textId="520E128B" w:rsidR="002C692C" w:rsidRPr="00EE580E" w:rsidDel="001462CB" w:rsidRDefault="002C692C">
      <w:pPr>
        <w:pStyle w:val="Ttulo1Plantilla"/>
        <w:rPr>
          <w:del w:id="2738" w:author="MIGUEL FUERTES FERNANDEZ" w:date="2022-08-14T23:35:00Z"/>
        </w:rPr>
        <w:pPrChange w:id="2739" w:author="MIGUEL FUERTES FERNANDEZ" w:date="2022-08-14T23:35:00Z">
          <w:pPr>
            <w:spacing w:after="120" w:line="360" w:lineRule="auto"/>
            <w:ind w:firstLine="709"/>
            <w:jc w:val="both"/>
          </w:pPr>
        </w:pPrChange>
      </w:pPr>
      <w:del w:id="2740" w:author="MIGUEL FUERTES FERNANDEZ" w:date="2022-08-14T23:35:00Z">
        <w:r w:rsidRPr="00EE580E" w:rsidDel="001462CB">
          <w:delText>PROPUESTAS DE MEJORA, IDEAL POR SI TENGO QUE LLEGAR A LAS 60 PAGINAS.</w:delText>
        </w:r>
        <w:bookmarkStart w:id="2741" w:name="_Toc112179913"/>
        <w:bookmarkStart w:id="2742" w:name="_Toc112179990"/>
        <w:bookmarkStart w:id="2743" w:name="_Toc112348084"/>
        <w:bookmarkEnd w:id="2741"/>
        <w:bookmarkEnd w:id="2742"/>
        <w:bookmarkEnd w:id="2743"/>
      </w:del>
    </w:p>
    <w:p w14:paraId="0CB0E441" w14:textId="343B1005" w:rsidR="00BC35D0" w:rsidRPr="00EE580E" w:rsidDel="001462CB" w:rsidRDefault="00BC35D0">
      <w:pPr>
        <w:pStyle w:val="Ttulo1Plantilla"/>
        <w:rPr>
          <w:del w:id="2744" w:author="MIGUEL FUERTES FERNANDEZ" w:date="2022-08-14T23:35:00Z"/>
        </w:rPr>
        <w:pPrChange w:id="2745" w:author="MIGUEL FUERTES FERNANDEZ" w:date="2022-08-14T23:35:00Z">
          <w:pPr/>
        </w:pPrChange>
      </w:pPr>
      <w:del w:id="2746" w:author="MIGUEL FUERTES FERNANDEZ" w:date="2022-08-14T23:35:00Z">
        <w:r w:rsidRPr="00EE580E" w:rsidDel="001462CB">
          <w:br w:type="page"/>
        </w:r>
      </w:del>
    </w:p>
    <w:p w14:paraId="79315C50" w14:textId="339813FD" w:rsidR="00BC35D0" w:rsidRPr="00EE580E" w:rsidRDefault="009C39FF" w:rsidP="00833F03">
      <w:pPr>
        <w:pStyle w:val="Ttulo1Plantilla"/>
      </w:pPr>
      <w:bookmarkStart w:id="2747" w:name="_Toc112348085"/>
      <w:commentRangeStart w:id="2748"/>
      <w:r w:rsidRPr="00EE580E">
        <w:t>Bibliografía</w:t>
      </w:r>
      <w:commentRangeEnd w:id="2748"/>
      <w:r w:rsidR="008964E0" w:rsidRPr="00EE580E">
        <w:rPr>
          <w:rStyle w:val="CommentReference"/>
          <w:rFonts w:eastAsiaTheme="minorHAnsi"/>
          <w:color w:val="auto"/>
          <w:lang w:eastAsia="en-US"/>
        </w:rPr>
        <w:commentReference w:id="2748"/>
      </w:r>
      <w:bookmarkEnd w:id="2747"/>
    </w:p>
    <w:p w14:paraId="202A256B" w14:textId="77777777" w:rsidR="00D31FC0" w:rsidRPr="00EE580E" w:rsidRDefault="00F718FD" w:rsidP="00D31FC0">
      <w:pPr>
        <w:pStyle w:val="Bibliography"/>
        <w:rPr>
          <w:rFonts w:ascii="Arial" w:hAnsi="Arial" w:cs="Arial"/>
          <w:szCs w:val="24"/>
          <w:lang w:val="en-GB"/>
        </w:rPr>
      </w:pPr>
      <w:r w:rsidRPr="00EE580E">
        <w:fldChar w:fldCharType="begin"/>
      </w:r>
      <w:r w:rsidR="00D31FC0" w:rsidRPr="00EE580E">
        <w:instrText xml:space="preserve"> ADDIN ZOTERO_BIBL {"uncited":[],"omitted":[],"custom":[]} CSL_BIBLIOGRAPHY </w:instrText>
      </w:r>
      <w:r w:rsidRPr="00EE580E">
        <w:fldChar w:fldCharType="separate"/>
      </w:r>
      <w:r w:rsidR="00D31FC0" w:rsidRPr="00EE580E">
        <w:rPr>
          <w:rFonts w:ascii="Arial" w:hAnsi="Arial" w:cs="Arial"/>
          <w:i/>
          <w:iCs/>
          <w:szCs w:val="24"/>
        </w:rPr>
        <w:t>EL TEST SOCIOMÉTRICO - Procedimiento de nominación de iguales</w:t>
      </w:r>
      <w:r w:rsidR="00D31FC0" w:rsidRPr="00EE580E">
        <w:rPr>
          <w:rFonts w:ascii="Arial" w:hAnsi="Arial" w:cs="Arial"/>
          <w:szCs w:val="24"/>
        </w:rPr>
        <w:t xml:space="preserve">. </w:t>
      </w:r>
      <w:r w:rsidR="00D31FC0" w:rsidRPr="00EE580E">
        <w:rPr>
          <w:rFonts w:ascii="Arial" w:hAnsi="Arial" w:cs="Arial"/>
          <w:szCs w:val="24"/>
          <w:lang w:val="en-GB"/>
        </w:rPr>
        <w:t>(s. f.).</w:t>
      </w:r>
    </w:p>
    <w:p w14:paraId="0BEA354B" w14:textId="77777777" w:rsidR="00D31FC0" w:rsidRPr="00EE580E" w:rsidRDefault="00D31FC0" w:rsidP="00D31FC0">
      <w:pPr>
        <w:pStyle w:val="Bibliography"/>
        <w:rPr>
          <w:rFonts w:ascii="Arial" w:hAnsi="Arial" w:cs="Arial"/>
          <w:szCs w:val="24"/>
          <w:lang w:val="en-GB"/>
        </w:rPr>
      </w:pPr>
      <w:r w:rsidRPr="00EE580E">
        <w:rPr>
          <w:rFonts w:ascii="Arial" w:hAnsi="Arial" w:cs="Arial"/>
          <w:szCs w:val="24"/>
          <w:lang w:val="en-GB"/>
        </w:rPr>
        <w:t xml:space="preserve">Forslund Frykedal, K., &amp; Chiriac, E. H. (2014). Group Work Management in the Classroom. </w:t>
      </w:r>
      <w:r w:rsidRPr="00EE580E">
        <w:rPr>
          <w:rFonts w:ascii="Arial" w:hAnsi="Arial" w:cs="Arial"/>
          <w:i/>
          <w:iCs/>
          <w:szCs w:val="24"/>
          <w:lang w:val="en-GB"/>
        </w:rPr>
        <w:t>Scandinavian Journal of Educational Research</w:t>
      </w:r>
      <w:r w:rsidRPr="00EE580E">
        <w:rPr>
          <w:rFonts w:ascii="Arial" w:hAnsi="Arial" w:cs="Arial"/>
          <w:szCs w:val="24"/>
          <w:lang w:val="en-GB"/>
        </w:rPr>
        <w:t xml:space="preserve">, </w:t>
      </w:r>
      <w:r w:rsidRPr="00EE580E">
        <w:rPr>
          <w:rFonts w:ascii="Arial" w:hAnsi="Arial" w:cs="Arial"/>
          <w:i/>
          <w:iCs/>
          <w:szCs w:val="24"/>
          <w:lang w:val="en-GB"/>
        </w:rPr>
        <w:t>58</w:t>
      </w:r>
      <w:r w:rsidRPr="00EE580E">
        <w:rPr>
          <w:rFonts w:ascii="Arial" w:hAnsi="Arial" w:cs="Arial"/>
          <w:szCs w:val="24"/>
          <w:lang w:val="en-GB"/>
        </w:rPr>
        <w:t>(2), 222-234. https://doi.org/10.1080/00313831.2012.725098</w:t>
      </w:r>
    </w:p>
    <w:p w14:paraId="330B334C" w14:textId="77777777" w:rsidR="00D31FC0" w:rsidRPr="00EE580E" w:rsidRDefault="00D31FC0" w:rsidP="00D31FC0">
      <w:pPr>
        <w:pStyle w:val="Bibliography"/>
        <w:rPr>
          <w:rFonts w:ascii="Arial" w:hAnsi="Arial" w:cs="Arial"/>
          <w:szCs w:val="24"/>
        </w:rPr>
      </w:pPr>
      <w:r w:rsidRPr="00EE580E">
        <w:rPr>
          <w:rFonts w:ascii="Arial" w:hAnsi="Arial" w:cs="Arial"/>
          <w:szCs w:val="24"/>
          <w:lang w:val="en-GB"/>
        </w:rPr>
        <w:t xml:space="preserve">Gámiz Sánchez, V. M., Torres Hernández, N., &amp; Gallego Arrufat, M. J. (2015). </w:t>
      </w:r>
      <w:r w:rsidRPr="00EE580E">
        <w:rPr>
          <w:rFonts w:ascii="Arial" w:hAnsi="Arial" w:cs="Arial"/>
          <w:szCs w:val="24"/>
        </w:rPr>
        <w:t xml:space="preserve">Construcción colaborativa de una e-rúbrica para la autoevaluación formativa en estudios universitarios de pedagogía. </w:t>
      </w:r>
      <w:r w:rsidRPr="00EE580E">
        <w:rPr>
          <w:rFonts w:ascii="Arial" w:hAnsi="Arial" w:cs="Arial"/>
          <w:i/>
          <w:iCs/>
          <w:szCs w:val="24"/>
        </w:rPr>
        <w:t>REDU. Revista de Docencia Universitaria</w:t>
      </w:r>
      <w:r w:rsidRPr="00EE580E">
        <w:rPr>
          <w:rFonts w:ascii="Arial" w:hAnsi="Arial" w:cs="Arial"/>
          <w:szCs w:val="24"/>
        </w:rPr>
        <w:t xml:space="preserve">, </w:t>
      </w:r>
      <w:r w:rsidRPr="00EE580E">
        <w:rPr>
          <w:rFonts w:ascii="Arial" w:hAnsi="Arial" w:cs="Arial"/>
          <w:i/>
          <w:iCs/>
          <w:szCs w:val="24"/>
        </w:rPr>
        <w:t>13</w:t>
      </w:r>
      <w:r w:rsidRPr="00EE580E">
        <w:rPr>
          <w:rFonts w:ascii="Arial" w:hAnsi="Arial" w:cs="Arial"/>
          <w:szCs w:val="24"/>
        </w:rPr>
        <w:t>(1), 319. https://doi.org/10.4995/redu.2015.6438</w:t>
      </w:r>
    </w:p>
    <w:p w14:paraId="4FBBB52A" w14:textId="77777777" w:rsidR="00D31FC0" w:rsidRPr="00EE580E" w:rsidRDefault="00D31FC0" w:rsidP="00D31FC0">
      <w:pPr>
        <w:pStyle w:val="Bibliography"/>
        <w:rPr>
          <w:rFonts w:ascii="Arial" w:hAnsi="Arial" w:cs="Arial"/>
          <w:szCs w:val="24"/>
          <w:lang w:val="en-GB"/>
        </w:rPr>
      </w:pPr>
      <w:r w:rsidRPr="00EE580E">
        <w:rPr>
          <w:rFonts w:ascii="Arial" w:hAnsi="Arial" w:cs="Arial"/>
          <w:szCs w:val="24"/>
        </w:rPr>
        <w:t xml:space="preserve">Grosu, M. (2019). </w:t>
      </w:r>
      <w:r w:rsidRPr="00EE580E">
        <w:rPr>
          <w:rFonts w:ascii="Arial" w:hAnsi="Arial" w:cs="Arial"/>
          <w:szCs w:val="24"/>
          <w:lang w:val="en-GB"/>
        </w:rPr>
        <w:t xml:space="preserve">Sociometric particularities in the social integration of adolescents by practising active forms of tourism. </w:t>
      </w:r>
      <w:r w:rsidRPr="00EE580E">
        <w:rPr>
          <w:rFonts w:ascii="Arial" w:hAnsi="Arial" w:cs="Arial"/>
          <w:i/>
          <w:iCs/>
          <w:szCs w:val="24"/>
          <w:lang w:val="en-GB"/>
        </w:rPr>
        <w:t>The Annals of «Dunarea de Jos» University of Galati Fascicle XV Physical Education and Sport Management</w:t>
      </w:r>
      <w:r w:rsidRPr="00EE580E">
        <w:rPr>
          <w:rFonts w:ascii="Arial" w:hAnsi="Arial" w:cs="Arial"/>
          <w:szCs w:val="24"/>
          <w:lang w:val="en-GB"/>
        </w:rPr>
        <w:t xml:space="preserve">, </w:t>
      </w:r>
      <w:r w:rsidRPr="00EE580E">
        <w:rPr>
          <w:rFonts w:ascii="Arial" w:hAnsi="Arial" w:cs="Arial"/>
          <w:i/>
          <w:iCs/>
          <w:szCs w:val="24"/>
          <w:lang w:val="en-GB"/>
        </w:rPr>
        <w:t>1</w:t>
      </w:r>
      <w:r w:rsidRPr="00EE580E">
        <w:rPr>
          <w:rFonts w:ascii="Arial" w:hAnsi="Arial" w:cs="Arial"/>
          <w:szCs w:val="24"/>
          <w:lang w:val="en-GB"/>
        </w:rPr>
        <w:t>, 26-30. https://doi.org/10.35219/efms.2019.1.05</w:t>
      </w:r>
    </w:p>
    <w:p w14:paraId="6F21DBD4" w14:textId="77777777" w:rsidR="00D31FC0" w:rsidRPr="00EE580E" w:rsidRDefault="00D31FC0" w:rsidP="00D31FC0">
      <w:pPr>
        <w:pStyle w:val="Bibliography"/>
        <w:rPr>
          <w:rFonts w:ascii="Arial" w:hAnsi="Arial" w:cs="Arial"/>
          <w:szCs w:val="24"/>
          <w:lang w:val="en-GB"/>
        </w:rPr>
      </w:pPr>
      <w:r w:rsidRPr="00EE580E">
        <w:rPr>
          <w:rFonts w:ascii="Arial" w:hAnsi="Arial" w:cs="Arial"/>
          <w:szCs w:val="24"/>
          <w:lang w:val="en-GB"/>
        </w:rPr>
        <w:t xml:space="preserve">Harianingsih, I., &amp; Jusoh, Z. (2022). A Review of Studies on Cooperative Learning in Language Classroom seen from Students’ attitudes. </w:t>
      </w:r>
      <w:r w:rsidRPr="00EE580E">
        <w:rPr>
          <w:rFonts w:ascii="Arial" w:hAnsi="Arial" w:cs="Arial"/>
          <w:i/>
          <w:iCs/>
          <w:szCs w:val="24"/>
          <w:lang w:val="en-GB"/>
        </w:rPr>
        <w:t>International Journal of English and Applied Linguistics (IJEAL)</w:t>
      </w:r>
      <w:r w:rsidRPr="00EE580E">
        <w:rPr>
          <w:rFonts w:ascii="Arial" w:hAnsi="Arial" w:cs="Arial"/>
          <w:szCs w:val="24"/>
          <w:lang w:val="en-GB"/>
        </w:rPr>
        <w:t xml:space="preserve">, </w:t>
      </w:r>
      <w:r w:rsidRPr="00EE580E">
        <w:rPr>
          <w:rFonts w:ascii="Arial" w:hAnsi="Arial" w:cs="Arial"/>
          <w:i/>
          <w:iCs/>
          <w:szCs w:val="24"/>
          <w:lang w:val="en-GB"/>
        </w:rPr>
        <w:t>2</w:t>
      </w:r>
      <w:r w:rsidRPr="00EE580E">
        <w:rPr>
          <w:rFonts w:ascii="Arial" w:hAnsi="Arial" w:cs="Arial"/>
          <w:szCs w:val="24"/>
          <w:lang w:val="en-GB"/>
        </w:rPr>
        <w:t>(1), 62-74. https://doi.org/10.47709/ijeal.v2i1.1423</w:t>
      </w:r>
    </w:p>
    <w:p w14:paraId="00FB507A" w14:textId="77777777" w:rsidR="00D31FC0" w:rsidRPr="00EE580E" w:rsidRDefault="00D31FC0" w:rsidP="00D31FC0">
      <w:pPr>
        <w:pStyle w:val="Bibliography"/>
        <w:rPr>
          <w:rFonts w:ascii="Arial" w:hAnsi="Arial" w:cs="Arial"/>
          <w:szCs w:val="24"/>
        </w:rPr>
      </w:pPr>
      <w:r w:rsidRPr="00EE580E">
        <w:rPr>
          <w:rFonts w:ascii="Arial" w:hAnsi="Arial" w:cs="Arial"/>
          <w:szCs w:val="24"/>
        </w:rPr>
        <w:t xml:space="preserve">Herrada Valverde, R. I., &amp; Baños Navarro, R. (2018). Aprendizaje cooperativo a través de las nuevas tecnologías: Una revisión. </w:t>
      </w:r>
      <w:r w:rsidRPr="00EE580E">
        <w:rPr>
          <w:rFonts w:ascii="Arial" w:hAnsi="Arial" w:cs="Arial"/>
          <w:i/>
          <w:iCs/>
          <w:szCs w:val="24"/>
        </w:rPr>
        <w:t>@tic. revista d’innovació educativa</w:t>
      </w:r>
      <w:r w:rsidRPr="00EE580E">
        <w:rPr>
          <w:rFonts w:ascii="Arial" w:hAnsi="Arial" w:cs="Arial"/>
          <w:szCs w:val="24"/>
        </w:rPr>
        <w:t xml:space="preserve">, </w:t>
      </w:r>
      <w:r w:rsidRPr="00EE580E">
        <w:rPr>
          <w:rFonts w:ascii="Arial" w:hAnsi="Arial" w:cs="Arial"/>
          <w:i/>
          <w:iCs/>
          <w:szCs w:val="24"/>
        </w:rPr>
        <w:t>20</w:t>
      </w:r>
      <w:r w:rsidRPr="00EE580E">
        <w:rPr>
          <w:rFonts w:ascii="Arial" w:hAnsi="Arial" w:cs="Arial"/>
          <w:szCs w:val="24"/>
        </w:rPr>
        <w:t>, 16. https://doi.org/10.7203/attic.20.11266</w:t>
      </w:r>
    </w:p>
    <w:p w14:paraId="444B008F" w14:textId="77777777" w:rsidR="00D31FC0" w:rsidRPr="00EE580E" w:rsidRDefault="00D31FC0" w:rsidP="00D31FC0">
      <w:pPr>
        <w:pStyle w:val="Bibliography"/>
        <w:rPr>
          <w:rFonts w:ascii="Arial" w:hAnsi="Arial" w:cs="Arial"/>
          <w:szCs w:val="24"/>
        </w:rPr>
      </w:pPr>
      <w:r w:rsidRPr="00EE580E">
        <w:rPr>
          <w:rFonts w:ascii="Arial" w:hAnsi="Arial" w:cs="Arial"/>
          <w:szCs w:val="24"/>
        </w:rPr>
        <w:t xml:space="preserve">Jiménez Hernández, D., Muñoz Sánchez, P., &amp; Sánchez Giménez, F. S. (2021). La Competencia Digital Docente, una revisión sistemática de los modelos más utilizados. </w:t>
      </w:r>
      <w:r w:rsidRPr="00EE580E">
        <w:rPr>
          <w:rFonts w:ascii="Arial" w:hAnsi="Arial" w:cs="Arial"/>
          <w:i/>
          <w:iCs/>
          <w:szCs w:val="24"/>
        </w:rPr>
        <w:t>Revista Interuniversitaria de Investigación en Tecnología Educativa</w:t>
      </w:r>
      <w:r w:rsidRPr="00EE580E">
        <w:rPr>
          <w:rFonts w:ascii="Arial" w:hAnsi="Arial" w:cs="Arial"/>
          <w:szCs w:val="24"/>
        </w:rPr>
        <w:t>, 105-120. https://doi.org/10.6018/riite.472351</w:t>
      </w:r>
    </w:p>
    <w:p w14:paraId="0C61362F" w14:textId="77777777" w:rsidR="00D31FC0" w:rsidRPr="00EE580E" w:rsidRDefault="00D31FC0" w:rsidP="00D31FC0">
      <w:pPr>
        <w:pStyle w:val="Bibliography"/>
        <w:rPr>
          <w:rFonts w:ascii="Arial" w:hAnsi="Arial" w:cs="Arial"/>
          <w:szCs w:val="24"/>
          <w:lang w:val="en-GB"/>
        </w:rPr>
      </w:pPr>
      <w:r w:rsidRPr="00EE580E">
        <w:rPr>
          <w:rFonts w:ascii="Arial" w:hAnsi="Arial" w:cs="Arial"/>
          <w:szCs w:val="24"/>
          <w:lang w:val="en-GB"/>
        </w:rPr>
        <w:t xml:space="preserve">Johnson, D. W., &amp; Johnson, R. T. (1989). Cooperative Learning: What Special Education Teachers Need to Know. </w:t>
      </w:r>
      <w:r w:rsidRPr="00EE580E">
        <w:rPr>
          <w:rFonts w:ascii="Arial" w:hAnsi="Arial" w:cs="Arial"/>
          <w:i/>
          <w:iCs/>
          <w:szCs w:val="24"/>
          <w:lang w:val="en-GB"/>
        </w:rPr>
        <w:t>The Pointer</w:t>
      </w:r>
      <w:r w:rsidRPr="00EE580E">
        <w:rPr>
          <w:rFonts w:ascii="Arial" w:hAnsi="Arial" w:cs="Arial"/>
          <w:szCs w:val="24"/>
          <w:lang w:val="en-GB"/>
        </w:rPr>
        <w:t xml:space="preserve">, </w:t>
      </w:r>
      <w:r w:rsidRPr="00EE580E">
        <w:rPr>
          <w:rFonts w:ascii="Arial" w:hAnsi="Arial" w:cs="Arial"/>
          <w:i/>
          <w:iCs/>
          <w:szCs w:val="24"/>
          <w:lang w:val="en-GB"/>
        </w:rPr>
        <w:t>33</w:t>
      </w:r>
      <w:r w:rsidRPr="00EE580E">
        <w:rPr>
          <w:rFonts w:ascii="Arial" w:hAnsi="Arial" w:cs="Arial"/>
          <w:szCs w:val="24"/>
          <w:lang w:val="en-GB"/>
        </w:rPr>
        <w:t>(2), 5-11. https://doi.org/10.1080/05544246.1989.9945370</w:t>
      </w:r>
    </w:p>
    <w:p w14:paraId="08686BEA" w14:textId="77777777" w:rsidR="00D31FC0" w:rsidRPr="00EE580E" w:rsidRDefault="00D31FC0" w:rsidP="00D31FC0">
      <w:pPr>
        <w:pStyle w:val="Bibliography"/>
        <w:rPr>
          <w:rFonts w:ascii="Arial" w:hAnsi="Arial" w:cs="Arial"/>
          <w:szCs w:val="24"/>
          <w:lang w:val="en-GB"/>
        </w:rPr>
      </w:pPr>
      <w:r w:rsidRPr="00EE580E">
        <w:rPr>
          <w:rFonts w:ascii="Arial" w:hAnsi="Arial" w:cs="Arial"/>
          <w:szCs w:val="24"/>
          <w:lang w:val="en-GB"/>
        </w:rPr>
        <w:lastRenderedPageBreak/>
        <w:t xml:space="preserve">Lynn Brown, C. (2021). Literature Review: Effect of Cooperative Learning on Intrinsic Motivation. </w:t>
      </w:r>
      <w:r w:rsidRPr="00EE580E">
        <w:rPr>
          <w:rFonts w:ascii="Arial" w:hAnsi="Arial" w:cs="Arial"/>
          <w:i/>
          <w:iCs/>
          <w:szCs w:val="24"/>
          <w:lang w:val="en-GB"/>
        </w:rPr>
        <w:t>International Journal of Research and Scientific Innovation</w:t>
      </w:r>
      <w:r w:rsidRPr="00EE580E">
        <w:rPr>
          <w:rFonts w:ascii="Arial" w:hAnsi="Arial" w:cs="Arial"/>
          <w:szCs w:val="24"/>
          <w:lang w:val="en-GB"/>
        </w:rPr>
        <w:t xml:space="preserve">, </w:t>
      </w:r>
      <w:r w:rsidRPr="00EE580E">
        <w:rPr>
          <w:rFonts w:ascii="Arial" w:hAnsi="Arial" w:cs="Arial"/>
          <w:i/>
          <w:iCs/>
          <w:szCs w:val="24"/>
          <w:lang w:val="en-GB"/>
        </w:rPr>
        <w:t>08</w:t>
      </w:r>
      <w:r w:rsidRPr="00EE580E">
        <w:rPr>
          <w:rFonts w:ascii="Arial" w:hAnsi="Arial" w:cs="Arial"/>
          <w:szCs w:val="24"/>
          <w:lang w:val="en-GB"/>
        </w:rPr>
        <w:t>(07), 01-07. https://doi.org/10.51244/IJRSI.2021.8701</w:t>
      </w:r>
    </w:p>
    <w:p w14:paraId="2900A462" w14:textId="77777777" w:rsidR="00D31FC0" w:rsidRPr="00EE580E" w:rsidRDefault="00D31FC0" w:rsidP="00D31FC0">
      <w:pPr>
        <w:pStyle w:val="Bibliography"/>
        <w:rPr>
          <w:rFonts w:ascii="Arial" w:hAnsi="Arial" w:cs="Arial"/>
          <w:szCs w:val="24"/>
        </w:rPr>
      </w:pPr>
      <w:r w:rsidRPr="00EE580E">
        <w:rPr>
          <w:rFonts w:ascii="Arial" w:hAnsi="Arial" w:cs="Arial"/>
          <w:szCs w:val="24"/>
        </w:rPr>
        <w:t xml:space="preserve">madreshoy.com. (s. f.). </w:t>
      </w:r>
      <w:r w:rsidRPr="00EE580E">
        <w:rPr>
          <w:rFonts w:ascii="Arial" w:hAnsi="Arial" w:cs="Arial"/>
          <w:i/>
          <w:iCs/>
          <w:szCs w:val="24"/>
        </w:rPr>
        <w:t>Aprendizaje Colaborativo</w:t>
      </w:r>
      <w:r w:rsidRPr="00EE580E">
        <w:rPr>
          <w:rFonts w:ascii="Arial" w:hAnsi="Arial" w:cs="Arial"/>
          <w:szCs w:val="24"/>
        </w:rPr>
        <w:t>. https://madreshoy.com/wp-content/uploads/2020/07/Aprendizaje_cooperativo.png</w:t>
      </w:r>
    </w:p>
    <w:p w14:paraId="18AF1C2B" w14:textId="77777777" w:rsidR="00D31FC0" w:rsidRPr="00EE580E" w:rsidRDefault="00D31FC0" w:rsidP="00D31FC0">
      <w:pPr>
        <w:pStyle w:val="Bibliography"/>
        <w:rPr>
          <w:rFonts w:ascii="Arial" w:hAnsi="Arial" w:cs="Arial"/>
          <w:szCs w:val="24"/>
        </w:rPr>
      </w:pPr>
      <w:r w:rsidRPr="00EE580E">
        <w:rPr>
          <w:rFonts w:ascii="Arial" w:hAnsi="Arial" w:cs="Arial"/>
          <w:szCs w:val="24"/>
        </w:rPr>
        <w:t xml:space="preserve">Morales Vera, C. F., Reyes Suárez, L. X., Medina Suarez, M. N., &amp; Villon Cruz, A. R. (2019). Competencias digitales en docentes: Desafío de la educación superior. </w:t>
      </w:r>
      <w:r w:rsidRPr="00EE580E">
        <w:rPr>
          <w:rFonts w:ascii="Arial" w:hAnsi="Arial" w:cs="Arial"/>
          <w:i/>
          <w:iCs/>
          <w:szCs w:val="24"/>
        </w:rPr>
        <w:t>RECIAMUC</w:t>
      </w:r>
      <w:r w:rsidRPr="00EE580E">
        <w:rPr>
          <w:rFonts w:ascii="Arial" w:hAnsi="Arial" w:cs="Arial"/>
          <w:szCs w:val="24"/>
        </w:rPr>
        <w:t xml:space="preserve">, </w:t>
      </w:r>
      <w:r w:rsidRPr="00EE580E">
        <w:rPr>
          <w:rFonts w:ascii="Arial" w:hAnsi="Arial" w:cs="Arial"/>
          <w:i/>
          <w:iCs/>
          <w:szCs w:val="24"/>
        </w:rPr>
        <w:t>3</w:t>
      </w:r>
      <w:r w:rsidRPr="00EE580E">
        <w:rPr>
          <w:rFonts w:ascii="Arial" w:hAnsi="Arial" w:cs="Arial"/>
          <w:szCs w:val="24"/>
        </w:rPr>
        <w:t>(3), 1006-1034. https://doi.org/10.26820/reciamuc/3.(3).julio.2019.1006-1034</w:t>
      </w:r>
    </w:p>
    <w:p w14:paraId="10D86BED" w14:textId="77777777" w:rsidR="00D31FC0" w:rsidRPr="00EE580E" w:rsidRDefault="00D31FC0" w:rsidP="00D31FC0">
      <w:pPr>
        <w:pStyle w:val="Bibliography"/>
        <w:rPr>
          <w:rFonts w:ascii="Arial" w:hAnsi="Arial" w:cs="Arial"/>
          <w:szCs w:val="24"/>
        </w:rPr>
      </w:pPr>
      <w:r w:rsidRPr="00EE580E">
        <w:rPr>
          <w:rFonts w:ascii="Arial" w:hAnsi="Arial" w:cs="Arial"/>
          <w:szCs w:val="24"/>
        </w:rPr>
        <w:t xml:space="preserve">Morrisey. (2007). </w:t>
      </w:r>
      <w:r w:rsidRPr="00EE580E">
        <w:rPr>
          <w:rFonts w:ascii="Arial" w:hAnsi="Arial" w:cs="Arial"/>
          <w:i/>
          <w:iCs/>
          <w:szCs w:val="24"/>
        </w:rPr>
        <w:t>El uso de TIC en la enseñanza y el aprendizaje. Cuestiones y desafíos</w:t>
      </w:r>
      <w:r w:rsidRPr="00EE580E">
        <w:rPr>
          <w:rFonts w:ascii="Arial" w:hAnsi="Arial" w:cs="Arial"/>
          <w:szCs w:val="24"/>
        </w:rPr>
        <w:t>.</w:t>
      </w:r>
    </w:p>
    <w:p w14:paraId="59B10F74" w14:textId="77777777" w:rsidR="00D31FC0" w:rsidRPr="00EE580E" w:rsidRDefault="00D31FC0" w:rsidP="00D31FC0">
      <w:pPr>
        <w:pStyle w:val="Bibliography"/>
        <w:rPr>
          <w:rFonts w:ascii="Arial" w:hAnsi="Arial" w:cs="Arial"/>
          <w:szCs w:val="24"/>
          <w:lang w:val="en-GB"/>
        </w:rPr>
      </w:pPr>
      <w:r w:rsidRPr="00EE580E">
        <w:rPr>
          <w:rFonts w:ascii="Arial" w:hAnsi="Arial" w:cs="Arial"/>
          <w:szCs w:val="24"/>
        </w:rPr>
        <w:t xml:space="preserve">Pertegal Felices, M. L., &amp; Lorenzo Lledó, G. (2019). Gamificación en el aula a través de las TIC. </w:t>
      </w:r>
      <w:r w:rsidRPr="00EE580E">
        <w:rPr>
          <w:rFonts w:ascii="Arial" w:hAnsi="Arial" w:cs="Arial"/>
          <w:i/>
          <w:iCs/>
          <w:szCs w:val="24"/>
          <w:lang w:val="en-GB"/>
        </w:rPr>
        <w:t>International Journal of Developmental and Educational Psychology. Revista INFAD de Psicología.</w:t>
      </w:r>
      <w:r w:rsidRPr="00EE580E">
        <w:rPr>
          <w:rFonts w:ascii="Arial" w:hAnsi="Arial" w:cs="Arial"/>
          <w:szCs w:val="24"/>
          <w:lang w:val="en-GB"/>
        </w:rPr>
        <w:t xml:space="preserve">, </w:t>
      </w:r>
      <w:r w:rsidRPr="00EE580E">
        <w:rPr>
          <w:rFonts w:ascii="Arial" w:hAnsi="Arial" w:cs="Arial"/>
          <w:i/>
          <w:iCs/>
          <w:szCs w:val="24"/>
          <w:lang w:val="en-GB"/>
        </w:rPr>
        <w:t>3</w:t>
      </w:r>
      <w:r w:rsidRPr="00EE580E">
        <w:rPr>
          <w:rFonts w:ascii="Arial" w:hAnsi="Arial" w:cs="Arial"/>
          <w:szCs w:val="24"/>
          <w:lang w:val="en-GB"/>
        </w:rPr>
        <w:t>(1), 553. https://doi.org/10.17060/ijodaep.2019.n1.v3.1535</w:t>
      </w:r>
    </w:p>
    <w:p w14:paraId="78AAC35B" w14:textId="77777777" w:rsidR="00D31FC0" w:rsidRPr="00EE580E" w:rsidRDefault="00D31FC0" w:rsidP="00D31FC0">
      <w:pPr>
        <w:pStyle w:val="Bibliography"/>
        <w:rPr>
          <w:rFonts w:ascii="Arial" w:hAnsi="Arial" w:cs="Arial"/>
          <w:szCs w:val="24"/>
        </w:rPr>
      </w:pPr>
      <w:r w:rsidRPr="00EE580E">
        <w:rPr>
          <w:rFonts w:ascii="Arial" w:hAnsi="Arial" w:cs="Arial"/>
          <w:szCs w:val="24"/>
        </w:rPr>
        <w:t xml:space="preserve">Prieto, F. P. (2017). </w:t>
      </w:r>
      <w:r w:rsidRPr="00EE580E">
        <w:rPr>
          <w:rFonts w:ascii="Arial" w:hAnsi="Arial" w:cs="Arial"/>
          <w:i/>
          <w:iCs/>
          <w:szCs w:val="24"/>
        </w:rPr>
        <w:t>Experiencia de gamificación TIC para el aula</w:t>
      </w:r>
      <w:r w:rsidRPr="00EE580E">
        <w:rPr>
          <w:rFonts w:ascii="Arial" w:hAnsi="Arial" w:cs="Arial"/>
          <w:szCs w:val="24"/>
        </w:rPr>
        <w:t>. 6.</w:t>
      </w:r>
    </w:p>
    <w:p w14:paraId="4A1581AE" w14:textId="77777777" w:rsidR="00D31FC0" w:rsidRPr="00EE580E" w:rsidRDefault="00D31FC0" w:rsidP="00D31FC0">
      <w:pPr>
        <w:pStyle w:val="Bibliography"/>
        <w:rPr>
          <w:rFonts w:ascii="Arial" w:hAnsi="Arial" w:cs="Arial"/>
          <w:szCs w:val="24"/>
        </w:rPr>
      </w:pPr>
      <w:r w:rsidRPr="00EE580E">
        <w:rPr>
          <w:rFonts w:ascii="Arial" w:hAnsi="Arial" w:cs="Arial"/>
          <w:szCs w:val="24"/>
        </w:rPr>
        <w:t xml:space="preserve">Victoria González, C. (2020). Herramientas TIC para la gamificación en Educación Física. </w:t>
      </w:r>
      <w:r w:rsidRPr="00EE580E">
        <w:rPr>
          <w:rFonts w:ascii="Arial" w:hAnsi="Arial" w:cs="Arial"/>
          <w:i/>
          <w:iCs/>
          <w:szCs w:val="24"/>
        </w:rPr>
        <w:t>Edutec. Revista Electrónica de Tecnología Educativa</w:t>
      </w:r>
      <w:r w:rsidRPr="00EE580E">
        <w:rPr>
          <w:rFonts w:ascii="Arial" w:hAnsi="Arial" w:cs="Arial"/>
          <w:szCs w:val="24"/>
        </w:rPr>
        <w:t xml:space="preserve">, </w:t>
      </w:r>
      <w:r w:rsidRPr="00EE580E">
        <w:rPr>
          <w:rFonts w:ascii="Arial" w:hAnsi="Arial" w:cs="Arial"/>
          <w:i/>
          <w:iCs/>
          <w:szCs w:val="24"/>
        </w:rPr>
        <w:t>71</w:t>
      </w:r>
      <w:r w:rsidRPr="00EE580E">
        <w:rPr>
          <w:rFonts w:ascii="Arial" w:hAnsi="Arial" w:cs="Arial"/>
          <w:szCs w:val="24"/>
        </w:rPr>
        <w:t>, 67-83. https://doi.org/10.21556/edutec.2020.71.1453</w:t>
      </w:r>
    </w:p>
    <w:p w14:paraId="1EF8BE07" w14:textId="0832B566" w:rsidR="00BB364B" w:rsidRPr="00BD62BD" w:rsidRDefault="00F718FD" w:rsidP="00F718FD">
      <w:pPr>
        <w:spacing w:afterLines="120" w:after="288" w:line="360" w:lineRule="auto"/>
        <w:rPr>
          <w:rFonts w:ascii="Arial" w:hAnsi="Arial" w:cs="Arial"/>
        </w:rPr>
      </w:pPr>
      <w:r w:rsidRPr="00EE580E">
        <w:rPr>
          <w:rFonts w:ascii="Arial" w:hAnsi="Arial" w:cs="Arial"/>
        </w:rPr>
        <w:fldChar w:fldCharType="end"/>
      </w:r>
    </w:p>
    <w:sectPr w:rsidR="00BB364B" w:rsidRPr="00BD62BD" w:rsidSect="00CF7A5E">
      <w:footerReference w:type="default" r:id="rId41"/>
      <w:pgSz w:w="11906" w:h="16838" w:code="9"/>
      <w:pgMar w:top="1440" w:right="1440" w:bottom="1440" w:left="1440"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4" w:author="Usuario de Microsoft Office" w:date="2022-02-28T15:35:00Z" w:initials="Office">
    <w:p w14:paraId="5EE2813A" w14:textId="77777777" w:rsidR="007D5314" w:rsidRDefault="007D5314" w:rsidP="007D5314">
      <w:pPr>
        <w:pStyle w:val="CommentText"/>
      </w:pPr>
      <w:r>
        <w:rPr>
          <w:rStyle w:val="CommentReference"/>
        </w:rPr>
        <w:annotationRef/>
      </w:r>
      <w:r>
        <w:t>Si todo se ha escrito con los formatos adecuados dentro del documento, al actualizar esta tabla con botón derecho, se pondrán automáticamente en el formato y las páginas.</w:t>
      </w:r>
    </w:p>
    <w:p w14:paraId="32847180" w14:textId="77777777" w:rsidR="007D5314" w:rsidRDefault="007D5314" w:rsidP="007D5314">
      <w:pPr>
        <w:pStyle w:val="CommentText"/>
      </w:pPr>
      <w:r>
        <w:t>NOTA:</w:t>
      </w:r>
    </w:p>
    <w:p w14:paraId="1E0316C4" w14:textId="77777777" w:rsidR="007D5314" w:rsidRDefault="007D5314" w:rsidP="007D5314">
      <w:pPr>
        <w:pStyle w:val="CommentText"/>
        <w:numPr>
          <w:ilvl w:val="0"/>
          <w:numId w:val="26"/>
        </w:numPr>
      </w:pPr>
      <w:r>
        <w:t>El índice comienza con la introducción (aunque encontremos apartados después, no se incluyen dentro del índice)</w:t>
      </w:r>
    </w:p>
    <w:p w14:paraId="778D19D1" w14:textId="77777777" w:rsidR="007D5314" w:rsidRDefault="007D5314" w:rsidP="007D5314">
      <w:pPr>
        <w:pStyle w:val="CommentText"/>
        <w:numPr>
          <w:ilvl w:val="0"/>
          <w:numId w:val="26"/>
        </w:numPr>
      </w:pPr>
      <w:r>
        <w:t>El índice comienza con la página 1. Las páginas que se encuentran entre el índice y la introducción van con números romanos. (con saltos de página se pueden dividir las cabeceras y la paginación)</w:t>
      </w:r>
    </w:p>
    <w:p w14:paraId="7B24651A" w14:textId="77777777" w:rsidR="007D5314" w:rsidRDefault="007D5314" w:rsidP="007D5314">
      <w:pPr>
        <w:pStyle w:val="CommentText"/>
        <w:numPr>
          <w:ilvl w:val="0"/>
          <w:numId w:val="26"/>
        </w:numPr>
      </w:pPr>
      <w:r>
        <w:rPr>
          <w:i/>
        </w:rPr>
        <w:t>Referencias, tabla de contenido</w:t>
      </w:r>
    </w:p>
  </w:comment>
  <w:comment w:id="125" w:author="MIGUEL FUERTES FERNANDEZ" w:date="2022-08-23T20:46:00Z" w:initials="MFF">
    <w:p w14:paraId="0DEB7C2C" w14:textId="0F9A3EC1" w:rsidR="00C6187C" w:rsidRPr="00BC5F0F" w:rsidRDefault="00C6187C">
      <w:pPr>
        <w:pStyle w:val="CommentText"/>
        <w:rPr>
          <w:strike/>
        </w:rPr>
      </w:pPr>
      <w:r>
        <w:rPr>
          <w:rStyle w:val="CommentReference"/>
        </w:rPr>
        <w:annotationRef/>
      </w:r>
      <w:r w:rsidRPr="00BC5F0F">
        <w:rPr>
          <w:strike/>
        </w:rPr>
        <w:t>Hay que jugar con la tabla… esta pintándola bien, ya que he usado los estilos que nos proporcionais, peeero se ve horrible.</w:t>
      </w:r>
    </w:p>
  </w:comment>
  <w:comment w:id="527" w:author="Usuario de Microsoft Office" w:date="2022-02-28T15:35:00Z" w:initials="Office">
    <w:p w14:paraId="3E479227" w14:textId="77777777" w:rsidR="007D5314" w:rsidRDefault="007D5314" w:rsidP="007D5314">
      <w:pPr>
        <w:pStyle w:val="CommentText"/>
        <w:rPr>
          <w:rStyle w:val="CommentReference"/>
        </w:rPr>
      </w:pPr>
      <w:r>
        <w:rPr>
          <w:rStyle w:val="CommentReference"/>
        </w:rPr>
        <w:t>Con un salto de página se irán poniendo todos los índices necesarios (si se han utilizado):</w:t>
      </w:r>
    </w:p>
    <w:p w14:paraId="5ABEB7CF" w14:textId="77777777" w:rsidR="007D5314" w:rsidRPr="002F66E9" w:rsidRDefault="007D5314" w:rsidP="007D5314">
      <w:pPr>
        <w:pStyle w:val="CommentText"/>
        <w:numPr>
          <w:ilvl w:val="0"/>
          <w:numId w:val="26"/>
        </w:numPr>
        <w:rPr>
          <w:rStyle w:val="CommentReference"/>
          <w:strike/>
        </w:rPr>
      </w:pPr>
      <w:r w:rsidRPr="002F66E9">
        <w:rPr>
          <w:rStyle w:val="CommentReference"/>
          <w:strike/>
        </w:rPr>
        <w:t>Índice de tablas (con títulos y páginas)</w:t>
      </w:r>
    </w:p>
    <w:p w14:paraId="619E71A4" w14:textId="77777777" w:rsidR="007D5314" w:rsidRDefault="007D5314" w:rsidP="007D5314">
      <w:pPr>
        <w:pStyle w:val="CommentText"/>
        <w:numPr>
          <w:ilvl w:val="0"/>
          <w:numId w:val="26"/>
        </w:numPr>
        <w:rPr>
          <w:rStyle w:val="CommentReference"/>
        </w:rPr>
      </w:pPr>
      <w:r w:rsidRPr="002F66E9">
        <w:rPr>
          <w:rStyle w:val="CommentReference"/>
          <w:strike/>
        </w:rPr>
        <w:t>Índice de imágenes (con títulos y páginas)</w:t>
      </w:r>
    </w:p>
    <w:p w14:paraId="167A7A92" w14:textId="77777777" w:rsidR="007D5314" w:rsidRDefault="007D5314" w:rsidP="007D5314">
      <w:pPr>
        <w:pStyle w:val="CommentText"/>
        <w:numPr>
          <w:ilvl w:val="0"/>
          <w:numId w:val="26"/>
        </w:numPr>
      </w:pPr>
      <w:r>
        <w:rPr>
          <w:rStyle w:val="CommentReference"/>
        </w:rPr>
        <w:t>Lista de abreviaturas (solamente con poner ESO ya tienes la primera abreviatura)</w:t>
      </w:r>
    </w:p>
  </w:comment>
  <w:comment w:id="528" w:author="MIGUEL FUERTES FERNANDEZ" w:date="2022-08-23T20:39:00Z" w:initials="MFF">
    <w:p w14:paraId="0574BAA4" w14:textId="1EEF2F5F" w:rsidR="002F66E9" w:rsidRDefault="002F66E9">
      <w:pPr>
        <w:pStyle w:val="CommentText"/>
      </w:pPr>
      <w:r>
        <w:rPr>
          <w:rStyle w:val="CommentReference"/>
        </w:rPr>
        <w:annotationRef/>
      </w:r>
      <w:r>
        <w:t>No tengo abreviaturas, que yo sepa</w:t>
      </w:r>
    </w:p>
  </w:comment>
  <w:comment w:id="719" w:author="Usuario de Microsoft Office" w:date="2022-02-28T15:35:00Z" w:initials="Office">
    <w:p w14:paraId="50241D09" w14:textId="77777777" w:rsidR="000E26C9" w:rsidRDefault="000E26C9">
      <w:pPr>
        <w:pStyle w:val="CommentText"/>
      </w:pPr>
      <w:r>
        <w:rPr>
          <w:rStyle w:val="CommentReference"/>
        </w:rPr>
        <w:annotationRef/>
      </w:r>
      <w:r>
        <w:t>Si todo se ha escrito con los formatos adecuados dentro del documento, al actualizar esta tabla con botón derecho, se pondrán automáticamente en el formato y las páginas.</w:t>
      </w:r>
    </w:p>
    <w:p w14:paraId="147AC9D3" w14:textId="77777777" w:rsidR="000E26C9" w:rsidRDefault="000E26C9">
      <w:pPr>
        <w:pStyle w:val="CommentText"/>
      </w:pPr>
      <w:r>
        <w:t>NOTA:</w:t>
      </w:r>
    </w:p>
    <w:p w14:paraId="459D582D" w14:textId="77777777" w:rsidR="000E26C9" w:rsidRDefault="000E26C9" w:rsidP="00BA1FEA">
      <w:pPr>
        <w:pStyle w:val="CommentText"/>
        <w:numPr>
          <w:ilvl w:val="0"/>
          <w:numId w:val="6"/>
        </w:numPr>
      </w:pPr>
      <w:r>
        <w:t>El índice comienza con la introducción (aunque encontremos apartados después, no se incluyen dentro del índice)</w:t>
      </w:r>
    </w:p>
    <w:p w14:paraId="404C9CDA" w14:textId="77777777" w:rsidR="000E26C9" w:rsidRDefault="000E26C9" w:rsidP="00BA1FEA">
      <w:pPr>
        <w:pStyle w:val="CommentText"/>
        <w:numPr>
          <w:ilvl w:val="0"/>
          <w:numId w:val="6"/>
        </w:numPr>
      </w:pPr>
      <w:r>
        <w:t>El índice comienza con la página 1. Las páginas que se encuentran entre el índice y la introducción van con números romanos. (con saltos de página se pueden dividir las cabeceras y la paginación)</w:t>
      </w:r>
    </w:p>
    <w:p w14:paraId="0CD97946" w14:textId="4C330626" w:rsidR="000E26C9" w:rsidRDefault="000E26C9" w:rsidP="00BA1FEA">
      <w:pPr>
        <w:pStyle w:val="CommentText"/>
        <w:numPr>
          <w:ilvl w:val="0"/>
          <w:numId w:val="6"/>
        </w:numPr>
      </w:pPr>
      <w:r>
        <w:rPr>
          <w:i/>
        </w:rPr>
        <w:t>Referencias, tabla de contenido</w:t>
      </w:r>
    </w:p>
  </w:comment>
  <w:comment w:id="753" w:author="Usuario de Microsoft Office" w:date="2022-02-28T15:35:00Z" w:initials="Office">
    <w:p w14:paraId="562A1D41" w14:textId="77777777" w:rsidR="000E26C9" w:rsidRDefault="000E26C9" w:rsidP="00BA1FEA">
      <w:pPr>
        <w:pStyle w:val="CommentText"/>
        <w:rPr>
          <w:rStyle w:val="CommentReference"/>
        </w:rPr>
      </w:pPr>
      <w:r>
        <w:rPr>
          <w:rStyle w:val="CommentReference"/>
        </w:rPr>
        <w:t>Con un salto de página se irán poniendo todos los índices necesarios (si se han utilizado):</w:t>
      </w:r>
    </w:p>
    <w:p w14:paraId="28B11A16" w14:textId="77777777" w:rsidR="000E26C9" w:rsidRPr="00BA1FEA" w:rsidRDefault="000E26C9" w:rsidP="00BA1FEA">
      <w:pPr>
        <w:pStyle w:val="CommentText"/>
        <w:numPr>
          <w:ilvl w:val="0"/>
          <w:numId w:val="6"/>
        </w:numPr>
        <w:rPr>
          <w:rStyle w:val="CommentReference"/>
          <w:sz w:val="24"/>
          <w:szCs w:val="24"/>
        </w:rPr>
      </w:pPr>
      <w:r>
        <w:rPr>
          <w:rStyle w:val="CommentReference"/>
        </w:rPr>
        <w:t>Índice de tablas (con títulos y páginas)</w:t>
      </w:r>
    </w:p>
    <w:p w14:paraId="2D427ECE" w14:textId="77777777" w:rsidR="000E26C9" w:rsidRPr="00BA1FEA" w:rsidRDefault="000E26C9" w:rsidP="00BA1FEA">
      <w:pPr>
        <w:pStyle w:val="CommentText"/>
        <w:numPr>
          <w:ilvl w:val="0"/>
          <w:numId w:val="6"/>
        </w:numPr>
        <w:rPr>
          <w:rStyle w:val="CommentReference"/>
          <w:sz w:val="24"/>
          <w:szCs w:val="24"/>
        </w:rPr>
      </w:pPr>
      <w:r>
        <w:rPr>
          <w:rStyle w:val="CommentReference"/>
        </w:rPr>
        <w:t>Índice de imágenes (con títulos y páginas)</w:t>
      </w:r>
    </w:p>
    <w:p w14:paraId="6B07833E" w14:textId="6EB2C0CB" w:rsidR="000E26C9" w:rsidRDefault="000E26C9" w:rsidP="00BA1FEA">
      <w:pPr>
        <w:pStyle w:val="CommentText"/>
        <w:numPr>
          <w:ilvl w:val="0"/>
          <w:numId w:val="6"/>
        </w:numPr>
      </w:pPr>
      <w:r>
        <w:rPr>
          <w:rStyle w:val="CommentReference"/>
        </w:rPr>
        <w:t>Lista de abreviaturas (solamente con poner ESO ya tienes la primera abreviatura)</w:t>
      </w:r>
    </w:p>
  </w:comment>
  <w:comment w:id="810" w:author="Usuario de Microsoft Office" w:date="2022-02-28T16:13:00Z" w:initials="Office">
    <w:p w14:paraId="006F70E4" w14:textId="742CA2C7" w:rsidR="000E26C9" w:rsidRDefault="000E26C9" w:rsidP="00932315">
      <w:pPr>
        <w:pStyle w:val="p1"/>
        <w:numPr>
          <w:ilvl w:val="0"/>
          <w:numId w:val="6"/>
        </w:numPr>
      </w:pPr>
      <w:r>
        <w:rPr>
          <w:rStyle w:val="CommentReference"/>
        </w:rPr>
        <w:annotationRef/>
      </w:r>
      <w:r>
        <w:t>Justificación: de dónde sale la idea. Por qué te interesa</w:t>
      </w:r>
    </w:p>
    <w:p w14:paraId="61938A47" w14:textId="78A30552" w:rsidR="000E26C9" w:rsidRDefault="000E26C9" w:rsidP="00932315">
      <w:pPr>
        <w:pStyle w:val="p1"/>
        <w:numPr>
          <w:ilvl w:val="0"/>
          <w:numId w:val="6"/>
        </w:numPr>
      </w:pPr>
      <w:r>
        <w:t>Objetivos: concisos, se empieza en infinitivo (coger palabras de la taxonomía Bloom)</w:t>
      </w:r>
    </w:p>
    <w:p w14:paraId="211019F2" w14:textId="4EB02A4B" w:rsidR="000E26C9" w:rsidRPr="00932315" w:rsidRDefault="000E26C9" w:rsidP="008964E0">
      <w:pPr>
        <w:pStyle w:val="p1"/>
        <w:numPr>
          <w:ilvl w:val="0"/>
          <w:numId w:val="6"/>
        </w:numPr>
      </w:pPr>
      <w:r>
        <w:t>Estructura de la memoria final (los apartados que vendrán después)</w:t>
      </w:r>
    </w:p>
    <w:p w14:paraId="063824C5" w14:textId="3601A82D" w:rsidR="000E26C9" w:rsidRDefault="000E26C9" w:rsidP="00932315">
      <w:pPr>
        <w:pStyle w:val="p1"/>
      </w:pPr>
    </w:p>
    <w:p w14:paraId="115B2ED5" w14:textId="05A905DB" w:rsidR="000E26C9" w:rsidRPr="00932315" w:rsidRDefault="000E26C9" w:rsidP="00932315">
      <w:pPr>
        <w:pStyle w:val="p1"/>
      </w:pPr>
      <w:r>
        <w:rPr>
          <w:rStyle w:val="apple-converted-space"/>
        </w:rPr>
        <w:t>(de 3 a 5 páginas)</w:t>
      </w:r>
    </w:p>
  </w:comment>
  <w:comment w:id="811" w:author="MIGUEL FUERTES FERNANDEZ [2]" w:date="2022-05-09T14:37:00Z" w:initials="MF">
    <w:p w14:paraId="03720A7E" w14:textId="4B7275F7" w:rsidR="000E26C9" w:rsidRDefault="000E26C9">
      <w:r>
        <w:t>Como relleno yo 3 paginas de esto?</w:t>
      </w:r>
      <w:r>
        <w:annotationRef/>
      </w:r>
    </w:p>
  </w:comment>
  <w:comment w:id="812" w:author="Usuario de Microsoft Office" w:date="2022-07-07T20:21:00Z" w:initials="Office">
    <w:p w14:paraId="60D8E6A8" w14:textId="01EC86B0" w:rsidR="000E26C9" w:rsidRDefault="000E26C9">
      <w:pPr>
        <w:pStyle w:val="CommentText"/>
      </w:pPr>
      <w:r>
        <w:rPr>
          <w:rStyle w:val="CommentReference"/>
        </w:rPr>
        <w:annotationRef/>
      </w:r>
      <w:r>
        <w:t>Te he pegado lo que ya te corregí en su momento</w:t>
      </w:r>
    </w:p>
  </w:comment>
  <w:comment w:id="813" w:author="MIGUEL FUERTES FERNANDEZ" w:date="2022-08-24T21:28:00Z" w:initials="MFF">
    <w:p w14:paraId="7723E4E1" w14:textId="77777777" w:rsidR="003A22BC" w:rsidRPr="00CF7A5E" w:rsidRDefault="003A22BC" w:rsidP="003A22BC">
      <w:pPr>
        <w:spacing w:afterLines="120" w:after="288" w:line="360" w:lineRule="auto"/>
        <w:ind w:firstLine="709"/>
        <w:jc w:val="both"/>
        <w:rPr>
          <w:rFonts w:ascii="Arial" w:eastAsiaTheme="minorEastAsia" w:hAnsi="Arial" w:cs="Arial"/>
          <w:szCs w:val="24"/>
          <w:lang w:eastAsia="es-ES"/>
        </w:rPr>
      </w:pPr>
      <w:r>
        <w:rPr>
          <w:rStyle w:val="CommentReference"/>
        </w:rPr>
        <w:annotationRef/>
      </w:r>
      <w:r w:rsidRPr="003A22BC">
        <w:rPr>
          <w:rFonts w:ascii="Arial" w:eastAsiaTheme="minorEastAsia" w:hAnsi="Arial" w:cs="Arial"/>
          <w:szCs w:val="24"/>
          <w:highlight w:val="yellow"/>
          <w:lang w:eastAsia="es-ES"/>
        </w:rPr>
        <w:t>Esta plantilla utiliza tipo de letra Arial tamaño 11 para los párrafos, Arial 11 color gris (50% oscuro) para los títulos de tercer nivel, Arial 14 para los títulos de segundo nivel y Arial 18 (color rojo oscuro) para los títulos de primer nivel. El formato de párrafo es justificado, sangría en la primera línea de 1,25, interlineado 1,5, y espaciado de 6 puntos después del párrafo.</w:t>
      </w:r>
      <w:r w:rsidRPr="003A22BC">
        <w:rPr>
          <w:rStyle w:val="CommentReference"/>
          <w:highlight w:val="yellow"/>
        </w:rPr>
        <w:annotationRef/>
      </w:r>
      <w:r w:rsidRPr="003A22BC">
        <w:rPr>
          <w:rStyle w:val="CommentReference"/>
          <w:highlight w:val="yellow"/>
        </w:rPr>
        <w:annotationRef/>
      </w:r>
    </w:p>
    <w:p w14:paraId="415304E7" w14:textId="37108220" w:rsidR="003A22BC" w:rsidRDefault="003A22BC">
      <w:pPr>
        <w:pStyle w:val="CommentText"/>
      </w:pPr>
    </w:p>
  </w:comment>
  <w:comment w:id="835" w:author="Usuario de Microsoft Office" w:date="2022-05-10T14:52:00Z" w:initials="Office">
    <w:p w14:paraId="4D9DAD59" w14:textId="77777777" w:rsidR="000E26C9" w:rsidRDefault="000E26C9" w:rsidP="000E26C9">
      <w:pPr>
        <w:pStyle w:val="CommentText"/>
      </w:pPr>
      <w:r>
        <w:rPr>
          <w:rStyle w:val="CommentReference"/>
        </w:rPr>
        <w:annotationRef/>
      </w:r>
      <w:r>
        <w:t>Nunca se habla en primera persona, tienes que revisar el documento y cambiarlo a neutro o a tercera.</w:t>
      </w:r>
    </w:p>
  </w:comment>
  <w:comment w:id="1027" w:author="Usuario de Microsoft Office" w:date="2022-02-28T16:15:00Z" w:initials="Office">
    <w:p w14:paraId="25F75D8C" w14:textId="3237C0CA" w:rsidR="000E26C9" w:rsidRDefault="000E26C9" w:rsidP="008964E0">
      <w:pPr>
        <w:pStyle w:val="p1"/>
        <w:rPr>
          <w:rStyle w:val="apple-converted-space"/>
        </w:rPr>
      </w:pPr>
      <w:r>
        <w:rPr>
          <w:rStyle w:val="CommentReference"/>
        </w:rPr>
        <w:annotationRef/>
      </w:r>
      <w:r>
        <w:t>Se revisarán las investigaciones afines realizadas en los últimos años (como muy viejas las del 2010) y se redactará una</w:t>
      </w:r>
      <w:r>
        <w:rPr>
          <w:rStyle w:val="apple-converted-space"/>
        </w:rPr>
        <w:t> </w:t>
      </w:r>
      <w:r>
        <w:t>síntesis descriptiva de las mismas, siempre en relación con el tema que nos ocupa.</w:t>
      </w:r>
      <w:r>
        <w:rPr>
          <w:rStyle w:val="apple-converted-space"/>
        </w:rPr>
        <w:t> ACLAREMOS, se investiga si alguien ha hecho algo parecido a lo que tu quieres hacer, y se analiza. Luego nos permite discutir con lo que hemos hecho nosotros</w:t>
      </w:r>
    </w:p>
    <w:p w14:paraId="40CE7836" w14:textId="77777777" w:rsidR="000E26C9" w:rsidRDefault="000E26C9" w:rsidP="008964E0">
      <w:pPr>
        <w:pStyle w:val="p1"/>
        <w:rPr>
          <w:rStyle w:val="apple-converted-space"/>
        </w:rPr>
      </w:pPr>
      <w:r>
        <w:rPr>
          <w:rStyle w:val="apple-converted-space"/>
        </w:rPr>
        <w:t>Aquí está el grueso de la bibliografía. Vas a trabajar mucho, leer mucho y escribir muy poco. No te desanimes.</w:t>
      </w:r>
    </w:p>
    <w:p w14:paraId="688A0446" w14:textId="77777777" w:rsidR="000E26C9" w:rsidRDefault="000E26C9" w:rsidP="008964E0">
      <w:pPr>
        <w:pStyle w:val="p1"/>
        <w:rPr>
          <w:rStyle w:val="apple-converted-space"/>
        </w:rPr>
      </w:pPr>
      <w:r>
        <w:rPr>
          <w:rStyle w:val="apple-converted-space"/>
        </w:rPr>
        <w:t>Buscadores clave:</w:t>
      </w:r>
    </w:p>
    <w:p w14:paraId="64577EDC" w14:textId="6E29A4F4" w:rsidR="000E26C9" w:rsidRDefault="000E26C9" w:rsidP="008964E0">
      <w:pPr>
        <w:pStyle w:val="p1"/>
        <w:numPr>
          <w:ilvl w:val="0"/>
          <w:numId w:val="6"/>
        </w:numPr>
        <w:rPr>
          <w:rStyle w:val="apple-converted-space"/>
        </w:rPr>
      </w:pPr>
      <w:r>
        <w:rPr>
          <w:rStyle w:val="apple-converted-space"/>
        </w:rPr>
        <w:t>Google schoolar</w:t>
      </w:r>
    </w:p>
    <w:p w14:paraId="57536DC4" w14:textId="2C810F03" w:rsidR="000E26C9" w:rsidRDefault="000E26C9" w:rsidP="008964E0">
      <w:pPr>
        <w:pStyle w:val="p1"/>
        <w:numPr>
          <w:ilvl w:val="0"/>
          <w:numId w:val="6"/>
        </w:numPr>
        <w:rPr>
          <w:rStyle w:val="apple-converted-space"/>
        </w:rPr>
      </w:pPr>
      <w:r>
        <w:rPr>
          <w:rStyle w:val="apple-converted-space"/>
        </w:rPr>
        <w:t>Nebrija</w:t>
      </w:r>
    </w:p>
    <w:p w14:paraId="563C0201" w14:textId="77777777" w:rsidR="000E26C9" w:rsidRDefault="000E26C9" w:rsidP="008964E0">
      <w:pPr>
        <w:pStyle w:val="p1"/>
        <w:rPr>
          <w:rStyle w:val="apple-converted-space"/>
        </w:rPr>
      </w:pPr>
    </w:p>
    <w:p w14:paraId="5725B615" w14:textId="7567274A" w:rsidR="000E26C9" w:rsidRPr="008964E0" w:rsidRDefault="000E26C9" w:rsidP="008964E0">
      <w:pPr>
        <w:pStyle w:val="p1"/>
      </w:pPr>
      <w:r>
        <w:rPr>
          <w:rStyle w:val="apple-converted-space"/>
        </w:rPr>
        <w:t>(de 5 a 10 páginas)</w:t>
      </w:r>
    </w:p>
  </w:comment>
  <w:comment w:id="1028" w:author="MIGUEL FUERTES FERNANDEZ" w:date="2022-08-23T20:49:00Z" w:initials="MFF">
    <w:p w14:paraId="05058A5A" w14:textId="409964D4" w:rsidR="00D564FD" w:rsidRDefault="00D564FD">
      <w:pPr>
        <w:pStyle w:val="CommentText"/>
      </w:pPr>
      <w:r>
        <w:rPr>
          <w:rStyle w:val="CommentReference"/>
        </w:rPr>
        <w:annotationRef/>
      </w:r>
    </w:p>
  </w:comment>
  <w:comment w:id="1033" w:author="MIGUEL FUERTES FERNANDEZ [2]" w:date="2022-06-24T17:17:00Z" w:initials="MFF">
    <w:p w14:paraId="6F4E2089" w14:textId="77777777" w:rsidR="000E26C9" w:rsidRDefault="000E26C9" w:rsidP="000E26C9">
      <w:r>
        <w:rPr>
          <w:rStyle w:val="CommentReference"/>
        </w:rPr>
        <w:annotationRef/>
      </w:r>
      <w:r>
        <w:rPr>
          <w:sz w:val="24"/>
          <w:szCs w:val="24"/>
        </w:rPr>
        <w:t>Morrisey, pero no me aparece en Zotero</w:t>
      </w:r>
    </w:p>
  </w:comment>
  <w:comment w:id="1034" w:author="Usuario de Microsoft Office" w:date="2022-07-07T20:23:00Z" w:initials="Office">
    <w:p w14:paraId="1656D043" w14:textId="6487538C" w:rsidR="000E26C9" w:rsidRDefault="000E26C9">
      <w:pPr>
        <w:pStyle w:val="CommentText"/>
      </w:pPr>
      <w:r>
        <w:rPr>
          <w:rStyle w:val="CommentReference"/>
        </w:rPr>
        <w:annotationRef/>
      </w:r>
      <w:r>
        <w:t>Pon las citas</w:t>
      </w:r>
    </w:p>
  </w:comment>
  <w:comment w:id="1036" w:author="MIGUEL FUERTES FERNANDEZ [2]" w:date="2022-06-24T17:22:00Z" w:initials="MFF">
    <w:p w14:paraId="7CEBB8E6" w14:textId="77777777" w:rsidR="000E26C9" w:rsidRDefault="000E26C9" w:rsidP="000E26C9">
      <w:r>
        <w:rPr>
          <w:rStyle w:val="CommentReference"/>
        </w:rPr>
        <w:annotationRef/>
      </w:r>
      <w:r w:rsidRPr="000E26C9">
        <w:rPr>
          <w:sz w:val="24"/>
          <w:szCs w:val="24"/>
          <w:highlight w:val="yellow"/>
        </w:rPr>
        <w:t>Creo</w:t>
      </w:r>
      <w:r>
        <w:rPr>
          <w:sz w:val="24"/>
          <w:szCs w:val="24"/>
        </w:rPr>
        <w:t xml:space="preserve"> que lo he hecho con zotero, pero sino Pertegal</w:t>
      </w:r>
    </w:p>
  </w:comment>
  <w:comment w:id="1037" w:author="Usuario de Microsoft Office" w:date="2022-07-07T20:24:00Z" w:initials="Office">
    <w:p w14:paraId="369D1B52" w14:textId="2E88E147" w:rsidR="000E26C9" w:rsidRDefault="000E26C9">
      <w:pPr>
        <w:pStyle w:val="CommentText"/>
      </w:pPr>
      <w:r>
        <w:rPr>
          <w:rStyle w:val="CommentReference"/>
        </w:rPr>
        <w:annotationRef/>
      </w:r>
      <w:r>
        <w:t>¿?</w:t>
      </w:r>
    </w:p>
  </w:comment>
  <w:comment w:id="1039" w:author="MIGUEL FUERTES FERNANDEZ [2]" w:date="2022-06-24T17:26:00Z" w:initials="MFF">
    <w:p w14:paraId="1E5908C8" w14:textId="77777777" w:rsidR="000E26C9" w:rsidRDefault="000E26C9" w:rsidP="000E26C9">
      <w:r>
        <w:rPr>
          <w:rStyle w:val="CommentReference"/>
        </w:rPr>
        <w:annotationRef/>
      </w:r>
      <w:r>
        <w:rPr>
          <w:sz w:val="24"/>
          <w:szCs w:val="24"/>
        </w:rPr>
        <w:t>Posada, Pertegal, Victoria</w:t>
      </w:r>
    </w:p>
  </w:comment>
  <w:comment w:id="1040" w:author="MIGUEL FUERTES FERNANDEZ [2]" w:date="2022-06-24T17:26:00Z" w:initials="MFF">
    <w:p w14:paraId="4958A648" w14:textId="77777777" w:rsidR="000E26C9" w:rsidRDefault="000E26C9" w:rsidP="000E26C9">
      <w:r>
        <w:rPr>
          <w:rStyle w:val="CommentReference"/>
        </w:rPr>
        <w:annotationRef/>
      </w:r>
      <w:r>
        <w:rPr>
          <w:sz w:val="24"/>
          <w:szCs w:val="24"/>
        </w:rPr>
        <w:t>Victoria</w:t>
      </w:r>
    </w:p>
  </w:comment>
  <w:comment w:id="1042" w:author="MIGUEL FUERTES FERNANDEZ [2]" w:date="2022-06-24T17:28:00Z" w:initials="MFF">
    <w:p w14:paraId="79D75A76" w14:textId="77777777" w:rsidR="000E26C9" w:rsidRDefault="000E26C9" w:rsidP="000E26C9">
      <w:r>
        <w:rPr>
          <w:rStyle w:val="CommentReference"/>
        </w:rPr>
        <w:annotationRef/>
      </w:r>
      <w:r>
        <w:rPr>
          <w:sz w:val="24"/>
          <w:szCs w:val="24"/>
        </w:rPr>
        <w:t>Pertegal</w:t>
      </w:r>
    </w:p>
  </w:comment>
  <w:comment w:id="1047" w:author="MIGUEL FUERTES FERNANDEZ [2]" w:date="2022-06-24T17:47:00Z" w:initials="MFF">
    <w:p w14:paraId="10FFFE50" w14:textId="77777777" w:rsidR="000E26C9" w:rsidRDefault="000E26C9" w:rsidP="000E26C9">
      <w:r>
        <w:rPr>
          <w:rStyle w:val="CommentReference"/>
        </w:rPr>
        <w:annotationRef/>
      </w:r>
      <w:r>
        <w:rPr>
          <w:sz w:val="24"/>
          <w:szCs w:val="24"/>
        </w:rPr>
        <w:t>Victoria y Morrisey</w:t>
      </w:r>
    </w:p>
  </w:comment>
  <w:comment w:id="1049" w:author="MIGUEL FUERTES FERNANDEZ [2]" w:date="2022-06-24T17:49:00Z" w:initials="MFF">
    <w:p w14:paraId="1DE6333F" w14:textId="77777777" w:rsidR="000E26C9" w:rsidRDefault="000E26C9" w:rsidP="000E26C9">
      <w:r>
        <w:rPr>
          <w:rStyle w:val="CommentReference"/>
        </w:rPr>
        <w:annotationRef/>
      </w:r>
      <w:r>
        <w:rPr>
          <w:sz w:val="24"/>
          <w:szCs w:val="24"/>
        </w:rPr>
        <w:t>Pertegal</w:t>
      </w:r>
    </w:p>
  </w:comment>
  <w:comment w:id="1061" w:author="MIGUEL FUERTES FERNANDEZ [2]" w:date="2022-06-24T18:12:00Z" w:initials="MFF">
    <w:p w14:paraId="0C0D60FE" w14:textId="77777777" w:rsidR="000E26C9" w:rsidRDefault="000E26C9" w:rsidP="000E26C9">
      <w:r>
        <w:rPr>
          <w:rStyle w:val="CommentReference"/>
        </w:rPr>
        <w:annotationRef/>
      </w:r>
      <w:r>
        <w:rPr>
          <w:sz w:val="24"/>
          <w:szCs w:val="24"/>
        </w:rPr>
        <w:t>Pertegal, Posada</w:t>
      </w:r>
    </w:p>
  </w:comment>
  <w:comment w:id="1065" w:author="MIGUEL FUERTES FERNANDEZ [2]" w:date="2022-06-24T18:17:00Z" w:initials="MFF">
    <w:p w14:paraId="349A9F3D" w14:textId="77777777" w:rsidR="000E26C9" w:rsidRDefault="000E26C9" w:rsidP="000E26C9">
      <w:r>
        <w:rPr>
          <w:rStyle w:val="CommentReference"/>
        </w:rPr>
        <w:annotationRef/>
      </w:r>
      <w:r>
        <w:rPr>
          <w:sz w:val="24"/>
          <w:szCs w:val="24"/>
        </w:rPr>
        <w:t>Morrisey, Pertegal, Posada</w:t>
      </w:r>
    </w:p>
  </w:comment>
  <w:comment w:id="1067" w:author="MIGUEL FUERTES FERNANDEZ [2]" w:date="2022-06-24T18:20:00Z" w:initials="MFF">
    <w:p w14:paraId="5CE139A1" w14:textId="77777777" w:rsidR="000E26C9" w:rsidRDefault="000E26C9" w:rsidP="000E26C9">
      <w:r>
        <w:rPr>
          <w:rStyle w:val="CommentReference"/>
        </w:rPr>
        <w:annotationRef/>
      </w:r>
      <w:r>
        <w:rPr>
          <w:sz w:val="24"/>
          <w:szCs w:val="24"/>
        </w:rPr>
        <w:t>Morrisey</w:t>
      </w:r>
    </w:p>
  </w:comment>
  <w:comment w:id="1070" w:author="MIGUEL FUERTES FERNANDEZ [2]" w:date="2022-06-24T18:26:00Z" w:initials="MFF">
    <w:p w14:paraId="3AB09B6A" w14:textId="77777777" w:rsidR="000E26C9" w:rsidRDefault="000E26C9" w:rsidP="000E26C9">
      <w:r>
        <w:rPr>
          <w:rStyle w:val="CommentReference"/>
        </w:rPr>
        <w:annotationRef/>
      </w:r>
      <w:r>
        <w:rPr>
          <w:sz w:val="24"/>
          <w:szCs w:val="24"/>
        </w:rPr>
        <w:t>Morrisey</w:t>
      </w:r>
    </w:p>
  </w:comment>
  <w:comment w:id="1073" w:author="Usuario de Microsoft Office" w:date="2022-07-07T20:27:00Z" w:initials="Office">
    <w:p w14:paraId="4BDE28D9" w14:textId="654C6842" w:rsidR="000E26C9" w:rsidRDefault="000E26C9">
      <w:pPr>
        <w:pStyle w:val="CommentText"/>
      </w:pPr>
      <w:r>
        <w:rPr>
          <w:rStyle w:val="CommentReference"/>
        </w:rPr>
        <w:annotationRef/>
      </w:r>
      <w:r>
        <w:t>Formato de títulos y referencias al autor en las tablas, revisa formato Nebrija</w:t>
      </w:r>
    </w:p>
  </w:comment>
  <w:comment w:id="1074" w:author="MIGUEL FUERTES FERNANDEZ" w:date="2022-08-23T20:49:00Z" w:initials="MFF">
    <w:p w14:paraId="1A5D278D" w14:textId="294119FB" w:rsidR="00D564FD" w:rsidRDefault="00D564FD">
      <w:pPr>
        <w:pStyle w:val="CommentText"/>
      </w:pPr>
      <w:r>
        <w:rPr>
          <w:rStyle w:val="CommentReference"/>
        </w:rPr>
        <w:annotationRef/>
      </w:r>
      <w:r>
        <w:t>Creo que ya lo tengo, pero por si acaso… me puedes ayudar con esta tonteria?</w:t>
      </w:r>
    </w:p>
  </w:comment>
  <w:comment w:id="1113" w:author="Usuario de Microsoft Office" w:date="2022-07-07T20:30:00Z" w:initials="Office">
    <w:p w14:paraId="32052131" w14:textId="522E859D" w:rsidR="000E26C9" w:rsidRDefault="000E26C9">
      <w:pPr>
        <w:pStyle w:val="CommentText"/>
      </w:pPr>
      <w:r>
        <w:rPr>
          <w:rStyle w:val="CommentReference"/>
        </w:rPr>
        <w:annotationRef/>
      </w:r>
      <w:r>
        <w:t>Esto es justificación del tema, no estado del arte.</w:t>
      </w:r>
    </w:p>
  </w:comment>
  <w:comment w:id="1115" w:author="Usuario de Microsoft Office" w:date="2022-02-28T16:18:00Z" w:initials="Office">
    <w:p w14:paraId="3CC350EF" w14:textId="77777777" w:rsidR="000E26C9" w:rsidRDefault="000E26C9">
      <w:pPr>
        <w:pStyle w:val="CommentText"/>
      </w:pPr>
      <w:r>
        <w:rPr>
          <w:rStyle w:val="CommentReference"/>
        </w:rPr>
        <w:annotationRef/>
      </w:r>
      <w:r>
        <w:t>Aquí viene lo que tienes que saber antes de diseñar tu propuesta.</w:t>
      </w:r>
    </w:p>
    <w:p w14:paraId="411D22FB" w14:textId="77777777" w:rsidR="000E26C9" w:rsidRDefault="000E26C9" w:rsidP="008964E0">
      <w:pPr>
        <w:pStyle w:val="p1"/>
      </w:pPr>
      <w:r>
        <w:t>Presentación de los fundamentos teóricos esenciales del objeto de estudio del proyecto. Por</w:t>
      </w:r>
      <w:r>
        <w:rPr>
          <w:rStyle w:val="apple-converted-space"/>
        </w:rPr>
        <w:t> </w:t>
      </w:r>
    </w:p>
    <w:p w14:paraId="4EAA0DB1" w14:textId="787716D3" w:rsidR="000E26C9" w:rsidRDefault="000E26C9" w:rsidP="008964E0">
      <w:pPr>
        <w:pStyle w:val="p1"/>
        <w:rPr>
          <w:rStyle w:val="apple-converted-space"/>
        </w:rPr>
      </w:pPr>
      <w:r>
        <w:t>tanto, en este epígrafe se desarrollará la parte teórica del Trabajo Fin de Máster. Para ello se consultarán: Trabajos, artículos, libros, informes e investigaciones que se hayan llevado a cabo en relación con el tema elegido, referenciando cada uno de ellos a lo largo del Marco Teórico y en la bibliografía final.</w:t>
      </w:r>
      <w:r>
        <w:rPr>
          <w:rStyle w:val="apple-converted-space"/>
        </w:rPr>
        <w:t> </w:t>
      </w:r>
    </w:p>
    <w:p w14:paraId="6F6FCCC9" w14:textId="77777777" w:rsidR="000E26C9" w:rsidRDefault="000E26C9" w:rsidP="008964E0">
      <w:pPr>
        <w:pStyle w:val="p1"/>
        <w:rPr>
          <w:rStyle w:val="apple-converted-space"/>
        </w:rPr>
      </w:pPr>
    </w:p>
    <w:p w14:paraId="2EBBD394" w14:textId="1A21E976" w:rsidR="000E26C9" w:rsidRPr="008964E0" w:rsidRDefault="000E26C9" w:rsidP="008964E0">
      <w:pPr>
        <w:pStyle w:val="p1"/>
      </w:pPr>
      <w:r>
        <w:rPr>
          <w:rStyle w:val="apple-converted-space"/>
        </w:rPr>
        <w:t>(min 15 páginas)</w:t>
      </w:r>
    </w:p>
  </w:comment>
  <w:comment w:id="1116" w:author="MIGUEL FUERTES FERNANDEZ [2]" w:date="2022-06-25T15:05:00Z" w:initials="MFF">
    <w:p w14:paraId="2AAE99F0" w14:textId="77777777" w:rsidR="000E26C9" w:rsidRDefault="000E26C9" w:rsidP="000E26C9">
      <w:r>
        <w:rPr>
          <w:rStyle w:val="CommentReference"/>
        </w:rPr>
        <w:annotationRef/>
      </w:r>
      <w:r>
        <w:rPr>
          <w:sz w:val="24"/>
          <w:szCs w:val="24"/>
          <w:u w:val="single"/>
        </w:rPr>
        <w:t>Toda la teoría de grupos, y lo que necesitas conocer para el desarrollo de la app viene aquí. La teoría de grupos y toda la idea del trabajo en grupo proviene del Aprendizaje Colaborativo (esto seguro que ya te suena más). Te propongo el siguiente esquema:</w:t>
      </w:r>
    </w:p>
    <w:p w14:paraId="0754448A" w14:textId="77777777" w:rsidR="000E26C9" w:rsidRDefault="000E26C9" w:rsidP="000E26C9">
      <w:r>
        <w:rPr>
          <w:sz w:val="24"/>
          <w:szCs w:val="24"/>
        </w:rPr>
        <w:t xml:space="preserve">-       </w:t>
      </w:r>
      <w:r>
        <w:rPr>
          <w:sz w:val="24"/>
          <w:szCs w:val="24"/>
          <w:u w:val="single"/>
        </w:rPr>
        <w:t>Aprendizaje colaborativo. Características y orígenes</w:t>
      </w:r>
    </w:p>
    <w:p w14:paraId="46D60606" w14:textId="77777777" w:rsidR="000E26C9" w:rsidRDefault="000E26C9" w:rsidP="000E26C9">
      <w:r>
        <w:rPr>
          <w:sz w:val="24"/>
          <w:szCs w:val="24"/>
        </w:rPr>
        <w:t xml:space="preserve">-       </w:t>
      </w:r>
      <w:r>
        <w:rPr>
          <w:sz w:val="24"/>
          <w:szCs w:val="24"/>
          <w:u w:val="single"/>
        </w:rPr>
        <w:t>Trabajo en grupo vs grupos colaborativos</w:t>
      </w:r>
    </w:p>
    <w:p w14:paraId="1BB1EE3F" w14:textId="77777777" w:rsidR="000E26C9" w:rsidRDefault="000E26C9" w:rsidP="000E26C9">
      <w:r>
        <w:rPr>
          <w:sz w:val="24"/>
          <w:szCs w:val="24"/>
        </w:rPr>
        <w:t xml:space="preserve">-       </w:t>
      </w:r>
      <w:r>
        <w:rPr>
          <w:sz w:val="24"/>
          <w:szCs w:val="24"/>
          <w:u w:val="single"/>
        </w:rPr>
        <w:t>Formación de grupos en función de las características del alumnado (si existen alumnos con necesidades)</w:t>
      </w:r>
    </w:p>
    <w:p w14:paraId="140DA71A" w14:textId="77777777" w:rsidR="000E26C9" w:rsidRDefault="000E26C9" w:rsidP="000E26C9">
      <w:r>
        <w:rPr>
          <w:sz w:val="24"/>
          <w:szCs w:val="24"/>
        </w:rPr>
        <w:t xml:space="preserve">-       </w:t>
      </w:r>
      <w:r>
        <w:rPr>
          <w:sz w:val="24"/>
          <w:szCs w:val="24"/>
          <w:u w:val="single"/>
        </w:rPr>
        <w:t>Afinidad de grupos, test sociométricos</w:t>
      </w:r>
    </w:p>
    <w:p w14:paraId="0B146D5F" w14:textId="77777777" w:rsidR="000E26C9" w:rsidRDefault="000E26C9" w:rsidP="000E26C9">
      <w:r>
        <w:rPr>
          <w:sz w:val="24"/>
          <w:szCs w:val="24"/>
          <w:u w:val="single"/>
        </w:rPr>
        <w:t xml:space="preserve">… </w:t>
      </w:r>
    </w:p>
  </w:comment>
  <w:comment w:id="1126" w:author="Usuario de Microsoft Office" w:date="2022-07-07T20:31:00Z" w:initials="Office">
    <w:p w14:paraId="4F42D6E1" w14:textId="34A4CC55" w:rsidR="00C878E2" w:rsidRDefault="00C878E2">
      <w:pPr>
        <w:pStyle w:val="CommentText"/>
      </w:pPr>
      <w:r>
        <w:rPr>
          <w:rStyle w:val="CommentReference"/>
        </w:rPr>
        <w:annotationRef/>
      </w:r>
      <w:r>
        <w:t>Sigue el formato de subtítulos de la plantilla Nebrija</w:t>
      </w:r>
    </w:p>
  </w:comment>
  <w:comment w:id="1127" w:author="MIGUEL FUERTES FERNANDEZ" w:date="2022-08-23T20:27:00Z" w:initials="MFF">
    <w:p w14:paraId="175999DD" w14:textId="78E73A8A" w:rsidR="00721EC5" w:rsidRDefault="00721EC5">
      <w:pPr>
        <w:pStyle w:val="CommentText"/>
      </w:pPr>
      <w:r>
        <w:rPr>
          <w:rStyle w:val="CommentReference"/>
        </w:rPr>
        <w:annotationRef/>
      </w:r>
      <w:r>
        <w:t>Esto es titulo dos, según la plantilla que nos pasaste</w:t>
      </w:r>
    </w:p>
  </w:comment>
  <w:comment w:id="1140" w:author="MIGUEL FUERTES FERNANDEZ [2]" w:date="2022-06-25T15:41:00Z" w:initials="MFF">
    <w:p w14:paraId="075B94A8" w14:textId="77777777" w:rsidR="000E26C9" w:rsidRPr="00C878E2" w:rsidRDefault="000E26C9" w:rsidP="000E26C9">
      <w:r>
        <w:rPr>
          <w:rStyle w:val="CommentReference"/>
        </w:rPr>
        <w:annotationRef/>
      </w:r>
      <w:r w:rsidRPr="00C878E2">
        <w:rPr>
          <w:sz w:val="24"/>
          <w:szCs w:val="24"/>
        </w:rPr>
        <w:t>Brown, harianingsih, herrada</w:t>
      </w:r>
    </w:p>
  </w:comment>
  <w:comment w:id="1141" w:author="Usuario de Microsoft Office" w:date="2022-07-07T20:32:00Z" w:initials="Office">
    <w:p w14:paraId="2C7E7A88" w14:textId="0F9FE663" w:rsidR="00C878E2" w:rsidRDefault="00C878E2">
      <w:pPr>
        <w:pStyle w:val="CommentText"/>
      </w:pPr>
      <w:r>
        <w:rPr>
          <w:rStyle w:val="CommentReference"/>
        </w:rPr>
        <w:annotationRef/>
      </w:r>
      <w:r>
        <w:t>cítalos</w:t>
      </w:r>
    </w:p>
  </w:comment>
  <w:comment w:id="1144" w:author="Usuario de Microsoft Office" w:date="2022-07-07T20:33:00Z" w:initials="Office">
    <w:p w14:paraId="7AFE5F40" w14:textId="23364DCA" w:rsidR="00C878E2" w:rsidRDefault="00C878E2">
      <w:pPr>
        <w:pStyle w:val="CommentText"/>
      </w:pPr>
      <w:r>
        <w:rPr>
          <w:rStyle w:val="CommentReference"/>
        </w:rPr>
        <w:annotationRef/>
      </w:r>
      <w:r>
        <w:t>¿?¿? ¿en futuro?</w:t>
      </w:r>
    </w:p>
  </w:comment>
  <w:comment w:id="1145" w:author="MIGUEL FUERTES FERNANDEZ" w:date="2022-08-06T19:17:00Z" w:initials="MFF">
    <w:p w14:paraId="35C1D907" w14:textId="77777777" w:rsidR="007474EE" w:rsidRDefault="007474EE">
      <w:pPr>
        <w:pStyle w:val="CommentText"/>
      </w:pPr>
      <w:r>
        <w:rPr>
          <w:rStyle w:val="CommentReference"/>
        </w:rPr>
        <w:annotationRef/>
      </w:r>
      <w:r>
        <w:t>Figura retorica</w:t>
      </w:r>
    </w:p>
    <w:p w14:paraId="4F161DD8" w14:textId="0133A808" w:rsidR="007474EE" w:rsidRDefault="007474EE">
      <w:pPr>
        <w:pStyle w:val="CommentText"/>
      </w:pPr>
    </w:p>
  </w:comment>
  <w:comment w:id="1146" w:author="MIGUEL FUERTES FERNANDEZ [2]" w:date="2022-06-25T15:49:00Z" w:initials="MFF">
    <w:p w14:paraId="05F12178" w14:textId="77777777" w:rsidR="000E26C9" w:rsidRPr="00C878E2" w:rsidRDefault="000E26C9" w:rsidP="000E26C9">
      <w:r>
        <w:rPr>
          <w:rStyle w:val="CommentReference"/>
        </w:rPr>
        <w:annotationRef/>
      </w:r>
      <w:r w:rsidRPr="00C878E2">
        <w:rPr>
          <w:sz w:val="24"/>
          <w:szCs w:val="24"/>
        </w:rPr>
        <w:t>Brown</w:t>
      </w:r>
    </w:p>
  </w:comment>
  <w:comment w:id="1156" w:author="MIGUEL FUERTES FERNANDEZ [2]" w:date="2022-06-25T17:11:00Z" w:initials="MFF">
    <w:p w14:paraId="7834FBBC" w14:textId="77777777" w:rsidR="000E26C9" w:rsidRPr="00C878E2" w:rsidRDefault="000E26C9" w:rsidP="000E26C9">
      <w:r>
        <w:rPr>
          <w:rStyle w:val="CommentReference"/>
        </w:rPr>
        <w:annotationRef/>
      </w:r>
      <w:r w:rsidRPr="00C878E2">
        <w:rPr>
          <w:sz w:val="24"/>
          <w:szCs w:val="24"/>
        </w:rPr>
        <w:t>Brown, H y Herrada</w:t>
      </w:r>
    </w:p>
  </w:comment>
  <w:comment w:id="1158" w:author="MIGUEL FUERTES FERNANDEZ [2]" w:date="2022-06-25T17:21:00Z" w:initials="MFF">
    <w:p w14:paraId="37E160A1" w14:textId="77777777" w:rsidR="000E26C9" w:rsidRDefault="000E26C9" w:rsidP="000E26C9">
      <w:r>
        <w:rPr>
          <w:rStyle w:val="CommentReference"/>
        </w:rPr>
        <w:annotationRef/>
      </w:r>
      <w:r>
        <w:rPr>
          <w:sz w:val="24"/>
          <w:szCs w:val="24"/>
        </w:rPr>
        <w:t>Brown</w:t>
      </w:r>
    </w:p>
  </w:comment>
  <w:comment w:id="1160" w:author="MIGUEL FUERTES FERNANDEZ [2]" w:date="2022-06-25T17:30:00Z" w:initials="MFF">
    <w:p w14:paraId="4BB515DA" w14:textId="77777777" w:rsidR="000E26C9" w:rsidRDefault="000E26C9" w:rsidP="000E26C9">
      <w:r>
        <w:rPr>
          <w:rStyle w:val="CommentReference"/>
        </w:rPr>
        <w:annotationRef/>
      </w:r>
      <w:r>
        <w:rPr>
          <w:sz w:val="24"/>
          <w:szCs w:val="24"/>
        </w:rPr>
        <w:t>Brown y Herrada</w:t>
      </w:r>
    </w:p>
  </w:comment>
  <w:comment w:id="1162" w:author="MIGUEL FUERTES FERNANDEZ [2]" w:date="2022-06-25T17:52:00Z" w:initials="MFF">
    <w:p w14:paraId="349E6897" w14:textId="77777777" w:rsidR="000E26C9" w:rsidRDefault="000E26C9" w:rsidP="000E26C9">
      <w:r>
        <w:rPr>
          <w:rStyle w:val="CommentReference"/>
        </w:rPr>
        <w:annotationRef/>
      </w:r>
      <w:r>
        <w:rPr>
          <w:sz w:val="24"/>
          <w:szCs w:val="24"/>
        </w:rPr>
        <w:t>Brown y Herrada</w:t>
      </w:r>
    </w:p>
  </w:comment>
  <w:comment w:id="1164" w:author="MIGUEL FUERTES FERNANDEZ [2]" w:date="2022-06-25T17:59:00Z" w:initials="MFF">
    <w:p w14:paraId="18A99463" w14:textId="77777777" w:rsidR="000E26C9" w:rsidRDefault="000E26C9" w:rsidP="000E26C9">
      <w:r>
        <w:rPr>
          <w:rStyle w:val="CommentReference"/>
        </w:rPr>
        <w:annotationRef/>
      </w:r>
      <w:r>
        <w:rPr>
          <w:sz w:val="24"/>
          <w:szCs w:val="24"/>
        </w:rPr>
        <w:t>Brown y Herrada</w:t>
      </w:r>
    </w:p>
  </w:comment>
  <w:comment w:id="1166" w:author="MIGUEL FUERTES FERNANDEZ [2]" w:date="2022-06-25T18:08:00Z" w:initials="MFF">
    <w:p w14:paraId="70F0CA73" w14:textId="77777777" w:rsidR="000E26C9" w:rsidRDefault="000E26C9" w:rsidP="000E26C9">
      <w:r>
        <w:rPr>
          <w:rStyle w:val="CommentReference"/>
        </w:rPr>
        <w:annotationRef/>
      </w:r>
      <w:r>
        <w:rPr>
          <w:sz w:val="24"/>
          <w:szCs w:val="24"/>
        </w:rPr>
        <w:t>Brown, Herrada</w:t>
      </w:r>
    </w:p>
  </w:comment>
  <w:comment w:id="1168" w:author="MIGUEL FUERTES FERNANDEZ [2]" w:date="2022-06-25T18:42:00Z" w:initials="MFF">
    <w:p w14:paraId="1AC979D5" w14:textId="77777777" w:rsidR="000E26C9" w:rsidRDefault="000E26C9" w:rsidP="000E26C9">
      <w:r>
        <w:rPr>
          <w:rStyle w:val="CommentReference"/>
        </w:rPr>
        <w:annotationRef/>
      </w:r>
      <w:r>
        <w:rPr>
          <w:sz w:val="24"/>
          <w:szCs w:val="24"/>
        </w:rPr>
        <w:t>Brown, Herrada, H, Pertegal y Posada</w:t>
      </w:r>
    </w:p>
  </w:comment>
  <w:comment w:id="1170" w:author="MIGUEL FUERTES FERNANDEZ [2]" w:date="2022-06-25T18:54:00Z" w:initials="MFF">
    <w:p w14:paraId="17C69F74" w14:textId="77777777" w:rsidR="000E26C9" w:rsidRDefault="000E26C9" w:rsidP="000E26C9">
      <w:r>
        <w:rPr>
          <w:rStyle w:val="CommentReference"/>
        </w:rPr>
        <w:annotationRef/>
      </w:r>
      <w:r>
        <w:rPr>
          <w:sz w:val="24"/>
          <w:szCs w:val="24"/>
        </w:rPr>
        <w:t>Herrada, J&amp;J</w:t>
      </w:r>
    </w:p>
  </w:comment>
  <w:comment w:id="1172" w:author="MIGUEL FUERTES FERNANDEZ [2]" w:date="2022-06-25T19:04:00Z" w:initials="MFF">
    <w:p w14:paraId="31054242" w14:textId="6D176B6E" w:rsidR="000E26C9" w:rsidRDefault="000E26C9" w:rsidP="000E26C9">
      <w:r>
        <w:rPr>
          <w:rStyle w:val="CommentReference"/>
        </w:rPr>
        <w:annotationRef/>
      </w:r>
      <w:r>
        <w:rPr>
          <w:sz w:val="24"/>
          <w:szCs w:val="24"/>
        </w:rPr>
        <w:t>Frykedal, Morrisey, Herrada, J&amp;J</w:t>
      </w:r>
    </w:p>
  </w:comment>
  <w:comment w:id="1174" w:author="MIGUEL FUERTES FERNANDEZ [2]" w:date="2022-06-25T19:16:00Z" w:initials="MFF">
    <w:p w14:paraId="75281FE5" w14:textId="5E4AB7CA" w:rsidR="000E26C9" w:rsidRDefault="000E26C9" w:rsidP="000E26C9">
      <w:r>
        <w:rPr>
          <w:rStyle w:val="CommentReference"/>
        </w:rPr>
        <w:annotationRef/>
      </w:r>
      <w:r>
        <w:rPr>
          <w:sz w:val="24"/>
          <w:szCs w:val="24"/>
        </w:rPr>
        <w:t>Herrada</w:t>
      </w:r>
    </w:p>
  </w:comment>
  <w:comment w:id="1176" w:author="MIGUEL FUERTES FERNANDEZ [2]" w:date="2022-06-27T20:54:00Z" w:initials="MFF">
    <w:p w14:paraId="6D913757" w14:textId="77777777" w:rsidR="000E26C9" w:rsidRDefault="000E26C9" w:rsidP="000E26C9">
      <w:r>
        <w:rPr>
          <w:rStyle w:val="CommentReference"/>
        </w:rPr>
        <w:annotationRef/>
      </w:r>
      <w:r>
        <w:rPr>
          <w:sz w:val="24"/>
          <w:szCs w:val="24"/>
        </w:rPr>
        <w:t>Brown, Frykedal, Herrada, Posada, H</w:t>
      </w:r>
    </w:p>
  </w:comment>
  <w:comment w:id="1178" w:author="MIGUEL FUERTES FERNANDEZ [2]" w:date="2022-06-27T21:09:00Z" w:initials="MFF">
    <w:p w14:paraId="05770E3C" w14:textId="77777777" w:rsidR="000E26C9" w:rsidRDefault="000E26C9" w:rsidP="000E26C9">
      <w:r>
        <w:rPr>
          <w:rStyle w:val="CommentReference"/>
        </w:rPr>
        <w:annotationRef/>
      </w:r>
      <w:r>
        <w:rPr>
          <w:sz w:val="24"/>
          <w:szCs w:val="24"/>
        </w:rPr>
        <w:t>Brown, Frykedal, H</w:t>
      </w:r>
    </w:p>
  </w:comment>
  <w:comment w:id="1186" w:author="MIGUEL FUERTES FERNANDEZ" w:date="2022-08-23T20:29:00Z" w:initials="MFF">
    <w:p w14:paraId="7B759558" w14:textId="4814EFCA" w:rsidR="0035176A" w:rsidRDefault="0035176A">
      <w:pPr>
        <w:pStyle w:val="CommentText"/>
      </w:pPr>
      <w:r>
        <w:rPr>
          <w:rStyle w:val="CommentReference"/>
        </w:rPr>
        <w:annotationRef/>
      </w:r>
      <w:r>
        <w:t>¿Cómo digo que todo este párrafo lo dijeron estas dos personas?</w:t>
      </w:r>
    </w:p>
  </w:comment>
  <w:comment w:id="1194" w:author="MIGUEL FUERTES FERNANDEZ" w:date="2022-08-23T20:31:00Z" w:initials="MFF">
    <w:p w14:paraId="146D0948" w14:textId="65F5479E" w:rsidR="0035176A" w:rsidRDefault="0035176A">
      <w:pPr>
        <w:pStyle w:val="CommentText"/>
      </w:pPr>
      <w:r>
        <w:rPr>
          <w:rStyle w:val="CommentReference"/>
        </w:rPr>
        <w:annotationRef/>
      </w:r>
      <w:r>
        <w:t>Lo mismo, para estos apartados tan grandes, se que las ideas las dijeron estos dos, pero no se concretar mas.</w:t>
      </w:r>
    </w:p>
  </w:comment>
  <w:comment w:id="1302" w:author="MIGUEL FUERTES FERNANDEZ [2]" w:date="2022-06-27T21:38:00Z" w:initials="MFF">
    <w:p w14:paraId="269EE207" w14:textId="77777777" w:rsidR="000E26C9" w:rsidRDefault="000E26C9" w:rsidP="000E26C9">
      <w:r>
        <w:rPr>
          <w:rStyle w:val="CommentReference"/>
        </w:rPr>
        <w:annotationRef/>
      </w:r>
      <w:r>
        <w:rPr>
          <w:sz w:val="24"/>
          <w:szCs w:val="24"/>
        </w:rPr>
        <w:t>Todos los autores</w:t>
      </w:r>
    </w:p>
  </w:comment>
  <w:comment w:id="1303" w:author="MIGUEL FUERTES FERNANDEZ [2]" w:date="2022-06-27T21:42:00Z" w:initials="MFF">
    <w:p w14:paraId="4E943ED9" w14:textId="77777777" w:rsidR="000E26C9" w:rsidRDefault="000E26C9" w:rsidP="000E26C9">
      <w:r>
        <w:rPr>
          <w:rStyle w:val="CommentReference"/>
        </w:rPr>
        <w:annotationRef/>
      </w:r>
      <w:r>
        <w:rPr>
          <w:sz w:val="24"/>
          <w:szCs w:val="24"/>
        </w:rPr>
        <w:t>https://madreshoy.com/wp-content/uploads/2020/07/Aprendizaje_cooperativo.png</w:t>
      </w:r>
    </w:p>
  </w:comment>
  <w:comment w:id="1320" w:author="MIGUEL FUERTES FERNANDEZ [2]" w:date="2022-06-27T21:54:00Z" w:initials="MFF">
    <w:p w14:paraId="596A1C89" w14:textId="77777777" w:rsidR="000E26C9" w:rsidRPr="00F561B8" w:rsidRDefault="000E26C9" w:rsidP="000E26C9">
      <w:pPr>
        <w:rPr>
          <w:lang w:val="en-GB"/>
        </w:rPr>
      </w:pPr>
      <w:r>
        <w:rPr>
          <w:rStyle w:val="CommentReference"/>
        </w:rPr>
        <w:annotationRef/>
      </w:r>
      <w:r w:rsidRPr="00F561B8">
        <w:rPr>
          <w:sz w:val="24"/>
          <w:szCs w:val="24"/>
          <w:lang w:val="en-GB"/>
        </w:rPr>
        <w:t>Brown, Frykedal, Harianingsih</w:t>
      </w:r>
    </w:p>
  </w:comment>
  <w:comment w:id="1347" w:author="MIGUEL FUERTES FERNANDEZ [2]" w:date="2022-06-30T19:53:00Z" w:initials="MFF">
    <w:p w14:paraId="78A46BDA" w14:textId="77777777" w:rsidR="000E26C9" w:rsidRDefault="000E26C9" w:rsidP="000E26C9">
      <w:r>
        <w:rPr>
          <w:rStyle w:val="CommentReference"/>
        </w:rPr>
        <w:annotationRef/>
      </w:r>
      <w:r w:rsidRPr="00F561B8">
        <w:rPr>
          <w:sz w:val="24"/>
          <w:szCs w:val="24"/>
          <w:lang w:val="en-GB"/>
        </w:rPr>
        <w:t xml:space="preserve">LOE art.. </w:t>
      </w:r>
      <w:r>
        <w:rPr>
          <w:sz w:val="24"/>
          <w:szCs w:val="24"/>
        </w:rPr>
        <w:t>71 en la redacción de la LOMLOE.</w:t>
      </w:r>
    </w:p>
  </w:comment>
  <w:comment w:id="1376" w:author="MIGUEL FUERTES FERNANDEZ" w:date="2022-08-22T20:46:00Z" w:initials="MFF">
    <w:p w14:paraId="28BBA03E" w14:textId="15A576FC" w:rsidR="00155CA6" w:rsidRPr="00155CA6" w:rsidRDefault="00155CA6" w:rsidP="00155CA6">
      <w:pPr>
        <w:spacing w:afterLines="120" w:after="288" w:line="360" w:lineRule="auto"/>
        <w:ind w:firstLine="709"/>
        <w:jc w:val="both"/>
        <w:rPr>
          <w:rFonts w:ascii="Arial" w:hAnsi="Arial" w:cs="Arial"/>
          <w:lang w:eastAsia="es-ES"/>
        </w:rPr>
      </w:pPr>
      <w:r>
        <w:rPr>
          <w:rStyle w:val="CommentReference"/>
        </w:rPr>
        <w:annotationRef/>
      </w:r>
      <w:r>
        <w:rPr>
          <w:rFonts w:ascii="Arial" w:hAnsi="Arial" w:cs="Arial"/>
          <w:lang w:eastAsia="es-ES"/>
        </w:rPr>
        <w:t>¿Existe alguna forma de cuantificar de alguna manera como ha de ser esa relación entre los alumnos en un grupo? ¿Se podrían sacar métricas que sirvan para ver cómo ha de ser esta relación y automatizar el proceso en un futuro?</w:t>
      </w:r>
      <w:r>
        <w:rPr>
          <w:rStyle w:val="CommentReference"/>
        </w:rPr>
        <w:annotationRef/>
      </w:r>
    </w:p>
  </w:comment>
  <w:comment w:id="1393" w:author="MIGUEL FUERTES FERNANDEZ" w:date="2022-08-22T20:49:00Z" w:initials="MFF">
    <w:p w14:paraId="5F24A174" w14:textId="77777777" w:rsidR="00C108EA" w:rsidRDefault="00C108EA" w:rsidP="00C108EA">
      <w:pPr>
        <w:spacing w:afterLines="120" w:after="288" w:line="360" w:lineRule="auto"/>
        <w:ind w:firstLine="709"/>
        <w:jc w:val="both"/>
        <w:rPr>
          <w:rFonts w:ascii="Arial" w:hAnsi="Arial" w:cs="Arial"/>
          <w:lang w:eastAsia="es-ES"/>
        </w:rPr>
      </w:pPr>
      <w:r>
        <w:rPr>
          <w:rStyle w:val="CommentReference"/>
        </w:rPr>
        <w:annotationRef/>
      </w:r>
      <w:r>
        <w:rPr>
          <w:rFonts w:ascii="Arial" w:hAnsi="Arial" w:cs="Arial"/>
          <w:lang w:eastAsia="es-ES"/>
        </w:rPr>
        <w:t xml:space="preserve">Pero </w:t>
      </w:r>
      <w:r w:rsidRPr="00C108EA">
        <w:rPr>
          <w:rFonts w:ascii="Arial" w:hAnsi="Arial" w:cs="Arial"/>
          <w:highlight w:val="yellow"/>
          <w:lang w:eastAsia="es-ES"/>
        </w:rPr>
        <w:t>¿Cómo se consigue esa relación? ¿Cómo determinar la afinidad entre dos alumnos para que puedan o no puedan o quieran o no quieran pertenecer a un mismo grupo? ¿Es cuantificable ese indicador?</w:t>
      </w:r>
    </w:p>
    <w:p w14:paraId="2FE6F51C" w14:textId="1B52D169" w:rsidR="00C108EA" w:rsidRDefault="00C108EA">
      <w:pPr>
        <w:pStyle w:val="CommentText"/>
      </w:pPr>
    </w:p>
  </w:comment>
  <w:comment w:id="1400" w:author="MIGUEL FUERTES FERNANDEZ" w:date="2022-08-22T20:53:00Z" w:initials="MFF">
    <w:p w14:paraId="79EC0679" w14:textId="6D2DDDBC" w:rsidR="005031C8" w:rsidRDefault="005031C8">
      <w:pPr>
        <w:pStyle w:val="CommentText"/>
      </w:pPr>
      <w:r>
        <w:rPr>
          <w:rStyle w:val="CommentReference"/>
        </w:rPr>
        <w:annotationRef/>
      </w:r>
      <w:r>
        <w:t xml:space="preserve">¿Cómo puedo decir que de aquí en adelante es todo de la universidad de </w:t>
      </w:r>
      <w:r w:rsidR="008B4342">
        <w:t>Jaén</w:t>
      </w:r>
      <w:r>
        <w:t>?</w:t>
      </w:r>
    </w:p>
  </w:comment>
  <w:comment w:id="1447" w:author="Usuario de Microsoft Office" w:date="2022-07-10T11:57:00Z" w:initials="Office">
    <w:p w14:paraId="518B3902" w14:textId="39035A93" w:rsidR="001620BB" w:rsidRDefault="001620BB">
      <w:pPr>
        <w:pStyle w:val="CommentText"/>
      </w:pPr>
      <w:r>
        <w:rPr>
          <w:rStyle w:val="CommentReference"/>
        </w:rPr>
        <w:annotationRef/>
      </w:r>
      <w:r>
        <w:t>Cita como tabla</w:t>
      </w:r>
    </w:p>
  </w:comment>
  <w:comment w:id="1468" w:author="Usuario de Microsoft Office" w:date="2022-07-10T11:57:00Z" w:initials="Office">
    <w:p w14:paraId="50B67A11" w14:textId="54B9F34A" w:rsidR="001620BB" w:rsidRDefault="001620BB">
      <w:pPr>
        <w:pStyle w:val="CommentText"/>
      </w:pPr>
      <w:r>
        <w:rPr>
          <w:rStyle w:val="CommentReference"/>
        </w:rPr>
        <w:annotationRef/>
      </w:r>
      <w:r>
        <w:t>Cita como imagen</w:t>
      </w:r>
    </w:p>
  </w:comment>
  <w:comment w:id="1578" w:author="Usuario de Microsoft Office" w:date="2022-02-28T16:19:00Z" w:initials="Office">
    <w:p w14:paraId="571F370F" w14:textId="70AA35D7" w:rsidR="000E26C9" w:rsidRPr="008964E0" w:rsidRDefault="000E26C9" w:rsidP="008964E0">
      <w:pPr>
        <w:pStyle w:val="p1"/>
      </w:pPr>
      <w:r>
        <w:rPr>
          <w:rStyle w:val="CommentReference"/>
        </w:rPr>
        <w:annotationRef/>
      </w:r>
      <w:r w:rsidRPr="008964E0">
        <w:t>Definición de los objetivos de la investigación. Descripción y justificación teórica de la </w:t>
      </w:r>
    </w:p>
    <w:p w14:paraId="52B1F0C2" w14:textId="0CA053DA" w:rsidR="000E26C9" w:rsidRPr="008964E0" w:rsidRDefault="000E26C9" w:rsidP="008964E0">
      <w:pPr>
        <w:spacing w:after="0" w:line="240" w:lineRule="auto"/>
        <w:rPr>
          <w:rFonts w:ascii="Times New Roman" w:hAnsi="Times New Roman" w:cs="Times New Roman"/>
          <w:sz w:val="17"/>
          <w:szCs w:val="17"/>
          <w:lang w:eastAsia="es-ES_tradnl"/>
        </w:rPr>
      </w:pPr>
      <w:r w:rsidRPr="008964E0">
        <w:rPr>
          <w:rFonts w:ascii="Times New Roman" w:hAnsi="Times New Roman" w:cs="Times New Roman"/>
          <w:sz w:val="17"/>
          <w:szCs w:val="17"/>
          <w:lang w:eastAsia="es-ES_tradnl"/>
        </w:rPr>
        <w:t>metodología de investigación aplicada (observación, investigación-acción, estudio de casos, propuesta de intervención didáctica). Presentación de las acciones realizadas y descripción de los instrumentos utilizados. En este punto, explicaremos cómo se ha llevado a cabo la investigación del Trabajo Fin de Máster, los pasos que hemos seguido, los materiales, recursos que hemos diseñado o utilizado para proceder a la recogida de la muestra y la puesta en práctica de todo lo que se haya diseñado para tal fin. </w:t>
      </w:r>
    </w:p>
    <w:p w14:paraId="68C83508" w14:textId="63A77109" w:rsidR="000E26C9" w:rsidRDefault="000E26C9">
      <w:pPr>
        <w:pStyle w:val="CommentText"/>
      </w:pPr>
    </w:p>
    <w:p w14:paraId="6E0ABCFA" w14:textId="2BCB3BA4" w:rsidR="000E26C9" w:rsidRPr="008964E0" w:rsidRDefault="000E26C9">
      <w:pPr>
        <w:pStyle w:val="CommentText"/>
      </w:pPr>
      <w:r>
        <w:rPr>
          <w:rStyle w:val="apple-converted-space"/>
        </w:rPr>
        <w:t>(min 15 páginas)</w:t>
      </w:r>
    </w:p>
  </w:comment>
  <w:comment w:id="1579" w:author="MIGUEL FUERTES FERNANDEZ" w:date="2022-08-23T20:08:00Z" w:initials="MFF">
    <w:p w14:paraId="53DBDB7D" w14:textId="77777777" w:rsidR="00AD0EBA" w:rsidRPr="00BD62BD" w:rsidRDefault="00AD0EBA" w:rsidP="00AD0EBA">
      <w:pPr>
        <w:spacing w:afterLines="120" w:after="288" w:line="360" w:lineRule="auto"/>
        <w:ind w:firstLine="709"/>
        <w:jc w:val="both"/>
        <w:rPr>
          <w:rFonts w:ascii="Arial" w:hAnsi="Arial" w:cs="Arial"/>
        </w:rPr>
      </w:pPr>
      <w:r>
        <w:rPr>
          <w:rStyle w:val="CommentReference"/>
        </w:rPr>
        <w:annotationRef/>
      </w:r>
      <w:r w:rsidRPr="00BD62BD">
        <w:rPr>
          <w:rFonts w:ascii="Arial" w:hAnsi="Arial" w:cs="Arial"/>
        </w:rPr>
        <w:t>Aquí cada uno lo hará de una manera según sea su TFM y su diseño</w:t>
      </w:r>
    </w:p>
    <w:p w14:paraId="77196166" w14:textId="764DCE77" w:rsidR="00AD0EBA" w:rsidRDefault="00AD0EBA" w:rsidP="00AD0EBA">
      <w:pPr>
        <w:pStyle w:val="ListParagraph"/>
        <w:numPr>
          <w:ilvl w:val="0"/>
          <w:numId w:val="18"/>
        </w:numPr>
      </w:pPr>
      <w:r w:rsidRPr="00A930A6">
        <w:rPr>
          <w:rFonts w:cs="Arial"/>
          <w:strike/>
        </w:rPr>
        <w:t>Requerimientos (3 paginas)</w:t>
      </w:r>
    </w:p>
    <w:p w14:paraId="23BA7DCB" w14:textId="77777777" w:rsidR="00AD0EBA" w:rsidRPr="00AD0EBA" w:rsidRDefault="00AD0EBA" w:rsidP="00AD0EBA">
      <w:pPr>
        <w:pStyle w:val="ListParagraph"/>
        <w:numPr>
          <w:ilvl w:val="0"/>
          <w:numId w:val="18"/>
        </w:numPr>
        <w:rPr>
          <w:strike/>
        </w:rPr>
      </w:pPr>
      <w:r w:rsidRPr="00AD0EBA">
        <w:rPr>
          <w:rFonts w:cs="Arial"/>
          <w:strike/>
        </w:rPr>
        <w:t>Diseño de la aplicación</w:t>
      </w:r>
    </w:p>
    <w:p w14:paraId="4478926A" w14:textId="77777777" w:rsidR="00AD0EBA" w:rsidRPr="00AD0EBA" w:rsidRDefault="00AD0EBA" w:rsidP="00AD0EBA">
      <w:pPr>
        <w:pStyle w:val="ListParagraph"/>
        <w:numPr>
          <w:ilvl w:val="1"/>
          <w:numId w:val="18"/>
        </w:numPr>
        <w:spacing w:afterLines="120" w:after="288" w:line="360" w:lineRule="auto"/>
        <w:rPr>
          <w:rFonts w:cs="Arial"/>
          <w:strike/>
        </w:rPr>
      </w:pPr>
      <w:r w:rsidRPr="00AD0EBA">
        <w:rPr>
          <w:rFonts w:cs="Arial"/>
          <w:strike/>
        </w:rPr>
        <w:t>Modelo de datos (2 paginas)</w:t>
      </w:r>
    </w:p>
    <w:p w14:paraId="69F8D7C1" w14:textId="21F6AB6F" w:rsidR="00AD0EBA" w:rsidRPr="00BD62BD" w:rsidRDefault="00AD0EBA" w:rsidP="00AD0EBA">
      <w:pPr>
        <w:pStyle w:val="ListParagraph"/>
        <w:numPr>
          <w:ilvl w:val="1"/>
          <w:numId w:val="18"/>
        </w:numPr>
        <w:spacing w:afterLines="120" w:after="288" w:line="360" w:lineRule="auto"/>
        <w:rPr>
          <w:rFonts w:cs="Arial"/>
        </w:rPr>
      </w:pPr>
      <w:r w:rsidRPr="00AD0EBA">
        <w:rPr>
          <w:rFonts w:cs="Arial"/>
          <w:strike/>
        </w:rPr>
        <w:t>Arquitectura (1 pagina)</w:t>
      </w:r>
    </w:p>
    <w:p w14:paraId="5EE9BAD1" w14:textId="3BA83EAB" w:rsidR="00AD0EBA" w:rsidRDefault="00AD0EBA" w:rsidP="00AD0EBA">
      <w:pPr>
        <w:pStyle w:val="ListParagraph"/>
        <w:numPr>
          <w:ilvl w:val="0"/>
          <w:numId w:val="18"/>
        </w:numPr>
      </w:pPr>
      <w:r>
        <w:t>Pantallas (5 paginas)</w:t>
      </w:r>
      <w:r>
        <w:tab/>
      </w:r>
      <w:r>
        <w:tab/>
      </w:r>
    </w:p>
    <w:p w14:paraId="47B0CEA0" w14:textId="77777777" w:rsidR="00AD0EBA" w:rsidRPr="00E42D46" w:rsidRDefault="00AD0EBA" w:rsidP="00AD0EBA">
      <w:pPr>
        <w:pStyle w:val="ListParagraph"/>
        <w:numPr>
          <w:ilvl w:val="1"/>
          <w:numId w:val="18"/>
        </w:numPr>
        <w:spacing w:afterLines="120" w:after="288" w:line="360" w:lineRule="auto"/>
        <w:rPr>
          <w:rFonts w:cs="Arial"/>
          <w:strike/>
        </w:rPr>
      </w:pPr>
      <w:r w:rsidRPr="00E42D46">
        <w:rPr>
          <w:rFonts w:cs="Arial"/>
          <w:strike/>
        </w:rPr>
        <w:t>Estudiantes</w:t>
      </w:r>
    </w:p>
    <w:p w14:paraId="64F39CC6" w14:textId="77777777" w:rsidR="00AD0EBA" w:rsidRDefault="00AD0EBA" w:rsidP="00AD0EBA">
      <w:pPr>
        <w:pStyle w:val="ListParagraph"/>
        <w:numPr>
          <w:ilvl w:val="1"/>
          <w:numId w:val="18"/>
        </w:numPr>
        <w:spacing w:afterLines="120" w:after="288" w:line="360" w:lineRule="auto"/>
        <w:rPr>
          <w:rFonts w:cs="Arial"/>
        </w:rPr>
      </w:pPr>
      <w:r w:rsidRPr="00E42D46">
        <w:rPr>
          <w:rFonts w:cs="Arial"/>
          <w:strike/>
        </w:rPr>
        <w:t>Asignaturas</w:t>
      </w:r>
    </w:p>
    <w:p w14:paraId="70D25129" w14:textId="77777777" w:rsidR="00AD0EBA" w:rsidRDefault="00AD0EBA" w:rsidP="00AD0EBA">
      <w:pPr>
        <w:pStyle w:val="ListParagraph"/>
        <w:numPr>
          <w:ilvl w:val="1"/>
          <w:numId w:val="18"/>
        </w:numPr>
        <w:spacing w:afterLines="120" w:after="288" w:line="360" w:lineRule="auto"/>
        <w:rPr>
          <w:rFonts w:cs="Arial"/>
        </w:rPr>
      </w:pPr>
      <w:r>
        <w:rPr>
          <w:rFonts w:cs="Arial"/>
        </w:rPr>
        <w:t>Tests Sociométricos</w:t>
      </w:r>
    </w:p>
    <w:p w14:paraId="4F808E0D" w14:textId="77777777" w:rsidR="00AD0EBA" w:rsidRPr="00E42D46" w:rsidRDefault="00AD0EBA" w:rsidP="00AD0EBA">
      <w:pPr>
        <w:pStyle w:val="ListParagraph"/>
        <w:numPr>
          <w:ilvl w:val="1"/>
          <w:numId w:val="18"/>
        </w:numPr>
        <w:spacing w:afterLines="120" w:after="288" w:line="360" w:lineRule="auto"/>
        <w:rPr>
          <w:rFonts w:cs="Arial"/>
        </w:rPr>
      </w:pPr>
      <w:r w:rsidRPr="00E42D46">
        <w:rPr>
          <w:rFonts w:cs="Arial"/>
        </w:rPr>
        <w:t>ADMIN: Profesores</w:t>
      </w:r>
    </w:p>
    <w:p w14:paraId="11D661D1" w14:textId="77777777" w:rsidR="00AD0EBA" w:rsidRDefault="00AD0EBA" w:rsidP="00AD0EBA">
      <w:pPr>
        <w:pStyle w:val="ListParagraph"/>
        <w:numPr>
          <w:ilvl w:val="1"/>
          <w:numId w:val="18"/>
        </w:numPr>
        <w:spacing w:afterLines="120" w:after="288" w:line="360" w:lineRule="auto"/>
        <w:ind w:left="0" w:firstLine="709"/>
        <w:rPr>
          <w:rFonts w:cs="Arial"/>
        </w:rPr>
      </w:pPr>
      <w:r w:rsidRPr="00BD62BD">
        <w:rPr>
          <w:rFonts w:cs="Arial"/>
        </w:rPr>
        <w:t>Propuestas de mejora</w:t>
      </w:r>
      <w:r>
        <w:rPr>
          <w:rFonts w:cs="Arial"/>
        </w:rPr>
        <w:t xml:space="preserve"> (2 paginas)</w:t>
      </w:r>
    </w:p>
    <w:p w14:paraId="68734147" w14:textId="77777777" w:rsidR="00AD0EBA" w:rsidRPr="00BD62BD" w:rsidRDefault="00AD0EBA" w:rsidP="00AD0EBA">
      <w:pPr>
        <w:pStyle w:val="ListParagraph"/>
        <w:numPr>
          <w:ilvl w:val="2"/>
          <w:numId w:val="18"/>
        </w:numPr>
        <w:spacing w:afterLines="120" w:after="288" w:line="360" w:lineRule="auto"/>
        <w:rPr>
          <w:rFonts w:cs="Arial"/>
        </w:rPr>
      </w:pPr>
      <w:r>
        <w:rPr>
          <w:rFonts w:cs="Arial"/>
        </w:rPr>
        <w:t>Generación de grupos</w:t>
      </w:r>
    </w:p>
    <w:p w14:paraId="29FAE756" w14:textId="289C1D08" w:rsidR="00AD0EBA" w:rsidRDefault="00AD0EBA">
      <w:pPr>
        <w:pStyle w:val="CommentText"/>
      </w:pPr>
    </w:p>
  </w:comment>
  <w:comment w:id="1638" w:author="MIGUEL FUERTES FERNANDEZ [2]" w:date="2022-07-09T17:27:00Z" w:initials="MFF">
    <w:p w14:paraId="42A47B66" w14:textId="77777777" w:rsidR="006C7ABB" w:rsidRDefault="006C7ABB" w:rsidP="006C7ABB">
      <w:r>
        <w:rPr>
          <w:rStyle w:val="CommentReference"/>
        </w:rPr>
        <w:annotationRef/>
      </w:r>
      <w:r>
        <w:rPr>
          <w:sz w:val="24"/>
          <w:szCs w:val="24"/>
        </w:rPr>
        <w:t>Los diagramas son provisionales ya que hace la aplicación en Ruby on Rails en vez de en Python, así como tengo tiempo en verano al menos saco algo útil y aprendo Rails.</w:t>
      </w:r>
    </w:p>
  </w:comment>
  <w:comment w:id="1639" w:author="MIGUEL FUERTES FERNANDEZ [2]" w:date="2022-07-09T17:39:00Z" w:initials="MFF">
    <w:p w14:paraId="3B1ED5B7" w14:textId="77777777" w:rsidR="006C7ABB" w:rsidRDefault="006C7ABB" w:rsidP="006C7ABB">
      <w:r>
        <w:rPr>
          <w:rStyle w:val="CommentReference"/>
        </w:rPr>
        <w:annotationRef/>
      </w:r>
      <w:r>
        <w:rPr>
          <w:sz w:val="24"/>
          <w:szCs w:val="24"/>
        </w:rPr>
        <w:t>Además habría que añadir la parte de tests sociométricos</w:t>
      </w:r>
    </w:p>
  </w:comment>
  <w:comment w:id="2124" w:author="MIGUEL FUERTES FERNANDEZ" w:date="2022-08-14T17:29:00Z" w:initials="MFF">
    <w:p w14:paraId="2D239E0E" w14:textId="28EA5BA8" w:rsidR="000C2608" w:rsidRDefault="000C2608">
      <w:pPr>
        <w:pStyle w:val="CommentText"/>
      </w:pPr>
      <w:r>
        <w:rPr>
          <w:rStyle w:val="CommentReference"/>
        </w:rPr>
        <w:annotationRef/>
      </w:r>
      <w:r>
        <w:t>En gris porque son requerimientos que voy a dejar por hacer…</w:t>
      </w:r>
    </w:p>
  </w:comment>
  <w:comment w:id="2570" w:author="Usuario de Microsoft Office" w:date="2022-02-28T16:20:00Z" w:initials="Office">
    <w:p w14:paraId="617083EA" w14:textId="77777777" w:rsidR="000E26C9" w:rsidRDefault="000E26C9" w:rsidP="008964E0">
      <w:pPr>
        <w:pStyle w:val="p1"/>
      </w:pPr>
      <w:r>
        <w:rPr>
          <w:rStyle w:val="CommentReference"/>
        </w:rPr>
        <w:annotationRef/>
      </w:r>
      <w:r>
        <w:t>Exposición de datos, tanto cualitativos como cuantitativos.</w:t>
      </w:r>
      <w:r>
        <w:rPr>
          <w:rStyle w:val="apple-converted-space"/>
        </w:rPr>
        <w:t> </w:t>
      </w:r>
    </w:p>
    <w:p w14:paraId="34817FAD" w14:textId="77777777" w:rsidR="000E26C9" w:rsidRDefault="000E26C9" w:rsidP="008964E0">
      <w:pPr>
        <w:pStyle w:val="p1"/>
        <w:rPr>
          <w:rStyle w:val="apple-converted-space"/>
        </w:rPr>
      </w:pPr>
      <w:r>
        <w:t>En este punto se recomienda comparar y valorar los resultados obtenidos en el Trabajo Fin de Master con los resultados de otros estudios similares que se hayan llevado a cabo.</w:t>
      </w:r>
      <w:r>
        <w:rPr>
          <w:rStyle w:val="apple-converted-space"/>
        </w:rPr>
        <w:t> </w:t>
      </w:r>
    </w:p>
    <w:p w14:paraId="405246F9" w14:textId="77777777" w:rsidR="000E26C9" w:rsidRDefault="000E26C9" w:rsidP="008964E0">
      <w:pPr>
        <w:pStyle w:val="p1"/>
        <w:rPr>
          <w:rStyle w:val="apple-converted-space"/>
        </w:rPr>
      </w:pPr>
    </w:p>
    <w:p w14:paraId="4C5B3470" w14:textId="094FDC8F" w:rsidR="000E26C9" w:rsidRDefault="000E26C9" w:rsidP="008964E0">
      <w:pPr>
        <w:pStyle w:val="p1"/>
      </w:pPr>
      <w:r>
        <w:rPr>
          <w:rStyle w:val="apple-converted-space"/>
        </w:rPr>
        <w:t>(de 3 a 6 páginas)</w:t>
      </w:r>
    </w:p>
    <w:p w14:paraId="7C2B644D" w14:textId="27B3DC01" w:rsidR="000E26C9" w:rsidRPr="008964E0" w:rsidRDefault="000E26C9">
      <w:pPr>
        <w:pStyle w:val="CommentText"/>
      </w:pPr>
    </w:p>
  </w:comment>
  <w:comment w:id="2571" w:author="MIGUEL FUERTES FERNANDEZ" w:date="2022-08-22T21:20:00Z" w:initials="MFF">
    <w:p w14:paraId="4A0AEE0F" w14:textId="568C92F8" w:rsidR="00643242" w:rsidRDefault="00643242" w:rsidP="00643242">
      <w:r>
        <w:rPr>
          <w:rStyle w:val="CommentReference"/>
        </w:rPr>
        <w:annotationRef/>
      </w:r>
      <w:r w:rsidRPr="00680CE7">
        <w:rPr>
          <w:highlight w:val="yellow"/>
        </w:rPr>
        <w:t>Los resultados es la propia aplicación, la generación de los grupos, pantallazos a la aplicación que estás realizando con los métodos, cómo hacerlo, los pasos para emplearlo en el aula, vas a explicar su funcionamiento, y luego puedes añadir los dos primeros puntos que dices (las limitaciones es otro apartado que se sitúa después de las conclusiones). Dentro del mismo apartado de resultados se establece la discusión de los mismos. La discusión es de tus resultados frente a los de los demás, como no tienes competidores, lo que debes discutir es el método empleado, por qué consideras que la elección que has hecho para crearla es "la mejor" frente a otras opciones y por qué.</w:t>
      </w:r>
    </w:p>
  </w:comment>
  <w:comment w:id="2572" w:author="MIGUEL FUERTES FERNANDEZ" w:date="2022-08-22T21:42:00Z" w:initials="MFF">
    <w:p w14:paraId="1A5BE684" w14:textId="77777777" w:rsidR="00010E6C" w:rsidRPr="004F6240" w:rsidRDefault="00010E6C" w:rsidP="00010E6C">
      <w:pPr>
        <w:pStyle w:val="ListParagraph"/>
        <w:numPr>
          <w:ilvl w:val="0"/>
          <w:numId w:val="18"/>
        </w:numPr>
        <w:rPr>
          <w:strike/>
        </w:rPr>
      </w:pPr>
      <w:r>
        <w:rPr>
          <w:rStyle w:val="CommentReference"/>
        </w:rPr>
        <w:annotationRef/>
      </w:r>
      <w:r w:rsidRPr="004F6240">
        <w:rPr>
          <w:strike/>
        </w:rPr>
        <w:t>Partes importantes del funcionamiento de la app (los sociogramas, el resto ira en el punto anterior para llegar a las 9 paginas)</w:t>
      </w:r>
    </w:p>
    <w:p w14:paraId="52A728F9" w14:textId="461D23AE" w:rsidR="00010E6C" w:rsidRPr="003F2FE4" w:rsidRDefault="00010E6C" w:rsidP="009173DF">
      <w:pPr>
        <w:pStyle w:val="ListParagraph"/>
        <w:numPr>
          <w:ilvl w:val="0"/>
          <w:numId w:val="18"/>
        </w:numPr>
        <w:rPr>
          <w:strike/>
        </w:rPr>
      </w:pPr>
      <w:r w:rsidRPr="003F2FE4">
        <w:rPr>
          <w:rFonts w:cs="Arial"/>
          <w:strike/>
        </w:rPr>
        <w:t>El Trabajo se ha realizado, pero no se ha podido probar por lo que el insight es solo mio.</w:t>
      </w:r>
    </w:p>
    <w:p w14:paraId="71DBBC2F" w14:textId="77777777" w:rsidR="00010E6C" w:rsidRPr="00C22161" w:rsidRDefault="00010E6C" w:rsidP="00010E6C">
      <w:pPr>
        <w:pStyle w:val="ListParagraph"/>
        <w:numPr>
          <w:ilvl w:val="0"/>
          <w:numId w:val="18"/>
        </w:numPr>
        <w:spacing w:afterLines="120" w:after="288" w:line="360" w:lineRule="auto"/>
        <w:rPr>
          <w:rFonts w:cs="Arial"/>
          <w:strike/>
        </w:rPr>
      </w:pPr>
      <w:r w:rsidRPr="00C22161">
        <w:rPr>
          <w:rFonts w:cs="Arial"/>
          <w:strike/>
        </w:rPr>
        <w:t>Hay poca aplicación para los profesores</w:t>
      </w:r>
    </w:p>
    <w:p w14:paraId="15CF4E37" w14:textId="77777777" w:rsidR="00010E6C" w:rsidRPr="00891790" w:rsidRDefault="00010E6C" w:rsidP="00010E6C">
      <w:pPr>
        <w:pStyle w:val="ListParagraph"/>
        <w:numPr>
          <w:ilvl w:val="0"/>
          <w:numId w:val="18"/>
        </w:numPr>
        <w:rPr>
          <w:strike/>
        </w:rPr>
      </w:pPr>
      <w:r w:rsidRPr="00891790">
        <w:rPr>
          <w:strike/>
        </w:rPr>
        <w:t>Como lo he hecho</w:t>
      </w:r>
    </w:p>
    <w:p w14:paraId="76BBE752" w14:textId="4CF84043" w:rsidR="00010E6C" w:rsidRDefault="00010E6C">
      <w:pPr>
        <w:pStyle w:val="CommentText"/>
      </w:pPr>
    </w:p>
  </w:comment>
  <w:comment w:id="2581" w:author="Usuario de Microsoft Office" w:date="2022-02-28T16:22:00Z" w:initials="Office">
    <w:p w14:paraId="2F79A2F0" w14:textId="4B97AF24" w:rsidR="000E26C9" w:rsidRDefault="000E26C9">
      <w:pPr>
        <w:pStyle w:val="CommentText"/>
      </w:pPr>
      <w:r>
        <w:rPr>
          <w:rStyle w:val="CommentReference"/>
        </w:rPr>
        <w:annotationRef/>
      </w:r>
      <w:r>
        <w:t>(de 3 a 5 páginas)</w:t>
      </w:r>
    </w:p>
  </w:comment>
  <w:comment w:id="2726" w:author="Usuario de Microsoft Office" w:date="2022-02-28T16:23:00Z" w:initials="Office">
    <w:p w14:paraId="62889546" w14:textId="7E913808" w:rsidR="000E26C9" w:rsidRDefault="000E26C9" w:rsidP="008964E0">
      <w:pPr>
        <w:pStyle w:val="p1"/>
      </w:pPr>
      <w:r>
        <w:rPr>
          <w:rStyle w:val="CommentReference"/>
        </w:rPr>
        <w:annotationRef/>
      </w:r>
      <w:r>
        <w:t>Limitaciones encontradas en el transcurso de la investigación y planteamiento de futuras</w:t>
      </w:r>
      <w:r>
        <w:rPr>
          <w:rStyle w:val="apple-converted-space"/>
        </w:rPr>
        <w:t> </w:t>
      </w:r>
      <w:r>
        <w:t>líneas de estudio.</w:t>
      </w:r>
      <w:r>
        <w:rPr>
          <w:rStyle w:val="apple-converted-space"/>
        </w:rPr>
        <w:t> </w:t>
      </w:r>
    </w:p>
  </w:comment>
  <w:comment w:id="2748" w:author="Usuario de Microsoft Office" w:date="2022-02-28T16:23:00Z" w:initials="Office">
    <w:p w14:paraId="241F947A" w14:textId="627DBD66" w:rsidR="000E26C9" w:rsidRDefault="000E26C9">
      <w:pPr>
        <w:pStyle w:val="CommentText"/>
      </w:pPr>
      <w:r>
        <w:rPr>
          <w:rStyle w:val="CommentReference"/>
        </w:rPr>
        <w:annotationRef/>
      </w:r>
      <w:r>
        <w:t>Se tiene que ir revisando cada poco, haciendo las revisiones en turnitin y con mucho cuidado de cómo se cita y referencia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24651A" w15:done="0"/>
  <w15:commentEx w15:paraId="0DEB7C2C" w15:paraIdParent="7B24651A" w15:done="0"/>
  <w15:commentEx w15:paraId="167A7A92" w15:done="0"/>
  <w15:commentEx w15:paraId="0574BAA4" w15:paraIdParent="167A7A92" w15:done="0"/>
  <w15:commentEx w15:paraId="0CD97946" w15:done="0"/>
  <w15:commentEx w15:paraId="6B07833E" w15:done="0"/>
  <w15:commentEx w15:paraId="115B2ED5" w15:done="0"/>
  <w15:commentEx w15:paraId="03720A7E" w15:paraIdParent="115B2ED5" w15:done="0"/>
  <w15:commentEx w15:paraId="60D8E6A8" w15:paraIdParent="115B2ED5" w15:done="0"/>
  <w15:commentEx w15:paraId="415304E7" w15:paraIdParent="115B2ED5" w15:done="0"/>
  <w15:commentEx w15:paraId="4D9DAD59" w15:done="0"/>
  <w15:commentEx w15:paraId="5725B615" w15:done="1"/>
  <w15:commentEx w15:paraId="05058A5A" w15:paraIdParent="5725B615" w15:done="1"/>
  <w15:commentEx w15:paraId="6F4E2089" w15:done="1"/>
  <w15:commentEx w15:paraId="1656D043" w15:paraIdParent="6F4E2089" w15:done="1"/>
  <w15:commentEx w15:paraId="7CEBB8E6" w15:done="1"/>
  <w15:commentEx w15:paraId="369D1B52" w15:paraIdParent="7CEBB8E6" w15:done="1"/>
  <w15:commentEx w15:paraId="1E5908C8" w15:done="1"/>
  <w15:commentEx w15:paraId="4958A648" w15:done="1"/>
  <w15:commentEx w15:paraId="79D75A76" w15:done="1"/>
  <w15:commentEx w15:paraId="10FFFE50" w15:done="1"/>
  <w15:commentEx w15:paraId="1DE6333F" w15:done="1"/>
  <w15:commentEx w15:paraId="0C0D60FE" w15:done="1"/>
  <w15:commentEx w15:paraId="349A9F3D" w15:done="1"/>
  <w15:commentEx w15:paraId="5CE139A1" w15:done="1"/>
  <w15:commentEx w15:paraId="3AB09B6A" w15:done="1"/>
  <w15:commentEx w15:paraId="4BDE28D9" w15:done="0"/>
  <w15:commentEx w15:paraId="1A5D278D" w15:paraIdParent="4BDE28D9" w15:done="0"/>
  <w15:commentEx w15:paraId="32052131" w15:done="0"/>
  <w15:commentEx w15:paraId="2EBBD394" w15:done="0"/>
  <w15:commentEx w15:paraId="0B146D5F" w15:done="0"/>
  <w15:commentEx w15:paraId="4F42D6E1" w15:done="0"/>
  <w15:commentEx w15:paraId="175999DD" w15:paraIdParent="4F42D6E1" w15:done="0"/>
  <w15:commentEx w15:paraId="075B94A8" w15:done="1"/>
  <w15:commentEx w15:paraId="2C7E7A88" w15:paraIdParent="075B94A8" w15:done="1"/>
  <w15:commentEx w15:paraId="7AFE5F40" w15:done="1"/>
  <w15:commentEx w15:paraId="4F161DD8" w15:paraIdParent="7AFE5F40" w15:done="1"/>
  <w15:commentEx w15:paraId="05F12178" w15:done="1"/>
  <w15:commentEx w15:paraId="7834FBBC" w15:done="1"/>
  <w15:commentEx w15:paraId="37E160A1" w15:done="1"/>
  <w15:commentEx w15:paraId="4BB515DA" w15:done="1"/>
  <w15:commentEx w15:paraId="349E6897" w15:done="1"/>
  <w15:commentEx w15:paraId="18A99463" w15:done="1"/>
  <w15:commentEx w15:paraId="70F0CA73" w15:done="1"/>
  <w15:commentEx w15:paraId="1AC979D5" w15:done="1"/>
  <w15:commentEx w15:paraId="17C69F74" w15:done="1"/>
  <w15:commentEx w15:paraId="31054242" w15:done="1"/>
  <w15:commentEx w15:paraId="75281FE5" w15:done="1"/>
  <w15:commentEx w15:paraId="6D913757" w15:done="1"/>
  <w15:commentEx w15:paraId="05770E3C" w15:done="1"/>
  <w15:commentEx w15:paraId="7B759558" w15:done="0"/>
  <w15:commentEx w15:paraId="146D0948" w15:done="0"/>
  <w15:commentEx w15:paraId="269EE207" w15:done="0"/>
  <w15:commentEx w15:paraId="4E943ED9" w15:paraIdParent="269EE207" w15:done="0"/>
  <w15:commentEx w15:paraId="596A1C89" w15:done="1"/>
  <w15:commentEx w15:paraId="78A46BDA" w15:done="0"/>
  <w15:commentEx w15:paraId="28BBA03E" w15:done="0"/>
  <w15:commentEx w15:paraId="2FE6F51C" w15:done="0"/>
  <w15:commentEx w15:paraId="79EC0679" w15:done="0"/>
  <w15:commentEx w15:paraId="518B3902" w15:done="0"/>
  <w15:commentEx w15:paraId="50B67A11" w15:done="0"/>
  <w15:commentEx w15:paraId="6E0ABCFA" w15:done="0"/>
  <w15:commentEx w15:paraId="29FAE756" w15:paraIdParent="6E0ABCFA" w15:done="0"/>
  <w15:commentEx w15:paraId="42A47B66" w15:done="0"/>
  <w15:commentEx w15:paraId="3B1ED5B7" w15:paraIdParent="42A47B66" w15:done="0"/>
  <w15:commentEx w15:paraId="2D239E0E" w15:done="0"/>
  <w15:commentEx w15:paraId="7C2B644D" w15:done="1"/>
  <w15:commentEx w15:paraId="4A0AEE0F" w15:done="0"/>
  <w15:commentEx w15:paraId="76BBE752" w15:paraIdParent="4A0AEE0F" w15:done="0"/>
  <w15:commentEx w15:paraId="2F79A2F0" w15:done="1"/>
  <w15:commentEx w15:paraId="62889546" w15:done="0"/>
  <w15:commentEx w15:paraId="241F947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9423E" w16cex:dateUtc="2022-08-06T17:40:00Z"/>
  <w16cex:commentExtensible w16cex:durableId="26AFBB10" w16cex:dateUtc="2022-08-23T18:46:00Z"/>
  <w16cex:commentExtensible w16cex:durableId="2699423F" w16cex:dateUtc="2022-08-06T17:40:00Z"/>
  <w16cex:commentExtensible w16cex:durableId="26AFB977" w16cex:dateUtc="2022-08-23T18:39:00Z"/>
  <w16cex:commentExtensible w16cex:durableId="25F301D0" w16cex:dateUtc="2022-02-28T14:35:00Z"/>
  <w16cex:commentExtensible w16cex:durableId="25F301D1" w16cex:dateUtc="2022-02-28T14:35:00Z"/>
  <w16cex:commentExtensible w16cex:durableId="25F301D2" w16cex:dateUtc="2022-02-28T15:13:00Z"/>
  <w16cex:commentExtensible w16cex:durableId="7F8D6B50" w16cex:dateUtc="2022-05-09T12:37:00Z"/>
  <w16cex:commentExtensible w16cex:durableId="26B11665" w16cex:dateUtc="2022-08-24T19:28:00Z"/>
  <w16cex:commentExtensible w16cex:durableId="25F301D3" w16cex:dateUtc="2022-02-28T15:15:00Z"/>
  <w16cex:commentExtensible w16cex:durableId="26AFBBC6" w16cex:dateUtc="2022-08-23T18:49:00Z"/>
  <w16cex:commentExtensible w16cex:durableId="26607031" w16cex:dateUtc="2022-06-24T15:17:00Z"/>
  <w16cex:commentExtensible w16cex:durableId="2660713D" w16cex:dateUtc="2022-06-24T15:22:00Z"/>
  <w16cex:commentExtensible w16cex:durableId="26607244" w16cex:dateUtc="2022-06-24T15:26:00Z"/>
  <w16cex:commentExtensible w16cex:durableId="26607251" w16cex:dateUtc="2022-06-24T15:26:00Z"/>
  <w16cex:commentExtensible w16cex:durableId="266072AA" w16cex:dateUtc="2022-06-24T15:28:00Z"/>
  <w16cex:commentExtensible w16cex:durableId="2660772C" w16cex:dateUtc="2022-06-24T15:47:00Z"/>
  <w16cex:commentExtensible w16cex:durableId="26607799" w16cex:dateUtc="2022-06-24T15:49:00Z"/>
  <w16cex:commentExtensible w16cex:durableId="26607CF1" w16cex:dateUtc="2022-06-24T16:12:00Z"/>
  <w16cex:commentExtensible w16cex:durableId="26607E30" w16cex:dateUtc="2022-06-24T16:17:00Z"/>
  <w16cex:commentExtensible w16cex:durableId="26607EE4" w16cex:dateUtc="2022-06-24T16:20:00Z"/>
  <w16cex:commentExtensible w16cex:durableId="2660806A" w16cex:dateUtc="2022-06-24T16:26:00Z"/>
  <w16cex:commentExtensible w16cex:durableId="26AFBBE1" w16cex:dateUtc="2022-08-23T18:49:00Z"/>
  <w16cex:commentExtensible w16cex:durableId="25F301D4" w16cex:dateUtc="2022-02-28T15:18:00Z"/>
  <w16cex:commentExtensible w16cex:durableId="2661A2B3" w16cex:dateUtc="2022-06-25T13:05:00Z"/>
  <w16cex:commentExtensible w16cex:durableId="26AFB6CD" w16cex:dateUtc="2022-08-23T18:27:00Z"/>
  <w16cex:commentExtensible w16cex:durableId="2661AB47" w16cex:dateUtc="2022-06-25T13:41:00Z"/>
  <w16cex:commentExtensible w16cex:durableId="26993CE2" w16cex:dateUtc="2022-08-06T17:17:00Z"/>
  <w16cex:commentExtensible w16cex:durableId="2661ACEC" w16cex:dateUtc="2022-06-25T13:49:00Z"/>
  <w16cex:commentExtensible w16cex:durableId="2661C045" w16cex:dateUtc="2022-06-25T15:11:00Z"/>
  <w16cex:commentExtensible w16cex:durableId="2661C2A1" w16cex:dateUtc="2022-06-25T15:21:00Z"/>
  <w16cex:commentExtensible w16cex:durableId="2661C4C7" w16cex:dateUtc="2022-06-25T15:30:00Z"/>
  <w16cex:commentExtensible w16cex:durableId="2661C9D2" w16cex:dateUtc="2022-06-25T15:52:00Z"/>
  <w16cex:commentExtensible w16cex:durableId="2661CB9A" w16cex:dateUtc="2022-06-25T15:59:00Z"/>
  <w16cex:commentExtensible w16cex:durableId="2661CD98" w16cex:dateUtc="2022-06-25T16:08:00Z"/>
  <w16cex:commentExtensible w16cex:durableId="2661D5A9" w16cex:dateUtc="2022-06-25T16:42:00Z"/>
  <w16cex:commentExtensible w16cex:durableId="2661D855" w16cex:dateUtc="2022-06-25T16:54:00Z"/>
  <w16cex:commentExtensible w16cex:durableId="2661DAA3" w16cex:dateUtc="2022-06-25T17:04:00Z"/>
  <w16cex:commentExtensible w16cex:durableId="2661DD9A" w16cex:dateUtc="2022-06-25T17:16:00Z"/>
  <w16cex:commentExtensible w16cex:durableId="2664978B" w16cex:dateUtc="2022-06-27T18:54:00Z"/>
  <w16cex:commentExtensible w16cex:durableId="26649AEF" w16cex:dateUtc="2022-06-27T19:09:00Z"/>
  <w16cex:commentExtensible w16cex:durableId="26AFB721" w16cex:dateUtc="2022-08-23T18:29:00Z"/>
  <w16cex:commentExtensible w16cex:durableId="26AFB788" w16cex:dateUtc="2022-08-23T18:31:00Z"/>
  <w16cex:commentExtensible w16cex:durableId="2664A1E0" w16cex:dateUtc="2022-06-27T19:38:00Z"/>
  <w16cex:commentExtensible w16cex:durableId="2664A2CE" w16cex:dateUtc="2022-06-27T19:42:00Z"/>
  <w16cex:commentExtensible w16cex:durableId="2664A585" w16cex:dateUtc="2022-06-27T19:54:00Z"/>
  <w16cex:commentExtensible w16cex:durableId="26687DCC" w16cex:dateUtc="2022-06-30T17:53:00Z"/>
  <w16cex:commentExtensible w16cex:durableId="26AE69A9" w16cex:dateUtc="2022-08-22T18:46:00Z"/>
  <w16cex:commentExtensible w16cex:durableId="26AE6A57" w16cex:dateUtc="2022-08-22T18:49:00Z"/>
  <w16cex:commentExtensible w16cex:durableId="26AE6B55" w16cex:dateUtc="2022-08-22T18:53:00Z"/>
  <w16cex:commentExtensible w16cex:durableId="25F301D5" w16cex:dateUtc="2022-02-28T15:19:00Z"/>
  <w16cex:commentExtensible w16cex:durableId="26AFB255" w16cex:dateUtc="2022-08-23T18:08:00Z"/>
  <w16cex:commentExtensible w16cex:durableId="26A3AF95" w16cex:dateUtc="2022-08-14T15:29:00Z"/>
  <w16cex:commentExtensible w16cex:durableId="25F301D6" w16cex:dateUtc="2022-02-28T15:20:00Z"/>
  <w16cex:commentExtensible w16cex:durableId="26AE7188" w16cex:dateUtc="2022-08-22T19:20:00Z"/>
  <w16cex:commentExtensible w16cex:durableId="26AE76AB" w16cex:dateUtc="2022-08-22T19:42:00Z"/>
  <w16cex:commentExtensible w16cex:durableId="25F301D7" w16cex:dateUtc="2022-02-28T15:22:00Z"/>
  <w16cex:commentExtensible w16cex:durableId="25F301D8" w16cex:dateUtc="2022-02-28T15:23:00Z"/>
  <w16cex:commentExtensible w16cex:durableId="25F301D9" w16cex:dateUtc="2022-02-28T15: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24651A" w16cid:durableId="2699423E"/>
  <w16cid:commentId w16cid:paraId="0DEB7C2C" w16cid:durableId="26AFBB10"/>
  <w16cid:commentId w16cid:paraId="167A7A92" w16cid:durableId="2699423F"/>
  <w16cid:commentId w16cid:paraId="0574BAA4" w16cid:durableId="26AFB977"/>
  <w16cid:commentId w16cid:paraId="0CD97946" w16cid:durableId="25F301D0"/>
  <w16cid:commentId w16cid:paraId="6B07833E" w16cid:durableId="25F301D1"/>
  <w16cid:commentId w16cid:paraId="115B2ED5" w16cid:durableId="25F301D2"/>
  <w16cid:commentId w16cid:paraId="03720A7E" w16cid:durableId="7F8D6B50"/>
  <w16cid:commentId w16cid:paraId="60D8E6A8" w16cid:durableId="26993BF3"/>
  <w16cid:commentId w16cid:paraId="415304E7" w16cid:durableId="26B11665"/>
  <w16cid:commentId w16cid:paraId="4D9DAD59" w16cid:durableId="26993BF4"/>
  <w16cid:commentId w16cid:paraId="5725B615" w16cid:durableId="25F301D3"/>
  <w16cid:commentId w16cid:paraId="05058A5A" w16cid:durableId="26AFBBC6"/>
  <w16cid:commentId w16cid:paraId="6F4E2089" w16cid:durableId="26607031"/>
  <w16cid:commentId w16cid:paraId="1656D043" w16cid:durableId="26993BF9"/>
  <w16cid:commentId w16cid:paraId="7CEBB8E6" w16cid:durableId="2660713D"/>
  <w16cid:commentId w16cid:paraId="369D1B52" w16cid:durableId="26993BFB"/>
  <w16cid:commentId w16cid:paraId="1E5908C8" w16cid:durableId="26607244"/>
  <w16cid:commentId w16cid:paraId="4958A648" w16cid:durableId="26607251"/>
  <w16cid:commentId w16cid:paraId="79D75A76" w16cid:durableId="266072AA"/>
  <w16cid:commentId w16cid:paraId="10FFFE50" w16cid:durableId="2660772C"/>
  <w16cid:commentId w16cid:paraId="1DE6333F" w16cid:durableId="26607799"/>
  <w16cid:commentId w16cid:paraId="0C0D60FE" w16cid:durableId="26607CF1"/>
  <w16cid:commentId w16cid:paraId="349A9F3D" w16cid:durableId="26607E30"/>
  <w16cid:commentId w16cid:paraId="5CE139A1" w16cid:durableId="26607EE4"/>
  <w16cid:commentId w16cid:paraId="3AB09B6A" w16cid:durableId="2660806A"/>
  <w16cid:commentId w16cid:paraId="4BDE28D9" w16cid:durableId="26993C05"/>
  <w16cid:commentId w16cid:paraId="1A5D278D" w16cid:durableId="26AFBBE1"/>
  <w16cid:commentId w16cid:paraId="32052131" w16cid:durableId="26993C06"/>
  <w16cid:commentId w16cid:paraId="2EBBD394" w16cid:durableId="25F301D4"/>
  <w16cid:commentId w16cid:paraId="0B146D5F" w16cid:durableId="2661A2B3"/>
  <w16cid:commentId w16cid:paraId="4F42D6E1" w16cid:durableId="26993C09"/>
  <w16cid:commentId w16cid:paraId="175999DD" w16cid:durableId="26AFB6CD"/>
  <w16cid:commentId w16cid:paraId="075B94A8" w16cid:durableId="2661AB47"/>
  <w16cid:commentId w16cid:paraId="2C7E7A88" w16cid:durableId="26993C0B"/>
  <w16cid:commentId w16cid:paraId="7AFE5F40" w16cid:durableId="26993C0C"/>
  <w16cid:commentId w16cid:paraId="4F161DD8" w16cid:durableId="26993CE2"/>
  <w16cid:commentId w16cid:paraId="05F12178" w16cid:durableId="2661ACEC"/>
  <w16cid:commentId w16cid:paraId="7834FBBC" w16cid:durableId="2661C045"/>
  <w16cid:commentId w16cid:paraId="37E160A1" w16cid:durableId="2661C2A1"/>
  <w16cid:commentId w16cid:paraId="4BB515DA" w16cid:durableId="2661C4C7"/>
  <w16cid:commentId w16cid:paraId="349E6897" w16cid:durableId="2661C9D2"/>
  <w16cid:commentId w16cid:paraId="18A99463" w16cid:durableId="2661CB9A"/>
  <w16cid:commentId w16cid:paraId="70F0CA73" w16cid:durableId="2661CD98"/>
  <w16cid:commentId w16cid:paraId="1AC979D5" w16cid:durableId="2661D5A9"/>
  <w16cid:commentId w16cid:paraId="17C69F74" w16cid:durableId="2661D855"/>
  <w16cid:commentId w16cid:paraId="31054242" w16cid:durableId="2661DAA3"/>
  <w16cid:commentId w16cid:paraId="75281FE5" w16cid:durableId="2661DD9A"/>
  <w16cid:commentId w16cid:paraId="6D913757" w16cid:durableId="2664978B"/>
  <w16cid:commentId w16cid:paraId="05770E3C" w16cid:durableId="26649AEF"/>
  <w16cid:commentId w16cid:paraId="7B759558" w16cid:durableId="26AFB721"/>
  <w16cid:commentId w16cid:paraId="146D0948" w16cid:durableId="26AFB788"/>
  <w16cid:commentId w16cid:paraId="269EE207" w16cid:durableId="2664A1E0"/>
  <w16cid:commentId w16cid:paraId="4E943ED9" w16cid:durableId="2664A2CE"/>
  <w16cid:commentId w16cid:paraId="596A1C89" w16cid:durableId="2664A585"/>
  <w16cid:commentId w16cid:paraId="78A46BDA" w16cid:durableId="26687DCC"/>
  <w16cid:commentId w16cid:paraId="28BBA03E" w16cid:durableId="26AE69A9"/>
  <w16cid:commentId w16cid:paraId="2FE6F51C" w16cid:durableId="26AE6A57"/>
  <w16cid:commentId w16cid:paraId="79EC0679" w16cid:durableId="26AE6B55"/>
  <w16cid:commentId w16cid:paraId="518B3902" w16cid:durableId="26993C20"/>
  <w16cid:commentId w16cid:paraId="50B67A11" w16cid:durableId="26993C21"/>
  <w16cid:commentId w16cid:paraId="6E0ABCFA" w16cid:durableId="25F301D5"/>
  <w16cid:commentId w16cid:paraId="29FAE756" w16cid:durableId="26AFB255"/>
  <w16cid:commentId w16cid:paraId="42A47B66" w16cid:durableId="26993C23"/>
  <w16cid:commentId w16cid:paraId="3B1ED5B7" w16cid:durableId="26993C24"/>
  <w16cid:commentId w16cid:paraId="2D239E0E" w16cid:durableId="26A3AF95"/>
  <w16cid:commentId w16cid:paraId="7C2B644D" w16cid:durableId="25F301D6"/>
  <w16cid:commentId w16cid:paraId="4A0AEE0F" w16cid:durableId="26AE7188"/>
  <w16cid:commentId w16cid:paraId="76BBE752" w16cid:durableId="26AE76AB"/>
  <w16cid:commentId w16cid:paraId="2F79A2F0" w16cid:durableId="25F301D7"/>
  <w16cid:commentId w16cid:paraId="62889546" w16cid:durableId="25F301D8"/>
  <w16cid:commentId w16cid:paraId="241F947A" w16cid:durableId="25F301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AA5E31" w14:textId="77777777" w:rsidR="00D726D9" w:rsidRDefault="00D726D9" w:rsidP="00CF7A5E">
      <w:pPr>
        <w:spacing w:after="0" w:line="240" w:lineRule="auto"/>
      </w:pPr>
      <w:r>
        <w:separator/>
      </w:r>
    </w:p>
  </w:endnote>
  <w:endnote w:type="continuationSeparator" w:id="0">
    <w:p w14:paraId="7DA3237B" w14:textId="77777777" w:rsidR="00D726D9" w:rsidRDefault="00D726D9" w:rsidP="00CF7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Bold">
    <w:altName w:val="Ari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591F8" w14:textId="463AD69E" w:rsidR="000E26C9" w:rsidRDefault="000E26C9" w:rsidP="000E26C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6715B">
      <w:rPr>
        <w:rStyle w:val="PageNumber"/>
        <w:noProof/>
      </w:rPr>
      <w:t>39</w:t>
    </w:r>
    <w:r>
      <w:rPr>
        <w:rStyle w:val="PageNumber"/>
      </w:rPr>
      <w:fldChar w:fldCharType="end"/>
    </w:r>
  </w:p>
  <w:p w14:paraId="54FD962F" w14:textId="2155C9AE" w:rsidR="000E26C9" w:rsidRDefault="000E26C9" w:rsidP="006B0243">
    <w:pPr>
      <w:pStyle w:val="Foot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separate"/>
    </w:r>
    <w:r w:rsidR="0026715B">
      <w:rPr>
        <w:rStyle w:val="PageNumber"/>
        <w:noProof/>
      </w:rPr>
      <w:t>39</w:t>
    </w:r>
    <w:r>
      <w:rPr>
        <w:rStyle w:val="PageNumber"/>
      </w:rPr>
      <w:fldChar w:fldCharType="end"/>
    </w:r>
  </w:p>
  <w:p w14:paraId="1F7760AB" w14:textId="77777777" w:rsidR="000E26C9" w:rsidRDefault="000E26C9" w:rsidP="006B024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EF8AB" w14:textId="77777777" w:rsidR="000E26C9" w:rsidRDefault="000E26C9" w:rsidP="006B024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D4C77" w14:textId="77777777" w:rsidR="000E26C9" w:rsidRDefault="000E26C9" w:rsidP="000E26C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C7ABB">
      <w:rPr>
        <w:rStyle w:val="PageNumber"/>
        <w:noProof/>
      </w:rPr>
      <w:t>iv</w:t>
    </w:r>
    <w:r>
      <w:rPr>
        <w:rStyle w:val="PageNumber"/>
      </w:rPr>
      <w:fldChar w:fldCharType="end"/>
    </w:r>
  </w:p>
  <w:p w14:paraId="696B3CE8" w14:textId="77777777" w:rsidR="000E26C9" w:rsidRDefault="000E26C9" w:rsidP="006B024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09AAC" w14:textId="77777777" w:rsidR="000E26C9" w:rsidRPr="009C6CBE" w:rsidRDefault="000E26C9" w:rsidP="00D53F5E">
    <w:pPr>
      <w:pStyle w:val="Footer"/>
      <w:tabs>
        <w:tab w:val="clear" w:pos="8504"/>
        <w:tab w:val="right" w:pos="9026"/>
      </w:tabs>
    </w:pPr>
    <w:r>
      <w:t>Título del TFM</w:t>
    </w:r>
    <w:r w:rsidRPr="009C6CBE">
      <w:t xml:space="preserve"> </w:t>
    </w:r>
    <w:r w:rsidRPr="009C6CBE">
      <w:tab/>
      <w:t>[</w:t>
    </w:r>
    <w:r w:rsidRPr="009C6CBE">
      <w:fldChar w:fldCharType="begin"/>
    </w:r>
    <w:r w:rsidRPr="009C6CBE">
      <w:instrText>PAGE   \* MERGEFORMAT</w:instrText>
    </w:r>
    <w:r w:rsidRPr="009C6CBE">
      <w:fldChar w:fldCharType="separate"/>
    </w:r>
    <w:r w:rsidR="001620BB">
      <w:rPr>
        <w:noProof/>
      </w:rPr>
      <w:t>30</w:t>
    </w:r>
    <w:r w:rsidRPr="009C6CBE">
      <w:fldChar w:fldCharType="end"/>
    </w:r>
    <w:r>
      <w:t>]</w:t>
    </w:r>
    <w:r>
      <w:tab/>
      <w:t>Año</w:t>
    </w:r>
  </w:p>
  <w:p w14:paraId="006A8CA2" w14:textId="77777777" w:rsidR="000E26C9" w:rsidRDefault="000E26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E9CB7" w14:textId="77777777" w:rsidR="00D726D9" w:rsidRDefault="00D726D9" w:rsidP="00CF7A5E">
      <w:pPr>
        <w:spacing w:after="0" w:line="240" w:lineRule="auto"/>
      </w:pPr>
      <w:r>
        <w:separator/>
      </w:r>
    </w:p>
  </w:footnote>
  <w:footnote w:type="continuationSeparator" w:id="0">
    <w:p w14:paraId="6F7A8F75" w14:textId="77777777" w:rsidR="00D726D9" w:rsidRDefault="00D726D9" w:rsidP="00CF7A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D8FE2" w14:textId="77777777" w:rsidR="000E26C9" w:rsidRDefault="000E26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B6765"/>
    <w:multiLevelType w:val="hybridMultilevel"/>
    <w:tmpl w:val="3FA4F8C6"/>
    <w:lvl w:ilvl="0" w:tplc="64101EE2">
      <w:numFmt w:val="bullet"/>
      <w:lvlText w:val="-"/>
      <w:lvlJc w:val="left"/>
      <w:pPr>
        <w:ind w:left="720" w:hanging="360"/>
      </w:pPr>
      <w:rPr>
        <w:rFonts w:ascii="Calibri" w:eastAsiaTheme="minorHAnsi"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2E54010"/>
    <w:multiLevelType w:val="hybridMultilevel"/>
    <w:tmpl w:val="D166E3F8"/>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2" w15:restartNumberingAfterBreak="0">
    <w:nsid w:val="0F710F62"/>
    <w:multiLevelType w:val="hybridMultilevel"/>
    <w:tmpl w:val="AC90AC22"/>
    <w:lvl w:ilvl="0" w:tplc="C47685C0">
      <w:numFmt w:val="bullet"/>
      <w:lvlText w:val="-"/>
      <w:lvlJc w:val="left"/>
      <w:pPr>
        <w:ind w:left="1069" w:hanging="360"/>
      </w:pPr>
      <w:rPr>
        <w:rFonts w:ascii="Calibri" w:eastAsiaTheme="minorHAnsi" w:hAnsi="Calibri" w:cs="Calibri" w:hint="default"/>
      </w:rPr>
    </w:lvl>
    <w:lvl w:ilvl="1" w:tplc="040A0003">
      <w:start w:val="1"/>
      <w:numFmt w:val="bullet"/>
      <w:lvlText w:val="o"/>
      <w:lvlJc w:val="left"/>
      <w:pPr>
        <w:ind w:left="1789" w:hanging="360"/>
      </w:pPr>
      <w:rPr>
        <w:rFonts w:ascii="Courier New" w:hAnsi="Courier New" w:cs="Courier New" w:hint="default"/>
      </w:rPr>
    </w:lvl>
    <w:lvl w:ilvl="2" w:tplc="040A0005" w:tentative="1">
      <w:start w:val="1"/>
      <w:numFmt w:val="bullet"/>
      <w:lvlText w:val=""/>
      <w:lvlJc w:val="left"/>
      <w:pPr>
        <w:ind w:left="2509" w:hanging="360"/>
      </w:pPr>
      <w:rPr>
        <w:rFonts w:ascii="Wingdings" w:hAnsi="Wingdings" w:hint="default"/>
      </w:rPr>
    </w:lvl>
    <w:lvl w:ilvl="3" w:tplc="040A0001" w:tentative="1">
      <w:start w:val="1"/>
      <w:numFmt w:val="bullet"/>
      <w:lvlText w:val=""/>
      <w:lvlJc w:val="left"/>
      <w:pPr>
        <w:ind w:left="3229" w:hanging="360"/>
      </w:pPr>
      <w:rPr>
        <w:rFonts w:ascii="Symbol" w:hAnsi="Symbol" w:hint="default"/>
      </w:rPr>
    </w:lvl>
    <w:lvl w:ilvl="4" w:tplc="040A0003" w:tentative="1">
      <w:start w:val="1"/>
      <w:numFmt w:val="bullet"/>
      <w:lvlText w:val="o"/>
      <w:lvlJc w:val="left"/>
      <w:pPr>
        <w:ind w:left="3949" w:hanging="360"/>
      </w:pPr>
      <w:rPr>
        <w:rFonts w:ascii="Courier New" w:hAnsi="Courier New" w:cs="Courier New" w:hint="default"/>
      </w:rPr>
    </w:lvl>
    <w:lvl w:ilvl="5" w:tplc="040A0005" w:tentative="1">
      <w:start w:val="1"/>
      <w:numFmt w:val="bullet"/>
      <w:lvlText w:val=""/>
      <w:lvlJc w:val="left"/>
      <w:pPr>
        <w:ind w:left="4669" w:hanging="360"/>
      </w:pPr>
      <w:rPr>
        <w:rFonts w:ascii="Wingdings" w:hAnsi="Wingdings" w:hint="default"/>
      </w:rPr>
    </w:lvl>
    <w:lvl w:ilvl="6" w:tplc="040A0001" w:tentative="1">
      <w:start w:val="1"/>
      <w:numFmt w:val="bullet"/>
      <w:lvlText w:val=""/>
      <w:lvlJc w:val="left"/>
      <w:pPr>
        <w:ind w:left="5389" w:hanging="360"/>
      </w:pPr>
      <w:rPr>
        <w:rFonts w:ascii="Symbol" w:hAnsi="Symbol" w:hint="default"/>
      </w:rPr>
    </w:lvl>
    <w:lvl w:ilvl="7" w:tplc="040A0003" w:tentative="1">
      <w:start w:val="1"/>
      <w:numFmt w:val="bullet"/>
      <w:lvlText w:val="o"/>
      <w:lvlJc w:val="left"/>
      <w:pPr>
        <w:ind w:left="6109" w:hanging="360"/>
      </w:pPr>
      <w:rPr>
        <w:rFonts w:ascii="Courier New" w:hAnsi="Courier New" w:cs="Courier New" w:hint="default"/>
      </w:rPr>
    </w:lvl>
    <w:lvl w:ilvl="8" w:tplc="040A0005" w:tentative="1">
      <w:start w:val="1"/>
      <w:numFmt w:val="bullet"/>
      <w:lvlText w:val=""/>
      <w:lvlJc w:val="left"/>
      <w:pPr>
        <w:ind w:left="6829" w:hanging="360"/>
      </w:pPr>
      <w:rPr>
        <w:rFonts w:ascii="Wingdings" w:hAnsi="Wingdings" w:hint="default"/>
      </w:rPr>
    </w:lvl>
  </w:abstractNum>
  <w:abstractNum w:abstractNumId="3" w15:restartNumberingAfterBreak="0">
    <w:nsid w:val="1D6C6A7A"/>
    <w:multiLevelType w:val="multilevel"/>
    <w:tmpl w:val="505E78D6"/>
    <w:lvl w:ilvl="0">
      <w:start w:val="1"/>
      <w:numFmt w:val="bullet"/>
      <w:lvlText w:val=""/>
      <w:lvlJc w:val="left"/>
      <w:pPr>
        <w:ind w:left="1276" w:hanging="360"/>
      </w:pPr>
      <w:rPr>
        <w:rFonts w:ascii="Symbol" w:hAnsi="Symbol" w:cs="Symbol" w:hint="default"/>
      </w:rPr>
    </w:lvl>
    <w:lvl w:ilvl="1">
      <w:start w:val="1"/>
      <w:numFmt w:val="bullet"/>
      <w:lvlText w:val="o"/>
      <w:lvlJc w:val="left"/>
      <w:pPr>
        <w:ind w:left="1996" w:hanging="360"/>
      </w:pPr>
      <w:rPr>
        <w:rFonts w:ascii="Courier New" w:hAnsi="Courier New" w:cs="Courier New" w:hint="default"/>
      </w:rPr>
    </w:lvl>
    <w:lvl w:ilvl="2">
      <w:start w:val="1"/>
      <w:numFmt w:val="bullet"/>
      <w:lvlText w:val=""/>
      <w:lvlJc w:val="left"/>
      <w:pPr>
        <w:ind w:left="2716" w:hanging="360"/>
      </w:pPr>
      <w:rPr>
        <w:rFonts w:ascii="Wingdings" w:hAnsi="Wingdings" w:cs="Wingdings" w:hint="default"/>
      </w:rPr>
    </w:lvl>
    <w:lvl w:ilvl="3">
      <w:start w:val="1"/>
      <w:numFmt w:val="bullet"/>
      <w:lvlText w:val=""/>
      <w:lvlJc w:val="left"/>
      <w:pPr>
        <w:ind w:left="3436" w:hanging="360"/>
      </w:pPr>
      <w:rPr>
        <w:rFonts w:ascii="Symbol" w:hAnsi="Symbol" w:cs="Symbol" w:hint="default"/>
      </w:rPr>
    </w:lvl>
    <w:lvl w:ilvl="4">
      <w:start w:val="1"/>
      <w:numFmt w:val="bullet"/>
      <w:lvlText w:val="o"/>
      <w:lvlJc w:val="left"/>
      <w:pPr>
        <w:ind w:left="4156" w:hanging="360"/>
      </w:pPr>
      <w:rPr>
        <w:rFonts w:ascii="Courier New" w:hAnsi="Courier New" w:cs="Courier New" w:hint="default"/>
      </w:rPr>
    </w:lvl>
    <w:lvl w:ilvl="5">
      <w:start w:val="1"/>
      <w:numFmt w:val="bullet"/>
      <w:lvlText w:val=""/>
      <w:lvlJc w:val="left"/>
      <w:pPr>
        <w:ind w:left="4876" w:hanging="360"/>
      </w:pPr>
      <w:rPr>
        <w:rFonts w:ascii="Wingdings" w:hAnsi="Wingdings" w:cs="Wingdings" w:hint="default"/>
      </w:rPr>
    </w:lvl>
    <w:lvl w:ilvl="6">
      <w:start w:val="1"/>
      <w:numFmt w:val="bullet"/>
      <w:lvlText w:val=""/>
      <w:lvlJc w:val="left"/>
      <w:pPr>
        <w:ind w:left="5596" w:hanging="360"/>
      </w:pPr>
      <w:rPr>
        <w:rFonts w:ascii="Symbol" w:hAnsi="Symbol" w:cs="Symbol" w:hint="default"/>
      </w:rPr>
    </w:lvl>
    <w:lvl w:ilvl="7">
      <w:start w:val="1"/>
      <w:numFmt w:val="bullet"/>
      <w:lvlText w:val="o"/>
      <w:lvlJc w:val="left"/>
      <w:pPr>
        <w:ind w:left="6316" w:hanging="360"/>
      </w:pPr>
      <w:rPr>
        <w:rFonts w:ascii="Courier New" w:hAnsi="Courier New" w:cs="Courier New" w:hint="default"/>
      </w:rPr>
    </w:lvl>
    <w:lvl w:ilvl="8">
      <w:start w:val="1"/>
      <w:numFmt w:val="bullet"/>
      <w:lvlText w:val=""/>
      <w:lvlJc w:val="left"/>
      <w:pPr>
        <w:ind w:left="7036" w:hanging="360"/>
      </w:pPr>
      <w:rPr>
        <w:rFonts w:ascii="Wingdings" w:hAnsi="Wingdings" w:cs="Wingdings" w:hint="default"/>
      </w:rPr>
    </w:lvl>
  </w:abstractNum>
  <w:abstractNum w:abstractNumId="4" w15:restartNumberingAfterBreak="0">
    <w:nsid w:val="2C5B483F"/>
    <w:multiLevelType w:val="hybridMultilevel"/>
    <w:tmpl w:val="9502DB18"/>
    <w:lvl w:ilvl="0" w:tplc="C47685C0">
      <w:numFmt w:val="bullet"/>
      <w:lvlText w:val="-"/>
      <w:lvlJc w:val="left"/>
      <w:pPr>
        <w:ind w:left="3193" w:hanging="360"/>
      </w:pPr>
      <w:rPr>
        <w:rFonts w:ascii="Calibri" w:eastAsiaTheme="minorHAnsi" w:hAnsi="Calibri" w:cs="Calibri"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5" w15:restartNumberingAfterBreak="0">
    <w:nsid w:val="316A5BFB"/>
    <w:multiLevelType w:val="multilevel"/>
    <w:tmpl w:val="73C494EC"/>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32A511C3"/>
    <w:multiLevelType w:val="hybridMultilevel"/>
    <w:tmpl w:val="173E263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3A9C256D"/>
    <w:multiLevelType w:val="hybridMultilevel"/>
    <w:tmpl w:val="1576A2E8"/>
    <w:lvl w:ilvl="0" w:tplc="040A0001">
      <w:start w:val="1"/>
      <w:numFmt w:val="bullet"/>
      <w:lvlText w:val=""/>
      <w:lvlJc w:val="left"/>
      <w:pPr>
        <w:ind w:left="1429" w:hanging="360"/>
      </w:pPr>
      <w:rPr>
        <w:rFonts w:ascii="Symbol" w:hAnsi="Symbol" w:hint="default"/>
      </w:rPr>
    </w:lvl>
    <w:lvl w:ilvl="1" w:tplc="040A0003">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8" w15:restartNumberingAfterBreak="0">
    <w:nsid w:val="3DB32BC9"/>
    <w:multiLevelType w:val="hybridMultilevel"/>
    <w:tmpl w:val="4CDE6CDE"/>
    <w:lvl w:ilvl="0" w:tplc="C47685C0">
      <w:numFmt w:val="bullet"/>
      <w:lvlText w:val="-"/>
      <w:lvlJc w:val="left"/>
      <w:pPr>
        <w:ind w:left="1069" w:hanging="360"/>
      </w:pPr>
      <w:rPr>
        <w:rFonts w:ascii="Calibri" w:eastAsiaTheme="minorHAnsi"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3E783844"/>
    <w:multiLevelType w:val="hybridMultilevel"/>
    <w:tmpl w:val="91165E3C"/>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10" w15:restartNumberingAfterBreak="0">
    <w:nsid w:val="4C8A1933"/>
    <w:multiLevelType w:val="hybridMultilevel"/>
    <w:tmpl w:val="D3A85A72"/>
    <w:lvl w:ilvl="0" w:tplc="51409A0A">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1" w15:restartNumberingAfterBreak="0">
    <w:nsid w:val="58A61ADA"/>
    <w:multiLevelType w:val="hybridMultilevel"/>
    <w:tmpl w:val="A29000F0"/>
    <w:lvl w:ilvl="0" w:tplc="50623F16">
      <w:numFmt w:val="bullet"/>
      <w:lvlText w:val="-"/>
      <w:lvlJc w:val="left"/>
      <w:pPr>
        <w:ind w:left="720" w:hanging="360"/>
      </w:pPr>
      <w:rPr>
        <w:rFonts w:ascii="Calibri" w:eastAsia="Calibri"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start w:val="1"/>
      <w:numFmt w:val="bullet"/>
      <w:lvlText w:val="o"/>
      <w:lvlJc w:val="left"/>
      <w:pPr>
        <w:ind w:left="3600" w:hanging="360"/>
      </w:pPr>
      <w:rPr>
        <w:rFonts w:ascii="Courier New" w:hAnsi="Courier New" w:cs="Courier New" w:hint="default"/>
      </w:rPr>
    </w:lvl>
    <w:lvl w:ilvl="5" w:tplc="040A0005">
      <w:start w:val="1"/>
      <w:numFmt w:val="bullet"/>
      <w:lvlText w:val=""/>
      <w:lvlJc w:val="left"/>
      <w:pPr>
        <w:ind w:left="4320" w:hanging="360"/>
      </w:pPr>
      <w:rPr>
        <w:rFonts w:ascii="Wingdings" w:hAnsi="Wingdings" w:hint="default"/>
      </w:rPr>
    </w:lvl>
    <w:lvl w:ilvl="6" w:tplc="040A0001">
      <w:start w:val="1"/>
      <w:numFmt w:val="bullet"/>
      <w:lvlText w:val=""/>
      <w:lvlJc w:val="left"/>
      <w:pPr>
        <w:ind w:left="5040" w:hanging="360"/>
      </w:pPr>
      <w:rPr>
        <w:rFonts w:ascii="Symbol" w:hAnsi="Symbol" w:hint="default"/>
      </w:rPr>
    </w:lvl>
    <w:lvl w:ilvl="7" w:tplc="040A0003">
      <w:start w:val="1"/>
      <w:numFmt w:val="bullet"/>
      <w:lvlText w:val="o"/>
      <w:lvlJc w:val="left"/>
      <w:pPr>
        <w:ind w:left="5760" w:hanging="360"/>
      </w:pPr>
      <w:rPr>
        <w:rFonts w:ascii="Courier New" w:hAnsi="Courier New" w:cs="Courier New" w:hint="default"/>
      </w:rPr>
    </w:lvl>
    <w:lvl w:ilvl="8" w:tplc="040A0005">
      <w:start w:val="1"/>
      <w:numFmt w:val="bullet"/>
      <w:lvlText w:val=""/>
      <w:lvlJc w:val="left"/>
      <w:pPr>
        <w:ind w:left="6480" w:hanging="360"/>
      </w:pPr>
      <w:rPr>
        <w:rFonts w:ascii="Wingdings" w:hAnsi="Wingdings" w:hint="default"/>
      </w:rPr>
    </w:lvl>
  </w:abstractNum>
  <w:abstractNum w:abstractNumId="12" w15:restartNumberingAfterBreak="0">
    <w:nsid w:val="62A0718E"/>
    <w:multiLevelType w:val="hybridMultilevel"/>
    <w:tmpl w:val="35FEE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2A7748E"/>
    <w:multiLevelType w:val="multilevel"/>
    <w:tmpl w:val="756C3B74"/>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14" w15:restartNumberingAfterBreak="0">
    <w:nsid w:val="69291669"/>
    <w:multiLevelType w:val="multilevel"/>
    <w:tmpl w:val="A85EAF22"/>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15" w15:restartNumberingAfterBreak="0">
    <w:nsid w:val="701931E7"/>
    <w:multiLevelType w:val="hybridMultilevel"/>
    <w:tmpl w:val="763A0A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5C0835CA">
      <w:numFmt w:val="bullet"/>
      <w:lvlText w:val="—"/>
      <w:lvlJc w:val="left"/>
      <w:pPr>
        <w:ind w:left="2160" w:hanging="360"/>
      </w:pPr>
      <w:rPr>
        <w:rFonts w:ascii="Arial" w:eastAsiaTheme="minorEastAsia"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64520B"/>
    <w:multiLevelType w:val="multilevel"/>
    <w:tmpl w:val="427CF196"/>
    <w:lvl w:ilvl="0">
      <w:start w:val="1"/>
      <w:numFmt w:val="decimal"/>
      <w:pStyle w:val="Ttulo1Plantilla"/>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17" w15:restartNumberingAfterBreak="0">
    <w:nsid w:val="73357C5E"/>
    <w:multiLevelType w:val="hybridMultilevel"/>
    <w:tmpl w:val="A4946CC2"/>
    <w:lvl w:ilvl="0" w:tplc="BEDC9ABC">
      <w:numFmt w:val="bullet"/>
      <w:lvlText w:val="-"/>
      <w:lvlJc w:val="left"/>
      <w:pPr>
        <w:ind w:left="720" w:hanging="360"/>
      </w:pPr>
      <w:rPr>
        <w:rFonts w:ascii="Calibri" w:eastAsiaTheme="minorHAnsi" w:hAnsi="Calibri"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73BD58A5"/>
    <w:multiLevelType w:val="multilevel"/>
    <w:tmpl w:val="87CE6C9E"/>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num w:numId="1" w16cid:durableId="1723216619">
    <w:abstractNumId w:val="13"/>
  </w:num>
  <w:num w:numId="2" w16cid:durableId="1018583415">
    <w:abstractNumId w:val="5"/>
  </w:num>
  <w:num w:numId="3" w16cid:durableId="793065355">
    <w:abstractNumId w:val="3"/>
  </w:num>
  <w:num w:numId="4" w16cid:durableId="942881416">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83261346">
    <w:abstractNumId w:val="9"/>
  </w:num>
  <w:num w:numId="6" w16cid:durableId="577712889">
    <w:abstractNumId w:val="17"/>
  </w:num>
  <w:num w:numId="7" w16cid:durableId="1058355513">
    <w:abstractNumId w:val="18"/>
  </w:num>
  <w:num w:numId="8" w16cid:durableId="258300157">
    <w:abstractNumId w:val="14"/>
  </w:num>
  <w:num w:numId="9" w16cid:durableId="2096970803">
    <w:abstractNumId w:val="16"/>
  </w:num>
  <w:num w:numId="10" w16cid:durableId="11287033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1656210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9579076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5578425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34394624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1167715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961371499">
    <w:abstractNumId w:val="1"/>
  </w:num>
  <w:num w:numId="17" w16cid:durableId="1590117913">
    <w:abstractNumId w:val="2"/>
  </w:num>
  <w:num w:numId="18" w16cid:durableId="454761677">
    <w:abstractNumId w:val="8"/>
  </w:num>
  <w:num w:numId="19" w16cid:durableId="469444020">
    <w:abstractNumId w:val="11"/>
  </w:num>
  <w:num w:numId="20" w16cid:durableId="230888211">
    <w:abstractNumId w:val="10"/>
  </w:num>
  <w:num w:numId="21" w16cid:durableId="201132348">
    <w:abstractNumId w:val="15"/>
  </w:num>
  <w:num w:numId="22" w16cid:durableId="1473326521">
    <w:abstractNumId w:val="4"/>
  </w:num>
  <w:num w:numId="23" w16cid:durableId="1534221402">
    <w:abstractNumId w:val="0"/>
  </w:num>
  <w:num w:numId="24" w16cid:durableId="38475453">
    <w:abstractNumId w:val="7"/>
  </w:num>
  <w:num w:numId="25" w16cid:durableId="1991782805">
    <w:abstractNumId w:val="12"/>
  </w:num>
  <w:num w:numId="26" w16cid:durableId="609314987">
    <w:abstractNumId w:val="17"/>
  </w:num>
  <w:num w:numId="27" w16cid:durableId="31734548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uario de Microsoft Office">
    <w15:presenceInfo w15:providerId="None" w15:userId="Usuario de Microsoft Office"/>
  </w15:person>
  <w15:person w15:author="MIGUEL FUERTES FERNANDEZ">
    <w15:presenceInfo w15:providerId="None" w15:userId="MIGUEL FUERTES FERNANDEZ"/>
  </w15:person>
  <w15:person w15:author="MIGUEL FUERTES FERNANDEZ [2]">
    <w15:presenceInfo w15:providerId="AD" w15:userId="S::mfuertesf@alumnos.nebrija.es::0ed6fa2a-8d67-48fe-a6e8-10aa70f657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5FF4"/>
    <w:rsid w:val="00010E6C"/>
    <w:rsid w:val="00021EB8"/>
    <w:rsid w:val="00021F9F"/>
    <w:rsid w:val="00026CC8"/>
    <w:rsid w:val="000350E5"/>
    <w:rsid w:val="000350F9"/>
    <w:rsid w:val="00035A7D"/>
    <w:rsid w:val="00041B9C"/>
    <w:rsid w:val="00050B98"/>
    <w:rsid w:val="00057815"/>
    <w:rsid w:val="00060C25"/>
    <w:rsid w:val="00060CE8"/>
    <w:rsid w:val="0006348D"/>
    <w:rsid w:val="000650DE"/>
    <w:rsid w:val="00067E39"/>
    <w:rsid w:val="000744D3"/>
    <w:rsid w:val="00084F9B"/>
    <w:rsid w:val="000A6BAB"/>
    <w:rsid w:val="000B35C6"/>
    <w:rsid w:val="000B7316"/>
    <w:rsid w:val="000C0939"/>
    <w:rsid w:val="000C0AFD"/>
    <w:rsid w:val="000C2608"/>
    <w:rsid w:val="000D39D1"/>
    <w:rsid w:val="000E26C9"/>
    <w:rsid w:val="000F1A08"/>
    <w:rsid w:val="00100E36"/>
    <w:rsid w:val="00106B68"/>
    <w:rsid w:val="00107EF4"/>
    <w:rsid w:val="001255C8"/>
    <w:rsid w:val="001275DB"/>
    <w:rsid w:val="00131206"/>
    <w:rsid w:val="00132470"/>
    <w:rsid w:val="00135163"/>
    <w:rsid w:val="00140AAE"/>
    <w:rsid w:val="001462CB"/>
    <w:rsid w:val="001544EC"/>
    <w:rsid w:val="00155CA6"/>
    <w:rsid w:val="001566A6"/>
    <w:rsid w:val="00160A78"/>
    <w:rsid w:val="001620BB"/>
    <w:rsid w:val="00163AC4"/>
    <w:rsid w:val="001866D3"/>
    <w:rsid w:val="0019301B"/>
    <w:rsid w:val="00194FF0"/>
    <w:rsid w:val="001950A6"/>
    <w:rsid w:val="001A3237"/>
    <w:rsid w:val="001A6A0D"/>
    <w:rsid w:val="001B0D9F"/>
    <w:rsid w:val="001B4E8A"/>
    <w:rsid w:val="001D7E17"/>
    <w:rsid w:val="001E2B0C"/>
    <w:rsid w:val="001F56DE"/>
    <w:rsid w:val="0021103C"/>
    <w:rsid w:val="00242F34"/>
    <w:rsid w:val="00245881"/>
    <w:rsid w:val="00253811"/>
    <w:rsid w:val="00254289"/>
    <w:rsid w:val="00256341"/>
    <w:rsid w:val="0026715B"/>
    <w:rsid w:val="00267459"/>
    <w:rsid w:val="00283056"/>
    <w:rsid w:val="00284E5E"/>
    <w:rsid w:val="00286994"/>
    <w:rsid w:val="0029114B"/>
    <w:rsid w:val="00294F3E"/>
    <w:rsid w:val="002A386C"/>
    <w:rsid w:val="002B1675"/>
    <w:rsid w:val="002B79F9"/>
    <w:rsid w:val="002C692C"/>
    <w:rsid w:val="002D04D7"/>
    <w:rsid w:val="002D1794"/>
    <w:rsid w:val="002D2EF5"/>
    <w:rsid w:val="002D56B7"/>
    <w:rsid w:val="002D56B8"/>
    <w:rsid w:val="002E2814"/>
    <w:rsid w:val="002E297C"/>
    <w:rsid w:val="002F1BA6"/>
    <w:rsid w:val="002F66E9"/>
    <w:rsid w:val="0030067B"/>
    <w:rsid w:val="00301959"/>
    <w:rsid w:val="00302AD5"/>
    <w:rsid w:val="0031009B"/>
    <w:rsid w:val="00314032"/>
    <w:rsid w:val="003206CE"/>
    <w:rsid w:val="0032156A"/>
    <w:rsid w:val="00326069"/>
    <w:rsid w:val="003265DF"/>
    <w:rsid w:val="00326C9A"/>
    <w:rsid w:val="00333550"/>
    <w:rsid w:val="00346CA7"/>
    <w:rsid w:val="0035176A"/>
    <w:rsid w:val="003517E6"/>
    <w:rsid w:val="003517F7"/>
    <w:rsid w:val="00353DEA"/>
    <w:rsid w:val="00357F09"/>
    <w:rsid w:val="0036453C"/>
    <w:rsid w:val="003710AC"/>
    <w:rsid w:val="003758D1"/>
    <w:rsid w:val="00377B03"/>
    <w:rsid w:val="00381349"/>
    <w:rsid w:val="00394151"/>
    <w:rsid w:val="00395D79"/>
    <w:rsid w:val="003A22BC"/>
    <w:rsid w:val="003A3B63"/>
    <w:rsid w:val="003A6642"/>
    <w:rsid w:val="003B5E26"/>
    <w:rsid w:val="003C5371"/>
    <w:rsid w:val="003D08EC"/>
    <w:rsid w:val="003E1C1F"/>
    <w:rsid w:val="003E4437"/>
    <w:rsid w:val="003E4CFF"/>
    <w:rsid w:val="003F2FE4"/>
    <w:rsid w:val="003F45D2"/>
    <w:rsid w:val="0040344F"/>
    <w:rsid w:val="0040569C"/>
    <w:rsid w:val="004169A6"/>
    <w:rsid w:val="00421C17"/>
    <w:rsid w:val="004224D6"/>
    <w:rsid w:val="00423AF2"/>
    <w:rsid w:val="0042425B"/>
    <w:rsid w:val="0043046C"/>
    <w:rsid w:val="00436686"/>
    <w:rsid w:val="00436BF0"/>
    <w:rsid w:val="00437B2B"/>
    <w:rsid w:val="00453228"/>
    <w:rsid w:val="00457BE7"/>
    <w:rsid w:val="00461782"/>
    <w:rsid w:val="00466172"/>
    <w:rsid w:val="004755D0"/>
    <w:rsid w:val="00476388"/>
    <w:rsid w:val="0048178B"/>
    <w:rsid w:val="00483CF5"/>
    <w:rsid w:val="004845C9"/>
    <w:rsid w:val="004A5D59"/>
    <w:rsid w:val="004B4C91"/>
    <w:rsid w:val="004C0067"/>
    <w:rsid w:val="004C438E"/>
    <w:rsid w:val="004D076C"/>
    <w:rsid w:val="004D4D84"/>
    <w:rsid w:val="004D5296"/>
    <w:rsid w:val="004E2AF2"/>
    <w:rsid w:val="004E49B4"/>
    <w:rsid w:val="004F27D0"/>
    <w:rsid w:val="004F29A1"/>
    <w:rsid w:val="004F2FA5"/>
    <w:rsid w:val="004F6240"/>
    <w:rsid w:val="00501048"/>
    <w:rsid w:val="00501E10"/>
    <w:rsid w:val="005031C8"/>
    <w:rsid w:val="00514CC8"/>
    <w:rsid w:val="00530B5D"/>
    <w:rsid w:val="0054104E"/>
    <w:rsid w:val="00551D0B"/>
    <w:rsid w:val="0055416E"/>
    <w:rsid w:val="00555085"/>
    <w:rsid w:val="005564FD"/>
    <w:rsid w:val="005652D6"/>
    <w:rsid w:val="005655C3"/>
    <w:rsid w:val="00565B81"/>
    <w:rsid w:val="00571545"/>
    <w:rsid w:val="00576815"/>
    <w:rsid w:val="00580DF9"/>
    <w:rsid w:val="00583ED3"/>
    <w:rsid w:val="00585289"/>
    <w:rsid w:val="00594EE7"/>
    <w:rsid w:val="005A7B4D"/>
    <w:rsid w:val="005C2CC6"/>
    <w:rsid w:val="005C43C7"/>
    <w:rsid w:val="005C5B6E"/>
    <w:rsid w:val="005C720A"/>
    <w:rsid w:val="005D1E20"/>
    <w:rsid w:val="005D3750"/>
    <w:rsid w:val="005D4395"/>
    <w:rsid w:val="005E6698"/>
    <w:rsid w:val="005F1955"/>
    <w:rsid w:val="005F3EA4"/>
    <w:rsid w:val="005F5383"/>
    <w:rsid w:val="006004D1"/>
    <w:rsid w:val="006127EA"/>
    <w:rsid w:val="006306FC"/>
    <w:rsid w:val="00634CCC"/>
    <w:rsid w:val="0063702F"/>
    <w:rsid w:val="00643242"/>
    <w:rsid w:val="00650722"/>
    <w:rsid w:val="006607A9"/>
    <w:rsid w:val="006609D7"/>
    <w:rsid w:val="006649A0"/>
    <w:rsid w:val="00665594"/>
    <w:rsid w:val="00667EB3"/>
    <w:rsid w:val="00680B09"/>
    <w:rsid w:val="00680CE7"/>
    <w:rsid w:val="00680DAD"/>
    <w:rsid w:val="00681C84"/>
    <w:rsid w:val="00687B09"/>
    <w:rsid w:val="00691666"/>
    <w:rsid w:val="00695593"/>
    <w:rsid w:val="006A0276"/>
    <w:rsid w:val="006A701F"/>
    <w:rsid w:val="006A76CC"/>
    <w:rsid w:val="006B0042"/>
    <w:rsid w:val="006B0243"/>
    <w:rsid w:val="006B27BC"/>
    <w:rsid w:val="006B3DA6"/>
    <w:rsid w:val="006B3EA3"/>
    <w:rsid w:val="006B49B8"/>
    <w:rsid w:val="006C0305"/>
    <w:rsid w:val="006C245B"/>
    <w:rsid w:val="006C45DC"/>
    <w:rsid w:val="006C7ABB"/>
    <w:rsid w:val="006D488B"/>
    <w:rsid w:val="006D547B"/>
    <w:rsid w:val="006E41FB"/>
    <w:rsid w:val="006E6B50"/>
    <w:rsid w:val="006F3C24"/>
    <w:rsid w:val="006F4418"/>
    <w:rsid w:val="00700E30"/>
    <w:rsid w:val="00710821"/>
    <w:rsid w:val="00712011"/>
    <w:rsid w:val="00716754"/>
    <w:rsid w:val="00717304"/>
    <w:rsid w:val="0072001F"/>
    <w:rsid w:val="00720901"/>
    <w:rsid w:val="00721091"/>
    <w:rsid w:val="00721EC5"/>
    <w:rsid w:val="00730445"/>
    <w:rsid w:val="00732C1A"/>
    <w:rsid w:val="007339AF"/>
    <w:rsid w:val="007344DB"/>
    <w:rsid w:val="007474EE"/>
    <w:rsid w:val="00751B01"/>
    <w:rsid w:val="00752FB7"/>
    <w:rsid w:val="00765880"/>
    <w:rsid w:val="007673B0"/>
    <w:rsid w:val="007701B5"/>
    <w:rsid w:val="00777282"/>
    <w:rsid w:val="007904F3"/>
    <w:rsid w:val="00797B4D"/>
    <w:rsid w:val="007A01D5"/>
    <w:rsid w:val="007A179B"/>
    <w:rsid w:val="007B0FA5"/>
    <w:rsid w:val="007C03C1"/>
    <w:rsid w:val="007D5314"/>
    <w:rsid w:val="007E34EC"/>
    <w:rsid w:val="007E51A3"/>
    <w:rsid w:val="007E64FA"/>
    <w:rsid w:val="007F2A86"/>
    <w:rsid w:val="007F36D5"/>
    <w:rsid w:val="007F48B9"/>
    <w:rsid w:val="00802AF6"/>
    <w:rsid w:val="0080366B"/>
    <w:rsid w:val="0080561C"/>
    <w:rsid w:val="00807EE5"/>
    <w:rsid w:val="00810699"/>
    <w:rsid w:val="0081501D"/>
    <w:rsid w:val="00822386"/>
    <w:rsid w:val="008229B2"/>
    <w:rsid w:val="008301F9"/>
    <w:rsid w:val="00832169"/>
    <w:rsid w:val="00833F03"/>
    <w:rsid w:val="00854406"/>
    <w:rsid w:val="00854E4D"/>
    <w:rsid w:val="008666C9"/>
    <w:rsid w:val="0087427A"/>
    <w:rsid w:val="00875E1C"/>
    <w:rsid w:val="00890FA1"/>
    <w:rsid w:val="00891790"/>
    <w:rsid w:val="00893704"/>
    <w:rsid w:val="00894070"/>
    <w:rsid w:val="008964E0"/>
    <w:rsid w:val="008B0DF8"/>
    <w:rsid w:val="008B36E1"/>
    <w:rsid w:val="008B3C78"/>
    <w:rsid w:val="008B4342"/>
    <w:rsid w:val="008C6788"/>
    <w:rsid w:val="008D11CE"/>
    <w:rsid w:val="008D5128"/>
    <w:rsid w:val="008D7724"/>
    <w:rsid w:val="008E141E"/>
    <w:rsid w:val="008E48AE"/>
    <w:rsid w:val="008E61BF"/>
    <w:rsid w:val="008E7C2A"/>
    <w:rsid w:val="008F1423"/>
    <w:rsid w:val="008F3311"/>
    <w:rsid w:val="008F3EAD"/>
    <w:rsid w:val="008F4D30"/>
    <w:rsid w:val="008F5E10"/>
    <w:rsid w:val="008F7C3F"/>
    <w:rsid w:val="009004F1"/>
    <w:rsid w:val="009047A0"/>
    <w:rsid w:val="00904A56"/>
    <w:rsid w:val="00904EF7"/>
    <w:rsid w:val="00906080"/>
    <w:rsid w:val="009173DF"/>
    <w:rsid w:val="00921496"/>
    <w:rsid w:val="009235C3"/>
    <w:rsid w:val="009312FD"/>
    <w:rsid w:val="00932315"/>
    <w:rsid w:val="00937146"/>
    <w:rsid w:val="0094027B"/>
    <w:rsid w:val="00942555"/>
    <w:rsid w:val="00942E21"/>
    <w:rsid w:val="00946A44"/>
    <w:rsid w:val="009479BF"/>
    <w:rsid w:val="00947B3A"/>
    <w:rsid w:val="00947B67"/>
    <w:rsid w:val="009516E1"/>
    <w:rsid w:val="00961147"/>
    <w:rsid w:val="0096174E"/>
    <w:rsid w:val="00963E88"/>
    <w:rsid w:val="0096429B"/>
    <w:rsid w:val="0096667D"/>
    <w:rsid w:val="00970CA8"/>
    <w:rsid w:val="00974656"/>
    <w:rsid w:val="009821DB"/>
    <w:rsid w:val="0098353B"/>
    <w:rsid w:val="00994255"/>
    <w:rsid w:val="009B0115"/>
    <w:rsid w:val="009C39FF"/>
    <w:rsid w:val="009C6429"/>
    <w:rsid w:val="009C6541"/>
    <w:rsid w:val="009C657B"/>
    <w:rsid w:val="009D2C1E"/>
    <w:rsid w:val="009E112E"/>
    <w:rsid w:val="009F112F"/>
    <w:rsid w:val="009F2875"/>
    <w:rsid w:val="00A01484"/>
    <w:rsid w:val="00A07C53"/>
    <w:rsid w:val="00A12F3F"/>
    <w:rsid w:val="00A14201"/>
    <w:rsid w:val="00A145CA"/>
    <w:rsid w:val="00A21D52"/>
    <w:rsid w:val="00A23733"/>
    <w:rsid w:val="00A267EB"/>
    <w:rsid w:val="00A31735"/>
    <w:rsid w:val="00A32B7A"/>
    <w:rsid w:val="00A4660D"/>
    <w:rsid w:val="00A538FB"/>
    <w:rsid w:val="00A601B7"/>
    <w:rsid w:val="00A75249"/>
    <w:rsid w:val="00A8306E"/>
    <w:rsid w:val="00A95B8A"/>
    <w:rsid w:val="00A96AAE"/>
    <w:rsid w:val="00AA2E33"/>
    <w:rsid w:val="00AA6128"/>
    <w:rsid w:val="00AA7216"/>
    <w:rsid w:val="00AB0FC3"/>
    <w:rsid w:val="00AB174D"/>
    <w:rsid w:val="00AB5CCC"/>
    <w:rsid w:val="00AC30F5"/>
    <w:rsid w:val="00AD0EBA"/>
    <w:rsid w:val="00AD5FF4"/>
    <w:rsid w:val="00AE5519"/>
    <w:rsid w:val="00AE7FE7"/>
    <w:rsid w:val="00AF274B"/>
    <w:rsid w:val="00AF2828"/>
    <w:rsid w:val="00AF670E"/>
    <w:rsid w:val="00AF6BF6"/>
    <w:rsid w:val="00B048D6"/>
    <w:rsid w:val="00B1204D"/>
    <w:rsid w:val="00B126B9"/>
    <w:rsid w:val="00B131DA"/>
    <w:rsid w:val="00B1389B"/>
    <w:rsid w:val="00B142DC"/>
    <w:rsid w:val="00B26DA3"/>
    <w:rsid w:val="00B27176"/>
    <w:rsid w:val="00B3617D"/>
    <w:rsid w:val="00B41C32"/>
    <w:rsid w:val="00B423AE"/>
    <w:rsid w:val="00B45FFD"/>
    <w:rsid w:val="00B53196"/>
    <w:rsid w:val="00B532DA"/>
    <w:rsid w:val="00B65FB5"/>
    <w:rsid w:val="00B7114F"/>
    <w:rsid w:val="00B8065E"/>
    <w:rsid w:val="00B814F6"/>
    <w:rsid w:val="00B82E64"/>
    <w:rsid w:val="00B86D7D"/>
    <w:rsid w:val="00B87B27"/>
    <w:rsid w:val="00B93E05"/>
    <w:rsid w:val="00BA0F52"/>
    <w:rsid w:val="00BA1FEA"/>
    <w:rsid w:val="00BA2B26"/>
    <w:rsid w:val="00BA3C15"/>
    <w:rsid w:val="00BA3CC8"/>
    <w:rsid w:val="00BA76E0"/>
    <w:rsid w:val="00BB186A"/>
    <w:rsid w:val="00BB364B"/>
    <w:rsid w:val="00BB7FE5"/>
    <w:rsid w:val="00BC35D0"/>
    <w:rsid w:val="00BC5F0F"/>
    <w:rsid w:val="00BD3DB2"/>
    <w:rsid w:val="00BD4115"/>
    <w:rsid w:val="00BD62BD"/>
    <w:rsid w:val="00BE3101"/>
    <w:rsid w:val="00BE3550"/>
    <w:rsid w:val="00BE5C08"/>
    <w:rsid w:val="00BE6494"/>
    <w:rsid w:val="00BF173B"/>
    <w:rsid w:val="00BF68F9"/>
    <w:rsid w:val="00C05F7A"/>
    <w:rsid w:val="00C07879"/>
    <w:rsid w:val="00C108EA"/>
    <w:rsid w:val="00C10ED8"/>
    <w:rsid w:val="00C215FF"/>
    <w:rsid w:val="00C22161"/>
    <w:rsid w:val="00C24BD6"/>
    <w:rsid w:val="00C25046"/>
    <w:rsid w:val="00C25337"/>
    <w:rsid w:val="00C31365"/>
    <w:rsid w:val="00C36731"/>
    <w:rsid w:val="00C4655E"/>
    <w:rsid w:val="00C47448"/>
    <w:rsid w:val="00C6187C"/>
    <w:rsid w:val="00C6519B"/>
    <w:rsid w:val="00C65D89"/>
    <w:rsid w:val="00C70CF4"/>
    <w:rsid w:val="00C74A13"/>
    <w:rsid w:val="00C8188C"/>
    <w:rsid w:val="00C86B6C"/>
    <w:rsid w:val="00C878E2"/>
    <w:rsid w:val="00C95AAB"/>
    <w:rsid w:val="00C95EF9"/>
    <w:rsid w:val="00CA2BBF"/>
    <w:rsid w:val="00CA4055"/>
    <w:rsid w:val="00CB118B"/>
    <w:rsid w:val="00CB5A22"/>
    <w:rsid w:val="00CB5B28"/>
    <w:rsid w:val="00CB7AFF"/>
    <w:rsid w:val="00CC16D8"/>
    <w:rsid w:val="00CC1C3E"/>
    <w:rsid w:val="00CC7FEE"/>
    <w:rsid w:val="00CF1042"/>
    <w:rsid w:val="00CF2C35"/>
    <w:rsid w:val="00CF567A"/>
    <w:rsid w:val="00CF5B4E"/>
    <w:rsid w:val="00CF7A5E"/>
    <w:rsid w:val="00D05F59"/>
    <w:rsid w:val="00D12C0B"/>
    <w:rsid w:val="00D1468E"/>
    <w:rsid w:val="00D176F1"/>
    <w:rsid w:val="00D2159B"/>
    <w:rsid w:val="00D222A6"/>
    <w:rsid w:val="00D26B39"/>
    <w:rsid w:val="00D31ACE"/>
    <w:rsid w:val="00D31FC0"/>
    <w:rsid w:val="00D377CB"/>
    <w:rsid w:val="00D45AA7"/>
    <w:rsid w:val="00D53F5E"/>
    <w:rsid w:val="00D564FD"/>
    <w:rsid w:val="00D67592"/>
    <w:rsid w:val="00D71719"/>
    <w:rsid w:val="00D72401"/>
    <w:rsid w:val="00D726D9"/>
    <w:rsid w:val="00D74A94"/>
    <w:rsid w:val="00D76386"/>
    <w:rsid w:val="00D80F2A"/>
    <w:rsid w:val="00D85E2D"/>
    <w:rsid w:val="00DA4232"/>
    <w:rsid w:val="00DA69D2"/>
    <w:rsid w:val="00DB0A59"/>
    <w:rsid w:val="00DC05C3"/>
    <w:rsid w:val="00DD5255"/>
    <w:rsid w:val="00DE0F89"/>
    <w:rsid w:val="00DE1C56"/>
    <w:rsid w:val="00DE3325"/>
    <w:rsid w:val="00DE3E82"/>
    <w:rsid w:val="00DF30D2"/>
    <w:rsid w:val="00E05350"/>
    <w:rsid w:val="00E12FDB"/>
    <w:rsid w:val="00E27964"/>
    <w:rsid w:val="00E33790"/>
    <w:rsid w:val="00E33BD0"/>
    <w:rsid w:val="00E377E6"/>
    <w:rsid w:val="00E42D46"/>
    <w:rsid w:val="00E43065"/>
    <w:rsid w:val="00E549E3"/>
    <w:rsid w:val="00E6277F"/>
    <w:rsid w:val="00E62C1D"/>
    <w:rsid w:val="00E6582A"/>
    <w:rsid w:val="00E70D65"/>
    <w:rsid w:val="00E71A08"/>
    <w:rsid w:val="00E71AE5"/>
    <w:rsid w:val="00E75F1D"/>
    <w:rsid w:val="00E82B87"/>
    <w:rsid w:val="00E83761"/>
    <w:rsid w:val="00E83E28"/>
    <w:rsid w:val="00EB13B8"/>
    <w:rsid w:val="00EC0E39"/>
    <w:rsid w:val="00EC2B8F"/>
    <w:rsid w:val="00ED135B"/>
    <w:rsid w:val="00ED3D64"/>
    <w:rsid w:val="00ED5ED7"/>
    <w:rsid w:val="00EE4470"/>
    <w:rsid w:val="00EE4776"/>
    <w:rsid w:val="00EE4DF3"/>
    <w:rsid w:val="00EE580E"/>
    <w:rsid w:val="00EF16E7"/>
    <w:rsid w:val="00EF5CDE"/>
    <w:rsid w:val="00F0031A"/>
    <w:rsid w:val="00F010DA"/>
    <w:rsid w:val="00F0596E"/>
    <w:rsid w:val="00F132BF"/>
    <w:rsid w:val="00F15291"/>
    <w:rsid w:val="00F15F12"/>
    <w:rsid w:val="00F22A9D"/>
    <w:rsid w:val="00F30CDD"/>
    <w:rsid w:val="00F327AA"/>
    <w:rsid w:val="00F372E5"/>
    <w:rsid w:val="00F47917"/>
    <w:rsid w:val="00F53F4D"/>
    <w:rsid w:val="00F561B8"/>
    <w:rsid w:val="00F5714F"/>
    <w:rsid w:val="00F61564"/>
    <w:rsid w:val="00F6173C"/>
    <w:rsid w:val="00F62C5C"/>
    <w:rsid w:val="00F718FD"/>
    <w:rsid w:val="00F829B4"/>
    <w:rsid w:val="00F836DB"/>
    <w:rsid w:val="00F83CA8"/>
    <w:rsid w:val="00F90B21"/>
    <w:rsid w:val="00F90E62"/>
    <w:rsid w:val="00FA415F"/>
    <w:rsid w:val="00FC4D44"/>
    <w:rsid w:val="00FD2A37"/>
    <w:rsid w:val="00FD65C3"/>
    <w:rsid w:val="00FF212E"/>
    <w:rsid w:val="00FF5AA7"/>
    <w:rsid w:val="00FF7B89"/>
    <w:rsid w:val="01A4D76B"/>
    <w:rsid w:val="058C7321"/>
    <w:rsid w:val="0992C5DF"/>
    <w:rsid w:val="0AA3AC43"/>
    <w:rsid w:val="0AF15A06"/>
    <w:rsid w:val="0CEF7798"/>
    <w:rsid w:val="1051B7FC"/>
    <w:rsid w:val="10F04548"/>
    <w:rsid w:val="13AC66DF"/>
    <w:rsid w:val="202C014D"/>
    <w:rsid w:val="28371332"/>
    <w:rsid w:val="2EA654B6"/>
    <w:rsid w:val="45ED2C3D"/>
    <w:rsid w:val="493DF55C"/>
    <w:rsid w:val="4A29CAC9"/>
    <w:rsid w:val="4DF83E22"/>
    <w:rsid w:val="5A09A2C5"/>
    <w:rsid w:val="66652956"/>
    <w:rsid w:val="6BE8956D"/>
    <w:rsid w:val="6E5712DE"/>
    <w:rsid w:val="703E45E9"/>
    <w:rsid w:val="74DF7CBF"/>
    <w:rsid w:val="79B2EDE2"/>
    <w:rsid w:val="7C8E9A67"/>
    <w:rsid w:val="7D81613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45DD85"/>
  <w15:chartTrackingRefBased/>
  <w15:docId w15:val="{52CB35A3-BD83-4B3A-BBB9-9B966ED93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34CCC"/>
    <w:rPr>
      <w:lang w:val="es-ES_tradnl"/>
    </w:rPr>
  </w:style>
  <w:style w:type="paragraph" w:styleId="Heading1">
    <w:name w:val="heading 1"/>
    <w:basedOn w:val="Normal"/>
    <w:next w:val="Normal"/>
    <w:link w:val="Heading1Char"/>
    <w:uiPriority w:val="9"/>
    <w:qFormat/>
    <w:rsid w:val="003941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F7B8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C7AB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enidodelmarco">
    <w:name w:val="Contenido del marco"/>
    <w:basedOn w:val="Normal"/>
    <w:qFormat/>
    <w:rsid w:val="00394151"/>
    <w:pPr>
      <w:spacing w:before="60" w:after="60" w:line="276" w:lineRule="auto"/>
      <w:ind w:firstLine="556"/>
      <w:jc w:val="both"/>
    </w:pPr>
    <w:rPr>
      <w:rFonts w:ascii="Arial" w:eastAsiaTheme="minorEastAsia" w:hAnsi="Arial"/>
      <w:szCs w:val="24"/>
      <w:lang w:eastAsia="es-ES"/>
    </w:rPr>
  </w:style>
  <w:style w:type="paragraph" w:customStyle="1" w:styleId="PortadaTtulo">
    <w:name w:val="Portada Título"/>
    <w:basedOn w:val="Normal"/>
    <w:autoRedefine/>
    <w:qFormat/>
    <w:rsid w:val="00CF2C35"/>
    <w:pPr>
      <w:spacing w:before="60" w:after="60" w:line="276" w:lineRule="auto"/>
    </w:pPr>
    <w:rPr>
      <w:rFonts w:ascii="Arial" w:eastAsiaTheme="minorEastAsia" w:hAnsi="Arial"/>
      <w:color w:val="FFFFFF" w:themeColor="background1"/>
      <w:sz w:val="60"/>
      <w:szCs w:val="60"/>
      <w:lang w:eastAsia="es-ES"/>
    </w:rPr>
  </w:style>
  <w:style w:type="character" w:customStyle="1" w:styleId="Ttulo1PlantillaCar">
    <w:name w:val="Título 1 Plantilla Car"/>
    <w:basedOn w:val="DefaultParagraphFont"/>
    <w:link w:val="Ttulo1Plantilla"/>
    <w:qFormat/>
    <w:rsid w:val="006607A9"/>
    <w:rPr>
      <w:rFonts w:ascii="Arial" w:eastAsiaTheme="majorEastAsia" w:hAnsi="Arial" w:cs="Arial"/>
      <w:color w:val="C00000"/>
      <w:sz w:val="36"/>
      <w:szCs w:val="32"/>
      <w:lang w:val="es-ES_tradnl" w:eastAsia="es-ES"/>
    </w:rPr>
  </w:style>
  <w:style w:type="paragraph" w:customStyle="1" w:styleId="Ttulo1Plantilla">
    <w:name w:val="Título 1 Plantilla"/>
    <w:basedOn w:val="Heading1"/>
    <w:link w:val="Ttulo1PlantillaCar"/>
    <w:autoRedefine/>
    <w:qFormat/>
    <w:rsid w:val="006607A9"/>
    <w:pPr>
      <w:numPr>
        <w:numId w:val="9"/>
      </w:numPr>
      <w:spacing w:after="120" w:line="360" w:lineRule="auto"/>
      <w:jc w:val="both"/>
      <w:pPrChange w:id="0" w:author="Usuario de Microsoft Office" w:date="2022-08-14T23:35:00Z">
        <w:pPr>
          <w:keepNext/>
          <w:keepLines/>
          <w:numPr>
            <w:numId w:val="9"/>
          </w:numPr>
          <w:spacing w:before="240" w:after="120" w:line="360" w:lineRule="auto"/>
          <w:ind w:left="720" w:hanging="360"/>
          <w:jc w:val="both"/>
          <w:outlineLvl w:val="0"/>
        </w:pPr>
      </w:pPrChange>
    </w:pPr>
    <w:rPr>
      <w:rFonts w:ascii="Arial" w:hAnsi="Arial" w:cs="Arial"/>
      <w:color w:val="C00000"/>
      <w:sz w:val="36"/>
      <w:lang w:eastAsia="es-ES"/>
      <w:rPrChange w:id="0" w:author="Usuario de Microsoft Office" w:date="2022-08-14T23:35:00Z">
        <w:rPr>
          <w:rFonts w:ascii="Arial" w:eastAsiaTheme="majorEastAsia" w:hAnsi="Arial" w:cs="Arial"/>
          <w:color w:val="C00000"/>
          <w:sz w:val="36"/>
          <w:szCs w:val="32"/>
          <w:lang w:val="es-ES_tradnl" w:eastAsia="es-ES" w:bidi="ar-SA"/>
        </w:rPr>
      </w:rPrChange>
    </w:rPr>
  </w:style>
  <w:style w:type="character" w:customStyle="1" w:styleId="Heading1Char">
    <w:name w:val="Heading 1 Char"/>
    <w:basedOn w:val="DefaultParagraphFont"/>
    <w:link w:val="Heading1"/>
    <w:uiPriority w:val="9"/>
    <w:rsid w:val="00394151"/>
    <w:rPr>
      <w:rFonts w:asciiTheme="majorHAnsi" w:eastAsiaTheme="majorEastAsia" w:hAnsiTheme="majorHAnsi" w:cstheme="majorBidi"/>
      <w:color w:val="2E74B5" w:themeColor="accent1" w:themeShade="BF"/>
      <w:sz w:val="32"/>
      <w:szCs w:val="32"/>
    </w:rPr>
  </w:style>
  <w:style w:type="paragraph" w:styleId="TOC2">
    <w:name w:val="toc 2"/>
    <w:basedOn w:val="Ttulo2plantilla"/>
    <w:next w:val="Normal"/>
    <w:autoRedefine/>
    <w:uiPriority w:val="39"/>
    <w:unhideWhenUsed/>
    <w:rsid w:val="00E71AE5"/>
    <w:pPr>
      <w:tabs>
        <w:tab w:val="right" w:pos="9054"/>
      </w:tabs>
      <w:spacing w:line="276" w:lineRule="auto"/>
      <w:pPrChange w:id="1" w:author="MIGUEL FUERTES FERNANDEZ" w:date="2022-08-25T19:28:00Z">
        <w:pPr/>
      </w:pPrChange>
    </w:pPr>
    <w:rPr>
      <w:rFonts w:ascii="Roboto Bold" w:eastAsiaTheme="minorEastAsia" w:hAnsi="Roboto Bold"/>
      <w:rPrChange w:id="1" w:author="MIGUEL FUERTES FERNANDEZ" w:date="2022-08-25T19:28:00Z">
        <w:rPr>
          <w:rFonts w:ascii="Roboto Bold" w:eastAsiaTheme="minorEastAsia" w:hAnsi="Roboto Bold" w:cstheme="minorBidi"/>
          <w:sz w:val="22"/>
          <w:szCs w:val="22"/>
          <w:lang w:val="es-ES_tradnl" w:eastAsia="es-ES" w:bidi="ar-SA"/>
        </w:rPr>
      </w:rPrChange>
    </w:rPr>
  </w:style>
  <w:style w:type="paragraph" w:styleId="TOC3">
    <w:name w:val="toc 3"/>
    <w:basedOn w:val="Ttulo3plantilla"/>
    <w:next w:val="Normal"/>
    <w:autoRedefine/>
    <w:uiPriority w:val="39"/>
    <w:unhideWhenUsed/>
    <w:qFormat/>
    <w:rsid w:val="000D39D1"/>
    <w:pPr>
      <w:tabs>
        <w:tab w:val="right" w:pos="1134"/>
        <w:tab w:val="right" w:pos="9054"/>
      </w:tabs>
      <w:spacing w:before="120" w:after="120" w:line="240" w:lineRule="auto"/>
      <w:ind w:left="284"/>
      <w:pPrChange w:id="2" w:author="MIGUEL FUERTES FERNANDEZ" w:date="2022-08-25T19:27:00Z">
        <w:pPr>
          <w:tabs>
            <w:tab w:val="right" w:pos="1134"/>
            <w:tab w:val="right" w:pos="9054"/>
          </w:tabs>
          <w:spacing w:before="120" w:after="120"/>
          <w:ind w:left="284"/>
          <w:jc w:val="both"/>
        </w:pPr>
      </w:pPrChange>
    </w:pPr>
    <w:rPr>
      <w:rPrChange w:id="2" w:author="MIGUEL FUERTES FERNANDEZ" w:date="2022-08-25T19:27:00Z">
        <w:rPr>
          <w:rFonts w:ascii="Arial" w:eastAsiaTheme="minorEastAsia" w:hAnsi="Arial" w:cstheme="minorBidi"/>
          <w:color w:val="808080" w:themeColor="background1" w:themeShade="80"/>
          <w:sz w:val="22"/>
          <w:szCs w:val="24"/>
          <w:lang w:val="es-ES_tradnl" w:eastAsia="es-ES" w:bidi="ar-SA"/>
        </w:rPr>
      </w:rPrChange>
    </w:rPr>
  </w:style>
  <w:style w:type="paragraph" w:styleId="TOCHeading">
    <w:name w:val="TOC Heading"/>
    <w:basedOn w:val="Heading1"/>
    <w:next w:val="Normal"/>
    <w:uiPriority w:val="39"/>
    <w:unhideWhenUsed/>
    <w:qFormat/>
    <w:rsid w:val="00394151"/>
    <w:pPr>
      <w:outlineLvl w:val="9"/>
    </w:pPr>
    <w:rPr>
      <w:lang w:eastAsia="es-ES"/>
    </w:rPr>
  </w:style>
  <w:style w:type="paragraph" w:styleId="TOC1">
    <w:name w:val="toc 1"/>
    <w:basedOn w:val="Heading1"/>
    <w:next w:val="Normal"/>
    <w:autoRedefine/>
    <w:uiPriority w:val="39"/>
    <w:unhideWhenUsed/>
    <w:rsid w:val="00B41C32"/>
    <w:pPr>
      <w:tabs>
        <w:tab w:val="left" w:pos="660"/>
        <w:tab w:val="right" w:leader="dot" w:pos="9016"/>
      </w:tabs>
      <w:spacing w:after="100"/>
      <w:pPrChange w:id="3" w:author="MIGUEL FUERTES FERNANDEZ" w:date="2022-08-25T19:27:00Z">
        <w:pPr>
          <w:spacing w:after="100" w:line="259" w:lineRule="auto"/>
        </w:pPr>
      </w:pPrChange>
    </w:pPr>
    <w:rPr>
      <w:rFonts w:ascii="Arial" w:hAnsi="Arial"/>
      <w:color w:val="C00000"/>
      <w:rPrChange w:id="3" w:author="MIGUEL FUERTES FERNANDEZ" w:date="2022-08-25T19:27:00Z">
        <w:rPr>
          <w:rFonts w:asciiTheme="minorHAnsi" w:eastAsiaTheme="minorHAnsi" w:hAnsiTheme="minorHAnsi" w:cstheme="minorBidi"/>
          <w:sz w:val="22"/>
          <w:szCs w:val="22"/>
          <w:lang w:val="es-ES_tradnl" w:eastAsia="en-US" w:bidi="ar-SA"/>
        </w:rPr>
      </w:rPrChange>
    </w:rPr>
  </w:style>
  <w:style w:type="character" w:styleId="Hyperlink">
    <w:name w:val="Hyperlink"/>
    <w:basedOn w:val="DefaultParagraphFont"/>
    <w:uiPriority w:val="99"/>
    <w:unhideWhenUsed/>
    <w:rsid w:val="00394151"/>
    <w:rPr>
      <w:color w:val="0563C1" w:themeColor="hyperlink"/>
      <w:u w:val="single"/>
    </w:rPr>
  </w:style>
  <w:style w:type="character" w:customStyle="1" w:styleId="Ttulo2plantillaCar">
    <w:name w:val="Título 2 plantilla Car"/>
    <w:basedOn w:val="DefaultParagraphFont"/>
    <w:link w:val="Ttulo2plantilla"/>
    <w:qFormat/>
    <w:rsid w:val="00501048"/>
    <w:rPr>
      <w:rFonts w:ascii="Arial" w:hAnsi="Arial"/>
      <w:sz w:val="28"/>
      <w:szCs w:val="24"/>
      <w:lang w:val="es-ES_tradnl" w:eastAsia="es-ES"/>
    </w:rPr>
  </w:style>
  <w:style w:type="character" w:customStyle="1" w:styleId="Ttulo3plantillaCar">
    <w:name w:val="Título 3 plantilla Car"/>
    <w:basedOn w:val="DefaultParagraphFont"/>
    <w:link w:val="Ttulo3plantilla"/>
    <w:qFormat/>
    <w:rsid w:val="00650722"/>
    <w:rPr>
      <w:rFonts w:ascii="Arial" w:eastAsiaTheme="minorEastAsia" w:hAnsi="Arial"/>
      <w:color w:val="808080" w:themeColor="background1" w:themeShade="80"/>
      <w:szCs w:val="24"/>
      <w:lang w:val="es-ES_tradnl" w:eastAsia="es-ES"/>
    </w:rPr>
  </w:style>
  <w:style w:type="paragraph" w:customStyle="1" w:styleId="Ttulo2plantilla">
    <w:name w:val="Título 2 plantilla"/>
    <w:basedOn w:val="Normal"/>
    <w:link w:val="Ttulo2plantillaCar"/>
    <w:autoRedefine/>
    <w:qFormat/>
    <w:rsid w:val="00501048"/>
    <w:pPr>
      <w:spacing w:before="60" w:afterLines="120" w:after="288" w:line="360" w:lineRule="auto"/>
      <w:ind w:left="360"/>
      <w:pPrChange w:id="4" w:author="MIGUEL FUERTES FERNANDEZ" w:date="2022-08-25T18:52:00Z">
        <w:pPr>
          <w:numPr>
            <w:numId w:val="20"/>
          </w:numPr>
          <w:spacing w:before="60" w:after="300" w:line="276" w:lineRule="auto"/>
          <w:ind w:left="360" w:hanging="360"/>
          <w:jc w:val="both"/>
        </w:pPr>
      </w:pPrChange>
    </w:pPr>
    <w:rPr>
      <w:rFonts w:ascii="Arial" w:hAnsi="Arial"/>
      <w:sz w:val="28"/>
      <w:szCs w:val="24"/>
      <w:lang w:eastAsia="es-ES"/>
      <w:rPrChange w:id="4" w:author="MIGUEL FUERTES FERNANDEZ" w:date="2022-08-25T18:52:00Z">
        <w:rPr>
          <w:rFonts w:ascii="Arial" w:eastAsiaTheme="minorEastAsia" w:hAnsi="Arial" w:cstheme="minorBidi"/>
          <w:sz w:val="28"/>
          <w:szCs w:val="24"/>
          <w:lang w:val="es-ES_tradnl" w:eastAsia="es-ES" w:bidi="ar-SA"/>
        </w:rPr>
      </w:rPrChange>
    </w:rPr>
  </w:style>
  <w:style w:type="paragraph" w:customStyle="1" w:styleId="Ttulo3plantilla">
    <w:name w:val="Título 3 plantilla"/>
    <w:basedOn w:val="Normal"/>
    <w:link w:val="Ttulo3plantillaCar"/>
    <w:autoRedefine/>
    <w:qFormat/>
    <w:rsid w:val="00650722"/>
    <w:pPr>
      <w:spacing w:before="240" w:after="60" w:line="276" w:lineRule="auto"/>
      <w:jc w:val="both"/>
      <w:pPrChange w:id="5" w:author="Usuario de Microsoft Office" w:date="2022-08-14T23:26:00Z">
        <w:pPr>
          <w:spacing w:before="240" w:after="60" w:line="276" w:lineRule="auto"/>
          <w:ind w:left="709" w:firstLine="556"/>
          <w:jc w:val="both"/>
        </w:pPr>
      </w:pPrChange>
    </w:pPr>
    <w:rPr>
      <w:rFonts w:ascii="Arial" w:eastAsiaTheme="minorEastAsia" w:hAnsi="Arial"/>
      <w:color w:val="808080" w:themeColor="background1" w:themeShade="80"/>
      <w:szCs w:val="24"/>
      <w:lang w:eastAsia="es-ES"/>
      <w:rPrChange w:id="5" w:author="Usuario de Microsoft Office" w:date="2022-08-14T23:26:00Z">
        <w:rPr>
          <w:rFonts w:ascii="Arial" w:eastAsiaTheme="minorEastAsia" w:hAnsi="Arial" w:cstheme="minorBidi"/>
          <w:color w:val="808080" w:themeColor="background1" w:themeShade="80"/>
          <w:sz w:val="22"/>
          <w:szCs w:val="24"/>
          <w:lang w:val="es-ES_tradnl" w:eastAsia="es-ES" w:bidi="ar-SA"/>
        </w:rPr>
      </w:rPrChange>
    </w:rPr>
  </w:style>
  <w:style w:type="paragraph" w:styleId="ListParagraph">
    <w:name w:val="List Paragraph"/>
    <w:basedOn w:val="Normal"/>
    <w:uiPriority w:val="34"/>
    <w:qFormat/>
    <w:rsid w:val="00394151"/>
    <w:pPr>
      <w:spacing w:before="60" w:after="60" w:line="276" w:lineRule="auto"/>
      <w:ind w:left="720" w:firstLine="556"/>
      <w:contextualSpacing/>
      <w:jc w:val="both"/>
    </w:pPr>
    <w:rPr>
      <w:rFonts w:ascii="Arial" w:eastAsiaTheme="minorEastAsia" w:hAnsi="Arial"/>
      <w:szCs w:val="24"/>
      <w:lang w:eastAsia="es-ES"/>
    </w:rPr>
  </w:style>
  <w:style w:type="paragraph" w:styleId="Header">
    <w:name w:val="header"/>
    <w:basedOn w:val="Normal"/>
    <w:link w:val="HeaderChar"/>
    <w:uiPriority w:val="99"/>
    <w:unhideWhenUsed/>
    <w:rsid w:val="00CF7A5E"/>
    <w:pPr>
      <w:tabs>
        <w:tab w:val="center" w:pos="4252"/>
        <w:tab w:val="right" w:pos="8504"/>
      </w:tabs>
      <w:spacing w:after="0" w:line="240" w:lineRule="auto"/>
    </w:pPr>
  </w:style>
  <w:style w:type="character" w:customStyle="1" w:styleId="HeaderChar">
    <w:name w:val="Header Char"/>
    <w:basedOn w:val="DefaultParagraphFont"/>
    <w:link w:val="Header"/>
    <w:uiPriority w:val="99"/>
    <w:rsid w:val="00CF7A5E"/>
  </w:style>
  <w:style w:type="paragraph" w:styleId="Footer">
    <w:name w:val="footer"/>
    <w:basedOn w:val="Normal"/>
    <w:link w:val="FooterChar"/>
    <w:uiPriority w:val="99"/>
    <w:unhideWhenUsed/>
    <w:rsid w:val="00CF7A5E"/>
    <w:pPr>
      <w:tabs>
        <w:tab w:val="center" w:pos="4252"/>
        <w:tab w:val="right" w:pos="8504"/>
      </w:tabs>
      <w:spacing w:after="0" w:line="240" w:lineRule="auto"/>
    </w:pPr>
  </w:style>
  <w:style w:type="character" w:customStyle="1" w:styleId="FooterChar">
    <w:name w:val="Footer Char"/>
    <w:basedOn w:val="DefaultParagraphFont"/>
    <w:link w:val="Footer"/>
    <w:uiPriority w:val="99"/>
    <w:rsid w:val="00CF7A5E"/>
  </w:style>
  <w:style w:type="character" w:styleId="CommentReference">
    <w:name w:val="annotation reference"/>
    <w:basedOn w:val="DefaultParagraphFont"/>
    <w:uiPriority w:val="99"/>
    <w:semiHidden/>
    <w:unhideWhenUsed/>
    <w:rsid w:val="00BA1FEA"/>
    <w:rPr>
      <w:sz w:val="18"/>
      <w:szCs w:val="18"/>
    </w:rPr>
  </w:style>
  <w:style w:type="paragraph" w:styleId="CommentText">
    <w:name w:val="annotation text"/>
    <w:basedOn w:val="Normal"/>
    <w:link w:val="CommentTextChar"/>
    <w:uiPriority w:val="99"/>
    <w:semiHidden/>
    <w:unhideWhenUsed/>
    <w:rsid w:val="00BA1FEA"/>
    <w:pPr>
      <w:spacing w:line="240" w:lineRule="auto"/>
    </w:pPr>
    <w:rPr>
      <w:sz w:val="24"/>
      <w:szCs w:val="24"/>
    </w:rPr>
  </w:style>
  <w:style w:type="character" w:customStyle="1" w:styleId="CommentTextChar">
    <w:name w:val="Comment Text Char"/>
    <w:basedOn w:val="DefaultParagraphFont"/>
    <w:link w:val="CommentText"/>
    <w:uiPriority w:val="99"/>
    <w:semiHidden/>
    <w:rsid w:val="00BA1FEA"/>
    <w:rPr>
      <w:sz w:val="24"/>
      <w:szCs w:val="24"/>
    </w:rPr>
  </w:style>
  <w:style w:type="paragraph" w:styleId="CommentSubject">
    <w:name w:val="annotation subject"/>
    <w:basedOn w:val="CommentText"/>
    <w:next w:val="CommentText"/>
    <w:link w:val="CommentSubjectChar"/>
    <w:uiPriority w:val="99"/>
    <w:semiHidden/>
    <w:unhideWhenUsed/>
    <w:rsid w:val="00BA1FEA"/>
    <w:rPr>
      <w:b/>
      <w:bCs/>
      <w:sz w:val="20"/>
      <w:szCs w:val="20"/>
    </w:rPr>
  </w:style>
  <w:style w:type="character" w:customStyle="1" w:styleId="CommentSubjectChar">
    <w:name w:val="Comment Subject Char"/>
    <w:basedOn w:val="CommentTextChar"/>
    <w:link w:val="CommentSubject"/>
    <w:uiPriority w:val="99"/>
    <w:semiHidden/>
    <w:rsid w:val="00BA1FEA"/>
    <w:rPr>
      <w:b/>
      <w:bCs/>
      <w:sz w:val="20"/>
      <w:szCs w:val="20"/>
    </w:rPr>
  </w:style>
  <w:style w:type="paragraph" w:styleId="BalloonText">
    <w:name w:val="Balloon Text"/>
    <w:basedOn w:val="Normal"/>
    <w:link w:val="BalloonTextChar"/>
    <w:uiPriority w:val="99"/>
    <w:semiHidden/>
    <w:unhideWhenUsed/>
    <w:rsid w:val="00BA1FEA"/>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A1FEA"/>
    <w:rPr>
      <w:rFonts w:ascii="Times New Roman" w:hAnsi="Times New Roman" w:cs="Times New Roman"/>
      <w:sz w:val="18"/>
      <w:szCs w:val="18"/>
    </w:rPr>
  </w:style>
  <w:style w:type="character" w:styleId="LineNumber">
    <w:name w:val="line number"/>
    <w:basedOn w:val="DefaultParagraphFont"/>
    <w:uiPriority w:val="99"/>
    <w:semiHidden/>
    <w:unhideWhenUsed/>
    <w:rsid w:val="006B0243"/>
  </w:style>
  <w:style w:type="character" w:styleId="PageNumber">
    <w:name w:val="page number"/>
    <w:basedOn w:val="DefaultParagraphFont"/>
    <w:uiPriority w:val="99"/>
    <w:semiHidden/>
    <w:unhideWhenUsed/>
    <w:rsid w:val="006B0243"/>
  </w:style>
  <w:style w:type="paragraph" w:customStyle="1" w:styleId="p1">
    <w:name w:val="p1"/>
    <w:basedOn w:val="Normal"/>
    <w:rsid w:val="00932315"/>
    <w:pPr>
      <w:spacing w:after="0" w:line="240" w:lineRule="auto"/>
    </w:pPr>
    <w:rPr>
      <w:rFonts w:ascii="Times New Roman" w:hAnsi="Times New Roman" w:cs="Times New Roman"/>
      <w:sz w:val="17"/>
      <w:szCs w:val="17"/>
      <w:lang w:eastAsia="es-ES_tradnl"/>
    </w:rPr>
  </w:style>
  <w:style w:type="character" w:customStyle="1" w:styleId="apple-converted-space">
    <w:name w:val="apple-converted-space"/>
    <w:basedOn w:val="DefaultParagraphFont"/>
    <w:rsid w:val="00932315"/>
  </w:style>
  <w:style w:type="paragraph" w:customStyle="1" w:styleId="p2">
    <w:name w:val="p2"/>
    <w:basedOn w:val="Normal"/>
    <w:rsid w:val="008964E0"/>
    <w:pPr>
      <w:spacing w:after="0" w:line="240" w:lineRule="auto"/>
    </w:pPr>
    <w:rPr>
      <w:rFonts w:ascii="Calibri" w:hAnsi="Calibri" w:cs="Times New Roman"/>
      <w:sz w:val="17"/>
      <w:szCs w:val="17"/>
      <w:lang w:eastAsia="es-ES_tradnl"/>
    </w:rPr>
  </w:style>
  <w:style w:type="character" w:customStyle="1" w:styleId="s1">
    <w:name w:val="s1"/>
    <w:basedOn w:val="DefaultParagraphFont"/>
    <w:rsid w:val="008964E0"/>
    <w:rPr>
      <w:rFonts w:ascii="Arial" w:hAnsi="Arial" w:cs="Arial" w:hint="default"/>
      <w:sz w:val="12"/>
      <w:szCs w:val="12"/>
    </w:rPr>
  </w:style>
  <w:style w:type="character" w:customStyle="1" w:styleId="UnresolvedMention1">
    <w:name w:val="Unresolved Mention1"/>
    <w:basedOn w:val="DefaultParagraphFont"/>
    <w:uiPriority w:val="99"/>
    <w:rsid w:val="007E64FA"/>
    <w:rPr>
      <w:color w:val="605E5C"/>
      <w:shd w:val="clear" w:color="auto" w:fill="E1DFDD"/>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Mencinsinresolver1">
    <w:name w:val="Mención sin resolver1"/>
    <w:basedOn w:val="DefaultParagraphFont"/>
    <w:uiPriority w:val="99"/>
    <w:rsid w:val="009F112F"/>
    <w:rPr>
      <w:color w:val="605E5C"/>
      <w:shd w:val="clear" w:color="auto" w:fill="E1DFDD"/>
    </w:rPr>
  </w:style>
  <w:style w:type="character" w:styleId="FollowedHyperlink">
    <w:name w:val="FollowedHyperlink"/>
    <w:basedOn w:val="DefaultParagraphFont"/>
    <w:uiPriority w:val="99"/>
    <w:semiHidden/>
    <w:unhideWhenUsed/>
    <w:rsid w:val="001F56DE"/>
    <w:rPr>
      <w:color w:val="954F72" w:themeColor="followedHyperlink"/>
      <w:u w:val="single"/>
    </w:rPr>
  </w:style>
  <w:style w:type="paragraph" w:styleId="EndnoteText">
    <w:name w:val="endnote text"/>
    <w:basedOn w:val="Normal"/>
    <w:link w:val="EndnoteTextChar"/>
    <w:uiPriority w:val="99"/>
    <w:semiHidden/>
    <w:unhideWhenUsed/>
    <w:rsid w:val="00B86D7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86D7D"/>
    <w:rPr>
      <w:sz w:val="20"/>
      <w:szCs w:val="20"/>
      <w:lang w:val="es-ES_tradnl"/>
    </w:rPr>
  </w:style>
  <w:style w:type="character" w:styleId="EndnoteReference">
    <w:name w:val="endnote reference"/>
    <w:basedOn w:val="DefaultParagraphFont"/>
    <w:uiPriority w:val="99"/>
    <w:semiHidden/>
    <w:unhideWhenUsed/>
    <w:rsid w:val="00B86D7D"/>
    <w:rPr>
      <w:vertAlign w:val="superscript"/>
    </w:rPr>
  </w:style>
  <w:style w:type="character" w:customStyle="1" w:styleId="Heading3Char">
    <w:name w:val="Heading 3 Char"/>
    <w:basedOn w:val="DefaultParagraphFont"/>
    <w:link w:val="Heading3"/>
    <w:uiPriority w:val="9"/>
    <w:semiHidden/>
    <w:rsid w:val="006C7ABB"/>
    <w:rPr>
      <w:rFonts w:asciiTheme="majorHAnsi" w:eastAsiaTheme="majorEastAsia" w:hAnsiTheme="majorHAnsi" w:cstheme="majorBidi"/>
      <w:color w:val="1F4D78" w:themeColor="accent1" w:themeShade="7F"/>
      <w:sz w:val="24"/>
      <w:szCs w:val="24"/>
      <w:lang w:val="es-ES_tradnl"/>
    </w:rPr>
  </w:style>
  <w:style w:type="paragraph" w:styleId="NormalWeb">
    <w:name w:val="Normal (Web)"/>
    <w:basedOn w:val="Normal"/>
    <w:uiPriority w:val="99"/>
    <w:semiHidden/>
    <w:unhideWhenUsed/>
    <w:rsid w:val="006C7ABB"/>
    <w:pPr>
      <w:spacing w:before="100" w:beforeAutospacing="1" w:after="100" w:afterAutospacing="1" w:line="240" w:lineRule="auto"/>
    </w:pPr>
    <w:rPr>
      <w:rFonts w:ascii="Times New Roman" w:eastAsia="Times New Roman" w:hAnsi="Times New Roman" w:cs="Times New Roman"/>
      <w:sz w:val="24"/>
      <w:szCs w:val="24"/>
      <w:lang w:val="es-ES" w:eastAsia="es-ES_tradnl"/>
    </w:rPr>
  </w:style>
  <w:style w:type="character" w:styleId="HTMLCode">
    <w:name w:val="HTML Code"/>
    <w:basedOn w:val="DefaultParagraphFont"/>
    <w:uiPriority w:val="99"/>
    <w:semiHidden/>
    <w:unhideWhenUsed/>
    <w:rsid w:val="006C7ABB"/>
    <w:rPr>
      <w:rFonts w:ascii="Courier New" w:eastAsia="Times New Roman" w:hAnsi="Courier New" w:cs="Courier New"/>
      <w:sz w:val="20"/>
      <w:szCs w:val="20"/>
    </w:rPr>
  </w:style>
  <w:style w:type="character" w:styleId="Emphasis">
    <w:name w:val="Emphasis"/>
    <w:basedOn w:val="DefaultParagraphFont"/>
    <w:uiPriority w:val="20"/>
    <w:qFormat/>
    <w:rsid w:val="006C7ABB"/>
    <w:rPr>
      <w:i/>
      <w:iCs/>
    </w:rPr>
  </w:style>
  <w:style w:type="character" w:styleId="Strong">
    <w:name w:val="Strong"/>
    <w:basedOn w:val="DefaultParagraphFont"/>
    <w:uiPriority w:val="22"/>
    <w:qFormat/>
    <w:rsid w:val="006C7ABB"/>
    <w:rPr>
      <w:b/>
      <w:bCs/>
    </w:rPr>
  </w:style>
  <w:style w:type="paragraph" w:styleId="Revision">
    <w:name w:val="Revision"/>
    <w:hidden/>
    <w:uiPriority w:val="99"/>
    <w:semiHidden/>
    <w:rsid w:val="007474EE"/>
    <w:pPr>
      <w:spacing w:after="0" w:line="240" w:lineRule="auto"/>
    </w:pPr>
    <w:rPr>
      <w:lang w:val="es-ES_tradnl"/>
    </w:rPr>
  </w:style>
  <w:style w:type="paragraph" w:styleId="Caption">
    <w:name w:val="caption"/>
    <w:basedOn w:val="Normal"/>
    <w:next w:val="Normal"/>
    <w:uiPriority w:val="35"/>
    <w:unhideWhenUsed/>
    <w:qFormat/>
    <w:rsid w:val="00423AF2"/>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BB364B"/>
    <w:pPr>
      <w:spacing w:after="0" w:line="480" w:lineRule="auto"/>
      <w:ind w:left="720" w:hanging="720"/>
    </w:pPr>
  </w:style>
  <w:style w:type="paragraph" w:styleId="TableofFigures">
    <w:name w:val="table of figures"/>
    <w:basedOn w:val="Normal"/>
    <w:next w:val="Normal"/>
    <w:uiPriority w:val="99"/>
    <w:unhideWhenUsed/>
    <w:rsid w:val="006C0305"/>
    <w:pPr>
      <w:spacing w:after="0"/>
    </w:pPr>
  </w:style>
  <w:style w:type="character" w:customStyle="1" w:styleId="Heading2Char">
    <w:name w:val="Heading 2 Char"/>
    <w:basedOn w:val="DefaultParagraphFont"/>
    <w:link w:val="Heading2"/>
    <w:uiPriority w:val="9"/>
    <w:semiHidden/>
    <w:rsid w:val="00FF7B89"/>
    <w:rPr>
      <w:rFonts w:asciiTheme="majorHAnsi" w:eastAsiaTheme="majorEastAsia" w:hAnsiTheme="majorHAnsi" w:cstheme="majorBidi"/>
      <w:color w:val="2E74B5" w:themeColor="accent1" w:themeShade="BF"/>
      <w:sz w:val="26"/>
      <w:szCs w:val="26"/>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363990">
      <w:bodyDiv w:val="1"/>
      <w:marLeft w:val="0"/>
      <w:marRight w:val="0"/>
      <w:marTop w:val="0"/>
      <w:marBottom w:val="0"/>
      <w:divBdr>
        <w:top w:val="none" w:sz="0" w:space="0" w:color="auto"/>
        <w:left w:val="none" w:sz="0" w:space="0" w:color="auto"/>
        <w:bottom w:val="none" w:sz="0" w:space="0" w:color="auto"/>
        <w:right w:val="none" w:sz="0" w:space="0" w:color="auto"/>
      </w:divBdr>
    </w:div>
    <w:div w:id="346297193">
      <w:bodyDiv w:val="1"/>
      <w:marLeft w:val="0"/>
      <w:marRight w:val="0"/>
      <w:marTop w:val="0"/>
      <w:marBottom w:val="0"/>
      <w:divBdr>
        <w:top w:val="none" w:sz="0" w:space="0" w:color="auto"/>
        <w:left w:val="none" w:sz="0" w:space="0" w:color="auto"/>
        <w:bottom w:val="none" w:sz="0" w:space="0" w:color="auto"/>
        <w:right w:val="none" w:sz="0" w:space="0" w:color="auto"/>
      </w:divBdr>
    </w:div>
    <w:div w:id="386104702">
      <w:bodyDiv w:val="1"/>
      <w:marLeft w:val="0"/>
      <w:marRight w:val="0"/>
      <w:marTop w:val="0"/>
      <w:marBottom w:val="0"/>
      <w:divBdr>
        <w:top w:val="none" w:sz="0" w:space="0" w:color="auto"/>
        <w:left w:val="none" w:sz="0" w:space="0" w:color="auto"/>
        <w:bottom w:val="none" w:sz="0" w:space="0" w:color="auto"/>
        <w:right w:val="none" w:sz="0" w:space="0" w:color="auto"/>
      </w:divBdr>
    </w:div>
    <w:div w:id="758067973">
      <w:bodyDiv w:val="1"/>
      <w:marLeft w:val="0"/>
      <w:marRight w:val="0"/>
      <w:marTop w:val="0"/>
      <w:marBottom w:val="0"/>
      <w:divBdr>
        <w:top w:val="none" w:sz="0" w:space="0" w:color="auto"/>
        <w:left w:val="none" w:sz="0" w:space="0" w:color="auto"/>
        <w:bottom w:val="none" w:sz="0" w:space="0" w:color="auto"/>
        <w:right w:val="none" w:sz="0" w:space="0" w:color="auto"/>
      </w:divBdr>
    </w:div>
    <w:div w:id="1071197549">
      <w:bodyDiv w:val="1"/>
      <w:marLeft w:val="0"/>
      <w:marRight w:val="0"/>
      <w:marTop w:val="0"/>
      <w:marBottom w:val="0"/>
      <w:divBdr>
        <w:top w:val="none" w:sz="0" w:space="0" w:color="auto"/>
        <w:left w:val="none" w:sz="0" w:space="0" w:color="auto"/>
        <w:bottom w:val="none" w:sz="0" w:space="0" w:color="auto"/>
        <w:right w:val="none" w:sz="0" w:space="0" w:color="auto"/>
      </w:divBdr>
    </w:div>
    <w:div w:id="1094938633">
      <w:bodyDiv w:val="1"/>
      <w:marLeft w:val="0"/>
      <w:marRight w:val="0"/>
      <w:marTop w:val="0"/>
      <w:marBottom w:val="0"/>
      <w:divBdr>
        <w:top w:val="none" w:sz="0" w:space="0" w:color="auto"/>
        <w:left w:val="none" w:sz="0" w:space="0" w:color="auto"/>
        <w:bottom w:val="none" w:sz="0" w:space="0" w:color="auto"/>
        <w:right w:val="none" w:sz="0" w:space="0" w:color="auto"/>
      </w:divBdr>
    </w:div>
    <w:div w:id="1263220822">
      <w:bodyDiv w:val="1"/>
      <w:marLeft w:val="0"/>
      <w:marRight w:val="0"/>
      <w:marTop w:val="0"/>
      <w:marBottom w:val="0"/>
      <w:divBdr>
        <w:top w:val="none" w:sz="0" w:space="0" w:color="auto"/>
        <w:left w:val="none" w:sz="0" w:space="0" w:color="auto"/>
        <w:bottom w:val="none" w:sz="0" w:space="0" w:color="auto"/>
        <w:right w:val="none" w:sz="0" w:space="0" w:color="auto"/>
      </w:divBdr>
    </w:div>
    <w:div w:id="1279028861">
      <w:bodyDiv w:val="1"/>
      <w:marLeft w:val="0"/>
      <w:marRight w:val="0"/>
      <w:marTop w:val="0"/>
      <w:marBottom w:val="0"/>
      <w:divBdr>
        <w:top w:val="none" w:sz="0" w:space="0" w:color="auto"/>
        <w:left w:val="none" w:sz="0" w:space="0" w:color="auto"/>
        <w:bottom w:val="none" w:sz="0" w:space="0" w:color="auto"/>
        <w:right w:val="none" w:sz="0" w:space="0" w:color="auto"/>
      </w:divBdr>
    </w:div>
    <w:div w:id="1376927318">
      <w:bodyDiv w:val="1"/>
      <w:marLeft w:val="0"/>
      <w:marRight w:val="0"/>
      <w:marTop w:val="0"/>
      <w:marBottom w:val="0"/>
      <w:divBdr>
        <w:top w:val="none" w:sz="0" w:space="0" w:color="auto"/>
        <w:left w:val="none" w:sz="0" w:space="0" w:color="auto"/>
        <w:bottom w:val="none" w:sz="0" w:space="0" w:color="auto"/>
        <w:right w:val="none" w:sz="0" w:space="0" w:color="auto"/>
      </w:divBdr>
    </w:div>
    <w:div w:id="1465850918">
      <w:bodyDiv w:val="1"/>
      <w:marLeft w:val="0"/>
      <w:marRight w:val="0"/>
      <w:marTop w:val="0"/>
      <w:marBottom w:val="0"/>
      <w:divBdr>
        <w:top w:val="none" w:sz="0" w:space="0" w:color="auto"/>
        <w:left w:val="none" w:sz="0" w:space="0" w:color="auto"/>
        <w:bottom w:val="none" w:sz="0" w:space="0" w:color="auto"/>
        <w:right w:val="none" w:sz="0" w:space="0" w:color="auto"/>
      </w:divBdr>
    </w:div>
    <w:div w:id="1514226449">
      <w:bodyDiv w:val="1"/>
      <w:marLeft w:val="0"/>
      <w:marRight w:val="0"/>
      <w:marTop w:val="0"/>
      <w:marBottom w:val="0"/>
      <w:divBdr>
        <w:top w:val="none" w:sz="0" w:space="0" w:color="auto"/>
        <w:left w:val="none" w:sz="0" w:space="0" w:color="auto"/>
        <w:bottom w:val="none" w:sz="0" w:space="0" w:color="auto"/>
        <w:right w:val="none" w:sz="0" w:space="0" w:color="auto"/>
      </w:divBdr>
    </w:div>
    <w:div w:id="1516265899">
      <w:bodyDiv w:val="1"/>
      <w:marLeft w:val="0"/>
      <w:marRight w:val="0"/>
      <w:marTop w:val="0"/>
      <w:marBottom w:val="0"/>
      <w:divBdr>
        <w:top w:val="none" w:sz="0" w:space="0" w:color="auto"/>
        <w:left w:val="none" w:sz="0" w:space="0" w:color="auto"/>
        <w:bottom w:val="none" w:sz="0" w:space="0" w:color="auto"/>
        <w:right w:val="none" w:sz="0" w:space="0" w:color="auto"/>
      </w:divBdr>
    </w:div>
    <w:div w:id="1656302055">
      <w:bodyDiv w:val="1"/>
      <w:marLeft w:val="0"/>
      <w:marRight w:val="0"/>
      <w:marTop w:val="0"/>
      <w:marBottom w:val="0"/>
      <w:divBdr>
        <w:top w:val="none" w:sz="0" w:space="0" w:color="auto"/>
        <w:left w:val="none" w:sz="0" w:space="0" w:color="auto"/>
        <w:bottom w:val="none" w:sz="0" w:space="0" w:color="auto"/>
        <w:right w:val="none" w:sz="0" w:space="0" w:color="auto"/>
      </w:divBdr>
    </w:div>
    <w:div w:id="1784298862">
      <w:bodyDiv w:val="1"/>
      <w:marLeft w:val="0"/>
      <w:marRight w:val="0"/>
      <w:marTop w:val="0"/>
      <w:marBottom w:val="0"/>
      <w:divBdr>
        <w:top w:val="none" w:sz="0" w:space="0" w:color="auto"/>
        <w:left w:val="none" w:sz="0" w:space="0" w:color="auto"/>
        <w:bottom w:val="none" w:sz="0" w:space="0" w:color="auto"/>
        <w:right w:val="none" w:sz="0" w:space="0" w:color="auto"/>
      </w:divBdr>
    </w:div>
    <w:div w:id="1785078407">
      <w:bodyDiv w:val="1"/>
      <w:marLeft w:val="0"/>
      <w:marRight w:val="0"/>
      <w:marTop w:val="0"/>
      <w:marBottom w:val="0"/>
      <w:divBdr>
        <w:top w:val="none" w:sz="0" w:space="0" w:color="auto"/>
        <w:left w:val="none" w:sz="0" w:space="0" w:color="auto"/>
        <w:bottom w:val="none" w:sz="0" w:space="0" w:color="auto"/>
        <w:right w:val="none" w:sz="0" w:space="0" w:color="auto"/>
      </w:divBdr>
    </w:div>
    <w:div w:id="191882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comments" Target="comment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microsoft.com/office/2011/relationships/people" Target="people.xml"/><Relationship Id="rId8" Type="http://schemas.openxmlformats.org/officeDocument/2006/relationships/image" Target="media/image1.jpe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DFF2F1-3E7D-8641-B134-F709DD4B7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667</TotalTime>
  <Pages>65</Pages>
  <Words>51729</Words>
  <Characters>294857</Characters>
  <Application>Microsoft Office Word</Application>
  <DocSecurity>0</DocSecurity>
  <Lines>2457</Lines>
  <Paragraphs>691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Universidad Nebrija</Company>
  <LinksUpToDate>false</LinksUpToDate>
  <CharactersWithSpaces>345895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hkfuertes</dc:creator>
  <cp:keywords/>
  <dc:description/>
  <cp:lastModifiedBy>MIGUEL FUERTES FERNANDEZ</cp:lastModifiedBy>
  <cp:revision>210</cp:revision>
  <cp:lastPrinted>2022-08-25T17:35:00Z</cp:lastPrinted>
  <dcterms:created xsi:type="dcterms:W3CDTF">2022-07-07T18:38:00Z</dcterms:created>
  <dcterms:modified xsi:type="dcterms:W3CDTF">2022-08-25T17:35:00Z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63cba9-5f6c-478d-9329-7b2295e4e8ed_Enabled">
    <vt:lpwstr>true</vt:lpwstr>
  </property>
  <property fmtid="{D5CDD505-2E9C-101B-9397-08002B2CF9AE}" pid="3" name="MSIP_Label_e463cba9-5f6c-478d-9329-7b2295e4e8ed_SetDate">
    <vt:lpwstr>2022-05-09T13:07:35Z</vt:lpwstr>
  </property>
  <property fmtid="{D5CDD505-2E9C-101B-9397-08002B2CF9AE}" pid="4" name="MSIP_Label_e463cba9-5f6c-478d-9329-7b2295e4e8ed_Method">
    <vt:lpwstr>Standard</vt:lpwstr>
  </property>
  <property fmtid="{D5CDD505-2E9C-101B-9397-08002B2CF9AE}" pid="5" name="MSIP_Label_e463cba9-5f6c-478d-9329-7b2295e4e8ed_Name">
    <vt:lpwstr>All Employees_2</vt:lpwstr>
  </property>
  <property fmtid="{D5CDD505-2E9C-101B-9397-08002B2CF9AE}" pid="6" name="MSIP_Label_e463cba9-5f6c-478d-9329-7b2295e4e8ed_SiteId">
    <vt:lpwstr>33440fc6-b7c7-412c-bb73-0e70b0198d5a</vt:lpwstr>
  </property>
  <property fmtid="{D5CDD505-2E9C-101B-9397-08002B2CF9AE}" pid="7" name="MSIP_Label_e463cba9-5f6c-478d-9329-7b2295e4e8ed_ActionId">
    <vt:lpwstr>764f356c-f676-49c5-8e4c-3f148e52a59c</vt:lpwstr>
  </property>
  <property fmtid="{D5CDD505-2E9C-101B-9397-08002B2CF9AE}" pid="8" name="MSIP_Label_e463cba9-5f6c-478d-9329-7b2295e4e8ed_ContentBits">
    <vt:lpwstr>0</vt:lpwstr>
  </property>
  <property fmtid="{D5CDD505-2E9C-101B-9397-08002B2CF9AE}" pid="9" name="ZOTERO_PREF_1">
    <vt:lpwstr>&lt;data data-version="3" zotero-version="6.0.13"&gt;&lt;session id="nFYZguOM"/&gt;&lt;style id="http://www.zotero.org/styles/apa" locale="es-ES" hasBibliography="1" bibliographyStyleHasBeenSet="1"/&gt;&lt;prefs&gt;&lt;pref name="fieldType" value="Field"/&gt;&lt;/prefs&gt;&lt;/data&gt;</vt:lpwstr>
  </property>
  <property fmtid="{D5CDD505-2E9C-101B-9397-08002B2CF9AE}" pid="10" name="ZOTERO_BREF_7X5goSwLHJvJ_1">
    <vt:lpwstr>ZOTERO_ITEM CSL_CITATION {"citationID":"3p50wT4n","properties":{"formattedCitation":"Pertegal Felices y Lorenzo Lled\\uc0\\u243{}, \\uc0\\u171{}Gamificaci\\uc0\\u243{}n en el aula a trav\\uc0\\u233{}s de las TIC\\uc0\\u187{}.","plainCitation":"Pertegal Fe</vt:lpwstr>
  </property>
  <property fmtid="{D5CDD505-2E9C-101B-9397-08002B2CF9AE}" pid="11" name="ZOTERO_BREF_7X5goSwLHJvJ_2">
    <vt:lpwstr>lices y Lorenzo Lledó, «Gamificación en el aula a través de las TIC».","noteIndex":1},"citationItems":[{"id":14,"uris":["http://zotero.org/users/9702781/items/9XDB5NIA"],"itemData":{"id":14,"type":"article-journal","abstract":"La gamificación se ha revela</vt:lpwstr>
  </property>
  <property fmtid="{D5CDD505-2E9C-101B-9397-08002B2CF9AE}" pid="12" name="ZOTERO_BREF_7X5goSwLHJvJ_3">
    <vt:lpwstr>do recientemente como una de las metodologías de enseñanza más eficiente en el alumnado mostrándose útil en todos los niveles educativos. Distintas investigaciones le otorgan beneficios como el aumento de la motivación, la mejora del estado de ánimo y el </vt:lpwstr>
  </property>
  <property fmtid="{D5CDD505-2E9C-101B-9397-08002B2CF9AE}" pid="13" name="ZOTERO_BREF_7X5goSwLHJvJ_4">
    <vt:lpwstr>fortalecimiento del vínculo entre otros. Sin embargo, una de las propiedades que más se mencionan es su capacidad para “reiniciar” el reloj de la atención del alumno: la clave es el aprendizaje colectivo, una forma atractiva de recordar nuevos contenidos.</vt:lpwstr>
  </property>
  <property fmtid="{D5CDD505-2E9C-101B-9397-08002B2CF9AE}" pid="14" name="ZOTERO_BREF_7X5goSwLHJvJ_5">
    <vt:lpwstr> También se han documentado beneficios para el profesor, ya que los juegos otorgan un valioso e inmediato feedback de los conocimientos del alumnado. En este trabajo se presenta una experiencia educativa basada en la introducción de la herramienta de gami</vt:lpwstr>
  </property>
  <property fmtid="{D5CDD505-2E9C-101B-9397-08002B2CF9AE}" pid="15" name="ZOTERO_BREF_7X5goSwLHJvJ_6">
    <vt:lpwstr>ficación “Kahoot” correspondiente a una asignatura obligatoria del Grado de Maestro en Educación Infantil. Los resultados demuestran el interés y la buena acogida que ha tenido la gamificación en el aula, mostrando junto a altos niveles de motivación un a</vt:lpwstr>
  </property>
  <property fmtid="{D5CDD505-2E9C-101B-9397-08002B2CF9AE}" pid="16" name="ZOTERO_BREF_7X5goSwLHJvJ_7">
    <vt:lpwstr>umento de la asistencia a clase.","container-title":"International Journal of Developmental and Educational Psychology. Revista INFAD de Psicología.","DOI":"10.17060/ijodaep.2019.n1.v3.1535","ISSN":"2603-5987, 0214-9877","issue":"1","journalAbbreviation":</vt:lpwstr>
  </property>
  <property fmtid="{D5CDD505-2E9C-101B-9397-08002B2CF9AE}" pid="17" name="ZOTERO_BREF_7X5goSwLHJvJ_8">
    <vt:lpwstr>"Revista INFAD de Psicología","language":"es","page":"553","source":"DOI.org (Crossref)","title":"Gamificación en el aula a través de las TIC","volume":"3","author":[{"family":"Pertegal Felices","given":"María Luisa"},{"family":"Lorenzo Lledó","given":"Go</vt:lpwstr>
  </property>
  <property fmtid="{D5CDD505-2E9C-101B-9397-08002B2CF9AE}" pid="18" name="ZOTERO_BREF_7X5goSwLHJvJ_9">
    <vt:lpwstr>nzalo"}],"issued":{"date-parts":[["2019",8,13]]}}}],"schema":"https://github.com/citation-style-language/schema/raw/master/csl-citation.json"}</vt:lpwstr>
  </property>
</Properties>
</file>